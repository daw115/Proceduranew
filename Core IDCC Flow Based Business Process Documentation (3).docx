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6712D8" w:rsidR="00544905" w:rsidP="008078E8" w:rsidRDefault="276624FE" w14:paraId="0236FFB1" w14:textId="614AF5EB">
      <w:pPr>
        <w:pStyle w:val="Heading5"/>
      </w:pPr>
      <w:bookmarkStart w:name="_Toc508894306" w:id="0"/>
      <w:r w:rsidRPr="276624FE">
        <w:rPr>
          <w:rFonts w:eastAsiaTheme="majorEastAsia" w:cstheme="majorBidi"/>
          <w:color w:val="0100FE"/>
          <w:sz w:val="56"/>
          <w:szCs w:val="56"/>
        </w:rPr>
        <w:t>Intraday Flow-based Business Processes Documentation</w:t>
      </w:r>
      <w:r w:rsidR="00064445">
        <w:rPr>
          <w:noProof/>
        </w:rPr>
        <w:drawing>
          <wp:inline distT="0" distB="0" distL="0" distR="0" wp14:anchorId="05AAAC8B" wp14:editId="4B033FC0">
            <wp:extent cx="4648200" cy="456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8200" cy="4562475"/>
                    </a:xfrm>
                    <a:prstGeom prst="rect">
                      <a:avLst/>
                    </a:prstGeom>
                    <a:noFill/>
                    <a:ln>
                      <a:noFill/>
                    </a:ln>
                  </pic:spPr>
                </pic:pic>
              </a:graphicData>
            </a:graphic>
          </wp:inline>
        </w:drawing>
      </w:r>
      <w:r w:rsidR="6A001494">
        <w:t xml:space="preserve">Version, date and status </w:t>
      </w:r>
    </w:p>
    <w:tbl>
      <w:tblPr>
        <w:tblStyle w:val="ListTable7Colorful"/>
        <w:tblW w:w="5005" w:type="pct"/>
        <w:tblLook w:val="0400" w:firstRow="0" w:lastRow="0" w:firstColumn="0" w:lastColumn="0" w:noHBand="0" w:noVBand="1"/>
      </w:tblPr>
      <w:tblGrid>
        <w:gridCol w:w="2410"/>
        <w:gridCol w:w="1417"/>
        <w:gridCol w:w="5480"/>
      </w:tblGrid>
      <w:tr w:rsidRPr="0044670F" w:rsidR="0044670F" w:rsidTr="4EF8F33A" w14:paraId="18884319" w14:textId="77777777">
        <w:trPr>
          <w:cnfStyle w:val="000000100000" w:firstRow="0" w:lastRow="0" w:firstColumn="0" w:lastColumn="0" w:oddVBand="0" w:evenVBand="0" w:oddHBand="1" w:evenHBand="0" w:firstRowFirstColumn="0" w:firstRowLastColumn="0" w:lastRowFirstColumn="0" w:lastRowLastColumn="0"/>
        </w:trPr>
        <w:tc>
          <w:tcPr>
            <w:tcW w:w="1295" w:type="pct"/>
          </w:tcPr>
          <w:p w:rsidRPr="0044670F" w:rsidR="0044670F" w:rsidP="000A4806" w:rsidRDefault="0044670F" w14:paraId="34542D2B" w14:textId="77777777">
            <w:pPr>
              <w:spacing w:before="80" w:after="240"/>
              <w:rPr>
                <w:b/>
                <w:bCs/>
                <w:lang w:val="en-GB"/>
              </w:rPr>
            </w:pPr>
            <w:r w:rsidRPr="0044670F">
              <w:rPr>
                <w:b/>
                <w:bCs/>
                <w:lang w:val="en-GB"/>
              </w:rPr>
              <w:t>Version</w:t>
            </w:r>
          </w:p>
        </w:tc>
        <w:tc>
          <w:tcPr>
            <w:tcW w:w="3705" w:type="pct"/>
            <w:gridSpan w:val="2"/>
          </w:tcPr>
          <w:p w:rsidRPr="0044670F" w:rsidR="0044670F" w:rsidP="000A4806" w:rsidRDefault="00313D39" w14:paraId="1C55897D" w14:textId="13C92DC9">
            <w:pPr>
              <w:spacing w:before="80" w:after="240"/>
              <w:rPr>
                <w:lang w:val="en-GB"/>
              </w:rPr>
            </w:pPr>
            <w:r>
              <w:rPr>
                <w:lang w:val="en-GB"/>
              </w:rPr>
              <w:t>5</w:t>
            </w:r>
            <w:r w:rsidRPr="4EF8F33A" w:rsidR="4EF8F33A">
              <w:rPr>
                <w:lang w:val="en-GB"/>
              </w:rPr>
              <w:t>.0</w:t>
            </w:r>
          </w:p>
        </w:tc>
      </w:tr>
      <w:tr w:rsidRPr="0044670F" w:rsidR="0044670F" w:rsidTr="4EF8F33A" w14:paraId="3EFC3032" w14:textId="77777777">
        <w:tc>
          <w:tcPr>
            <w:tcW w:w="1295" w:type="pct"/>
          </w:tcPr>
          <w:p w:rsidRPr="0044670F" w:rsidR="0044670F" w:rsidP="000A4806" w:rsidRDefault="0044670F" w14:paraId="3E82E2E2" w14:textId="77777777">
            <w:pPr>
              <w:spacing w:before="80" w:after="240"/>
              <w:rPr>
                <w:b/>
                <w:bCs/>
                <w:lang w:val="en-GB"/>
              </w:rPr>
            </w:pPr>
            <w:r w:rsidRPr="0044670F">
              <w:rPr>
                <w:b/>
                <w:bCs/>
                <w:lang w:val="en-GB"/>
              </w:rPr>
              <w:t>Date</w:t>
            </w:r>
          </w:p>
        </w:tc>
        <w:tc>
          <w:tcPr>
            <w:tcW w:w="3705" w:type="pct"/>
            <w:gridSpan w:val="2"/>
          </w:tcPr>
          <w:p w:rsidRPr="0044670F" w:rsidR="0044670F" w:rsidP="000A4806" w:rsidRDefault="00313D39" w14:paraId="3E46D8E9" w14:textId="178A1147">
            <w:pPr>
              <w:spacing w:before="80" w:after="240"/>
              <w:rPr>
                <w:lang w:val="en-GB"/>
              </w:rPr>
            </w:pPr>
            <w:r>
              <w:t>02</w:t>
            </w:r>
            <w:r w:rsidR="4EF8F33A">
              <w:t>-</w:t>
            </w:r>
            <w:r>
              <w:t>03</w:t>
            </w:r>
            <w:r w:rsidR="4EF8F33A">
              <w:t>-202</w:t>
            </w:r>
            <w:r>
              <w:t>6</w:t>
            </w:r>
          </w:p>
        </w:tc>
      </w:tr>
      <w:tr w:rsidRPr="0044670F" w:rsidR="0044670F" w:rsidTr="4EF8F33A" w14:paraId="37107B4A" w14:textId="77777777">
        <w:trPr>
          <w:cnfStyle w:val="000000100000" w:firstRow="0" w:lastRow="0" w:firstColumn="0" w:lastColumn="0" w:oddVBand="0" w:evenVBand="0" w:oddHBand="1" w:evenHBand="0" w:firstRowFirstColumn="0" w:firstRowLastColumn="0" w:lastRowFirstColumn="0" w:lastRowLastColumn="0"/>
        </w:trPr>
        <w:tc>
          <w:tcPr>
            <w:tcW w:w="1295" w:type="pct"/>
          </w:tcPr>
          <w:p w:rsidRPr="0044670F" w:rsidR="0044670F" w:rsidP="000A4806" w:rsidRDefault="0044670F" w14:paraId="6BD1C7ED" w14:textId="77777777">
            <w:pPr>
              <w:spacing w:before="80" w:after="240"/>
              <w:rPr>
                <w:b/>
                <w:bCs/>
                <w:lang w:val="en-GB"/>
              </w:rPr>
            </w:pPr>
            <w:r w:rsidRPr="0044670F">
              <w:rPr>
                <w:b/>
                <w:bCs/>
                <w:lang w:val="en-GB"/>
              </w:rPr>
              <w:t>Status</w:t>
            </w:r>
          </w:p>
        </w:tc>
        <w:tc>
          <w:tcPr>
            <w:tcW w:w="761" w:type="pct"/>
          </w:tcPr>
          <w:p w:rsidRPr="0044670F" w:rsidR="0044670F" w:rsidP="000A4806" w:rsidRDefault="0044670F" w14:paraId="69EFC02A" w14:textId="77777777">
            <w:pPr>
              <w:spacing w:before="80" w:after="240"/>
              <w:rPr>
                <w:lang w:val="en-GB"/>
              </w:rPr>
            </w:pPr>
            <w:r w:rsidRPr="0044670F">
              <w:rPr>
                <w:lang w:val="en-GB"/>
              </w:rPr>
              <w:fldChar w:fldCharType="begin">
                <w:ffData>
                  <w:name w:val="Check1"/>
                  <w:enabled/>
                  <w:calcOnExit w:val="0"/>
                  <w:checkBox>
                    <w:sizeAuto/>
                    <w:default w:val="1"/>
                  </w:checkBox>
                </w:ffData>
              </w:fldChar>
            </w:r>
            <w:r w:rsidRPr="0044670F">
              <w:rPr>
                <w:lang w:val="en-GB"/>
              </w:rPr>
              <w:instrText xml:space="preserve"> FORMCHECKBOX </w:instrText>
            </w:r>
            <w:r w:rsidRPr="0044670F">
              <w:rPr>
                <w:lang w:val="en-GB"/>
              </w:rPr>
            </w:r>
            <w:r w:rsidRPr="0044670F">
              <w:rPr>
                <w:lang w:val="en-GB"/>
              </w:rPr>
              <w:fldChar w:fldCharType="separate"/>
            </w:r>
            <w:r w:rsidRPr="0044670F">
              <w:fldChar w:fldCharType="end"/>
            </w:r>
            <w:r w:rsidRPr="0044670F">
              <w:rPr>
                <w:lang w:val="en-GB"/>
              </w:rPr>
              <w:t xml:space="preserve"> Draft</w:t>
            </w:r>
          </w:p>
        </w:tc>
        <w:tc>
          <w:tcPr>
            <w:tcW w:w="2943" w:type="pct"/>
          </w:tcPr>
          <w:p w:rsidRPr="0044670F" w:rsidR="0044670F" w:rsidP="000A4806" w:rsidRDefault="0044670F" w14:paraId="2DABE8D8" w14:textId="084EF946">
            <w:pPr>
              <w:spacing w:before="80" w:after="240"/>
              <w:rPr>
                <w:lang w:val="en-GB"/>
              </w:rPr>
            </w:pPr>
            <w:r w:rsidRPr="0044670F">
              <w:rPr>
                <w:lang w:val="en-GB"/>
              </w:rPr>
              <w:fldChar w:fldCharType="begin">
                <w:ffData>
                  <w:name w:val=""/>
                  <w:enabled/>
                  <w:calcOnExit w:val="0"/>
                  <w:checkBox>
                    <w:sizeAuto/>
                    <w:default w:val="0"/>
                  </w:checkBox>
                </w:ffData>
              </w:fldChar>
            </w:r>
            <w:r w:rsidRPr="0044670F">
              <w:rPr>
                <w:lang w:val="en-GB"/>
              </w:rPr>
              <w:instrText xml:space="preserve"> FORMCHECKBOX </w:instrText>
            </w:r>
            <w:r w:rsidRPr="0044670F">
              <w:rPr>
                <w:lang w:val="en-GB"/>
              </w:rPr>
            </w:r>
            <w:r w:rsidRPr="0044670F">
              <w:rPr>
                <w:lang w:val="en-GB"/>
              </w:rPr>
              <w:fldChar w:fldCharType="separate"/>
            </w:r>
            <w:r w:rsidRPr="0044670F">
              <w:fldChar w:fldCharType="end"/>
            </w:r>
            <w:r w:rsidRPr="0044670F">
              <w:rPr>
                <w:lang w:val="en-GB"/>
              </w:rPr>
              <w:t xml:space="preserve"> Final</w:t>
            </w:r>
          </w:p>
        </w:tc>
      </w:tr>
    </w:tbl>
    <w:p w:rsidR="0044670F" w:rsidP="000A4806" w:rsidRDefault="0044670F" w14:paraId="746AAEB4" w14:textId="0658BF8B">
      <w:pPr>
        <w:spacing w:after="240" w:line="276" w:lineRule="auto"/>
        <w:rPr>
          <w:b/>
          <w:bCs/>
          <w:lang w:val="en-GB"/>
        </w:rPr>
      </w:pPr>
    </w:p>
    <w:p w:rsidRPr="006712D8" w:rsidR="0044670F" w:rsidP="00B47D5C" w:rsidRDefault="0044670F" w14:paraId="0E56910A" w14:textId="11D0055E">
      <w:pPr>
        <w:pStyle w:val="Heading5"/>
      </w:pPr>
      <w:r w:rsidRPr="006712D8">
        <w:t>Document creation and distribution</w:t>
      </w:r>
    </w:p>
    <w:tbl>
      <w:tblPr>
        <w:tblStyle w:val="ListTable1Light1"/>
        <w:tblW w:w="5000" w:type="pct"/>
        <w:tblLook w:val="0400" w:firstRow="0" w:lastRow="0" w:firstColumn="0" w:lastColumn="0" w:noHBand="0" w:noVBand="1"/>
      </w:tblPr>
      <w:tblGrid>
        <w:gridCol w:w="2453"/>
        <w:gridCol w:w="6845"/>
      </w:tblGrid>
      <w:tr w:rsidRPr="0044670F" w:rsidR="0044670F" w:rsidTr="34A1EE44" w14:paraId="15B47A79" w14:textId="77777777">
        <w:trPr>
          <w:cnfStyle w:val="000000100000" w:firstRow="0" w:lastRow="0" w:firstColumn="0" w:lastColumn="0" w:oddVBand="0" w:evenVBand="0" w:oddHBand="1" w:evenHBand="0" w:firstRowFirstColumn="0" w:firstRowLastColumn="0" w:lastRowFirstColumn="0" w:lastRowLastColumn="0"/>
        </w:trPr>
        <w:tc>
          <w:tcPr>
            <w:tcW w:w="1319" w:type="pct"/>
          </w:tcPr>
          <w:p w:rsidRPr="0044670F" w:rsidR="0044670F" w:rsidP="000A4806" w:rsidRDefault="0044670F" w14:paraId="2A06E73A" w14:textId="77777777">
            <w:pPr>
              <w:spacing w:before="80" w:after="240"/>
              <w:rPr>
                <w:b/>
                <w:bCs/>
                <w:lang w:val="en-GB"/>
              </w:rPr>
            </w:pPr>
            <w:r w:rsidRPr="0044670F">
              <w:rPr>
                <w:b/>
                <w:bCs/>
                <w:lang w:val="en-GB"/>
              </w:rPr>
              <w:t xml:space="preserve">Created by </w:t>
            </w:r>
          </w:p>
        </w:tc>
        <w:tc>
          <w:tcPr>
            <w:tcW w:w="3681" w:type="pct"/>
          </w:tcPr>
          <w:p w:rsidRPr="0044670F" w:rsidR="0044670F" w:rsidP="000A4806" w:rsidRDefault="001973FA" w14:paraId="65E1778E" w14:textId="71D4D16B">
            <w:pPr>
              <w:spacing w:before="80" w:after="240"/>
              <w:rPr>
                <w:lang w:val="en-GB"/>
              </w:rPr>
            </w:pPr>
            <w:r>
              <w:t>IDCC PT</w:t>
            </w:r>
          </w:p>
        </w:tc>
      </w:tr>
      <w:tr w:rsidRPr="0044670F" w:rsidR="0044670F" w:rsidTr="34A1EE44" w14:paraId="1F48D30A" w14:textId="77777777">
        <w:tc>
          <w:tcPr>
            <w:tcW w:w="1319" w:type="pct"/>
          </w:tcPr>
          <w:p w:rsidRPr="0044670F" w:rsidR="0044670F" w:rsidP="000A4806" w:rsidRDefault="0044670F" w14:paraId="47CB3F69" w14:textId="77777777">
            <w:pPr>
              <w:spacing w:before="80" w:after="240"/>
              <w:rPr>
                <w:b/>
                <w:bCs/>
                <w:lang w:val="en-GB"/>
              </w:rPr>
            </w:pPr>
            <w:r w:rsidRPr="0044670F">
              <w:rPr>
                <w:b/>
                <w:bCs/>
                <w:lang w:val="en-GB"/>
              </w:rPr>
              <w:t xml:space="preserve">Submitted to </w:t>
            </w:r>
          </w:p>
        </w:tc>
        <w:tc>
          <w:tcPr>
            <w:tcW w:w="3681" w:type="pct"/>
          </w:tcPr>
          <w:p w:rsidRPr="0044670F" w:rsidR="0044670F" w:rsidP="000A4806" w:rsidRDefault="001973FA" w14:paraId="5B4C759C" w14:textId="258139A4">
            <w:pPr>
              <w:spacing w:before="80" w:after="240"/>
              <w:rPr>
                <w:lang w:val="en-GB"/>
              </w:rPr>
            </w:pPr>
            <w:r>
              <w:t>Core SG</w:t>
            </w:r>
          </w:p>
        </w:tc>
      </w:tr>
      <w:tr w:rsidRPr="0044670F" w:rsidR="0044670F" w:rsidTr="34A1EE44" w14:paraId="2DF1324B" w14:textId="77777777">
        <w:trPr>
          <w:cnfStyle w:val="000000100000" w:firstRow="0" w:lastRow="0" w:firstColumn="0" w:lastColumn="0" w:oddVBand="0" w:evenVBand="0" w:oddHBand="1" w:evenHBand="0" w:firstRowFirstColumn="0" w:firstRowLastColumn="0" w:lastRowFirstColumn="0" w:lastRowLastColumn="0"/>
        </w:trPr>
        <w:tc>
          <w:tcPr>
            <w:tcW w:w="1319" w:type="pct"/>
          </w:tcPr>
          <w:p w:rsidRPr="0044670F" w:rsidR="0044670F" w:rsidP="000A4806" w:rsidRDefault="0044670F" w14:paraId="47D4F9A7" w14:textId="77777777">
            <w:pPr>
              <w:spacing w:before="80" w:after="240"/>
              <w:rPr>
                <w:b/>
                <w:bCs/>
                <w:lang w:val="en-GB"/>
              </w:rPr>
            </w:pPr>
            <w:r w:rsidRPr="0044670F">
              <w:rPr>
                <w:b/>
                <w:bCs/>
                <w:lang w:val="en-GB"/>
              </w:rPr>
              <w:t>Type of document</w:t>
            </w:r>
          </w:p>
        </w:tc>
        <w:tc>
          <w:tcPr>
            <w:tcW w:w="3681" w:type="pct"/>
          </w:tcPr>
          <w:p w:rsidR="00672AD6" w:rsidP="000A4806" w:rsidRDefault="001973FA" w14:paraId="5B00A346" w14:textId="03619A0B">
            <w:pPr>
              <w:spacing w:before="80" w:after="240"/>
              <w:rPr>
                <w:lang w:val="en-GB"/>
              </w:rPr>
            </w:pPr>
            <w:r>
              <w:rPr>
                <w:lang w:val="en-GB"/>
              </w:rPr>
              <w:fldChar w:fldCharType="begin">
                <w:ffData>
                  <w:name w:val=""/>
                  <w:enabled/>
                  <w:calcOnExit w:val="0"/>
                  <w:checkBox>
                    <w:sizeAuto/>
                    <w:default w:val="1"/>
                  </w:checkBox>
                </w:ffData>
              </w:fldChar>
            </w:r>
            <w:r>
              <w:rPr>
                <w:lang w:val="en-GB"/>
              </w:rPr>
              <w:instrText xml:space="preserve"> FORMCHECKBOX </w:instrText>
            </w:r>
            <w:r>
              <w:rPr>
                <w:lang w:val="en-GB"/>
              </w:rPr>
            </w:r>
            <w:r>
              <w:rPr>
                <w:lang w:val="en-GB"/>
              </w:rPr>
              <w:fldChar w:fldCharType="separate"/>
            </w:r>
            <w:r>
              <w:rPr>
                <w:lang w:val="en-GB"/>
              </w:rPr>
              <w:fldChar w:fldCharType="end"/>
            </w:r>
            <w:r w:rsidR="00672AD6">
              <w:t xml:space="preserve"> </w:t>
            </w:r>
            <w:r w:rsidRPr="0044670F" w:rsidR="0044670F">
              <w:rPr>
                <w:lang w:val="en-GB"/>
              </w:rPr>
              <w:t xml:space="preserve">LG = legal document / proposal (for external </w:t>
            </w:r>
            <w:r w:rsidR="00672AD6">
              <w:rPr>
                <w:lang w:val="en-GB"/>
              </w:rPr>
              <w:t>submission)</w:t>
            </w:r>
          </w:p>
          <w:p w:rsidR="00672AD6" w:rsidP="000A4806" w:rsidRDefault="00672AD6" w14:paraId="4A783E5E" w14:textId="292D978C">
            <w:pPr>
              <w:spacing w:before="80" w:after="240"/>
              <w:rPr>
                <w:lang w:val="en-GB"/>
              </w:rPr>
            </w:pPr>
            <w:r>
              <w:rPr>
                <w:lang w:val="en-GB"/>
              </w:rPr>
              <w:fldChar w:fldCharType="begin">
                <w:ffData>
                  <w:name w:val="Check2"/>
                  <w:enabled/>
                  <w:calcOnExit w:val="0"/>
                  <w:checkBox>
                    <w:sizeAuto/>
                    <w:default w:val="0"/>
                  </w:checkBox>
                </w:ffData>
              </w:fldChar>
            </w:r>
            <w:bookmarkStart w:name="Check2" w:id="1"/>
            <w:r>
              <w:rPr>
                <w:lang w:val="en-GB"/>
              </w:rPr>
              <w:instrText xml:space="preserve"> FORMCHECKBOX </w:instrText>
            </w:r>
            <w:r>
              <w:rPr>
                <w:lang w:val="en-GB"/>
              </w:rPr>
            </w:r>
            <w:r>
              <w:rPr>
                <w:lang w:val="en-GB"/>
              </w:rPr>
              <w:fldChar w:fldCharType="separate"/>
            </w:r>
            <w:r>
              <w:rPr>
                <w:lang w:val="en-GB"/>
              </w:rPr>
              <w:fldChar w:fldCharType="end"/>
            </w:r>
            <w:bookmarkEnd w:id="1"/>
            <w:r>
              <w:rPr>
                <w:lang w:val="en-GB"/>
              </w:rPr>
              <w:t xml:space="preserve"> </w:t>
            </w:r>
            <w:r w:rsidRPr="0044670F" w:rsidR="0044670F">
              <w:rPr>
                <w:lang w:val="en-GB"/>
              </w:rPr>
              <w:t>ED = explanatory docu</w:t>
            </w:r>
            <w:r>
              <w:rPr>
                <w:lang w:val="en-GB"/>
              </w:rPr>
              <w:t>ment (for external submission)</w:t>
            </w:r>
          </w:p>
          <w:p w:rsidRPr="0044670F" w:rsidR="00A11909" w:rsidP="000A4806" w:rsidRDefault="00672AD6" w14:paraId="37444AA1" w14:textId="299F25D0">
            <w:pPr>
              <w:spacing w:before="80" w:after="240"/>
              <w:rPr>
                <w:lang w:val="en-GB"/>
              </w:rPr>
            </w:pPr>
            <w:r>
              <w:rPr>
                <w:lang w:val="en-GB"/>
              </w:rPr>
              <w:fldChar w:fldCharType="begin">
                <w:ffData>
                  <w:name w:val="Check3"/>
                  <w:enabled/>
                  <w:calcOnExit w:val="0"/>
                  <w:checkBox>
                    <w:sizeAuto/>
                    <w:default w:val="0"/>
                  </w:checkBox>
                </w:ffData>
              </w:fldChar>
            </w:r>
            <w:bookmarkStart w:name="Check3" w:id="2"/>
            <w:r>
              <w:rPr>
                <w:lang w:val="en-GB"/>
              </w:rPr>
              <w:instrText xml:space="preserve"> FORMCHECKBOX </w:instrText>
            </w:r>
            <w:r>
              <w:rPr>
                <w:lang w:val="en-GB"/>
              </w:rPr>
            </w:r>
            <w:r>
              <w:rPr>
                <w:lang w:val="en-GB"/>
              </w:rPr>
              <w:fldChar w:fldCharType="separate"/>
            </w:r>
            <w:r>
              <w:rPr>
                <w:lang w:val="en-GB"/>
              </w:rPr>
              <w:fldChar w:fldCharType="end"/>
            </w:r>
            <w:bookmarkEnd w:id="2"/>
            <w:r>
              <w:rPr>
                <w:lang w:val="en-GB"/>
              </w:rPr>
              <w:t xml:space="preserve"> </w:t>
            </w:r>
            <w:r w:rsidRPr="0044670F" w:rsidR="0044670F">
              <w:rPr>
                <w:lang w:val="en-GB"/>
              </w:rPr>
              <w:t>WD = working document (for project discussion only)</w:t>
            </w:r>
          </w:p>
          <w:p w:rsidRPr="0044670F" w:rsidR="0044670F" w:rsidP="000A4806" w:rsidRDefault="0044670F" w14:paraId="094F4384" w14:textId="77777777">
            <w:pPr>
              <w:spacing w:before="80" w:after="240"/>
              <w:rPr>
                <w:lang w:val="en-GB"/>
              </w:rPr>
            </w:pPr>
            <w:r w:rsidRPr="0044670F">
              <w:rPr>
                <w:lang w:val="en-GB"/>
              </w:rPr>
              <w:t xml:space="preserve">When Legal Document, please precise: </w:t>
            </w:r>
          </w:p>
          <w:p w:rsidRPr="0044670F" w:rsidR="0044670F" w:rsidP="00750DB4" w:rsidRDefault="70E8D417" w14:paraId="40DDD1E8" w14:textId="12C8743A">
            <w:pPr>
              <w:numPr>
                <w:ilvl w:val="0"/>
                <w:numId w:val="6"/>
              </w:numPr>
              <w:spacing w:before="80" w:after="240"/>
              <w:rPr>
                <w:lang w:val="en-GB"/>
              </w:rPr>
            </w:pPr>
            <w:r w:rsidRPr="70E8D417">
              <w:rPr>
                <w:lang w:val="en-GB"/>
              </w:rPr>
              <w:t>cycle (initial proposal, RfA, ,…)</w:t>
            </w:r>
          </w:p>
          <w:p w:rsidRPr="0044670F" w:rsidR="0044670F" w:rsidP="00750DB4" w:rsidRDefault="70E8D417" w14:paraId="18CA8F89" w14:textId="77777777">
            <w:pPr>
              <w:numPr>
                <w:ilvl w:val="0"/>
                <w:numId w:val="6"/>
              </w:numPr>
              <w:spacing w:before="80" w:after="240"/>
              <w:rPr>
                <w:lang w:val="en-GB"/>
              </w:rPr>
            </w:pPr>
            <w:r w:rsidRPr="70E8D417">
              <w:rPr>
                <w:lang w:val="en-GB"/>
              </w:rPr>
              <w:t xml:space="preserve">legal basis (Network Code &amp; Article. Ex: CACM 44) </w:t>
            </w:r>
          </w:p>
        </w:tc>
      </w:tr>
      <w:tr w:rsidRPr="0044670F" w:rsidR="0044670F" w:rsidTr="34A1EE44" w14:paraId="6C0A45C7" w14:textId="77777777">
        <w:tc>
          <w:tcPr>
            <w:tcW w:w="1319" w:type="pct"/>
          </w:tcPr>
          <w:p w:rsidRPr="0044670F" w:rsidR="0044670F" w:rsidP="000A4806" w:rsidRDefault="0044670F" w14:paraId="19233194" w14:textId="77777777">
            <w:pPr>
              <w:spacing w:before="80" w:after="240"/>
              <w:rPr>
                <w:b/>
                <w:bCs/>
                <w:lang w:val="en-GB"/>
              </w:rPr>
            </w:pPr>
            <w:r w:rsidRPr="0044670F">
              <w:rPr>
                <w:b/>
                <w:bCs/>
                <w:lang w:val="en-GB"/>
              </w:rPr>
              <w:t xml:space="preserve">File location </w:t>
            </w:r>
          </w:p>
        </w:tc>
        <w:tc>
          <w:tcPr>
            <w:tcW w:w="3681" w:type="pct"/>
          </w:tcPr>
          <w:p w:rsidRPr="001973FA" w:rsidR="0044670F" w:rsidP="000A4806" w:rsidRDefault="0044670F" w14:paraId="7631B56E" w14:textId="09AFBD75">
            <w:pPr>
              <w:spacing w:before="80" w:after="240"/>
              <w:rPr>
                <w:highlight w:val="yellow"/>
                <w:lang w:val="en-GB"/>
              </w:rPr>
            </w:pPr>
            <w:hyperlink w:history="1" w:anchor="direct/document/1140883490" r:id="rId12">
              <w:r w:rsidRPr="00570F87">
                <w:rPr>
                  <w:rStyle w:val="Hyperlink"/>
                  <w:lang w:val="en-GB"/>
                </w:rPr>
                <w:t>PP LINK</w:t>
              </w:r>
            </w:hyperlink>
          </w:p>
        </w:tc>
      </w:tr>
      <w:tr w:rsidRPr="0044670F" w:rsidR="0044670F" w:rsidTr="34A1EE44" w14:paraId="2B9EF864" w14:textId="77777777">
        <w:trPr>
          <w:cnfStyle w:val="000000100000" w:firstRow="0" w:lastRow="0" w:firstColumn="0" w:lastColumn="0" w:oddVBand="0" w:evenVBand="0" w:oddHBand="1" w:evenHBand="0" w:firstRowFirstColumn="0" w:firstRowLastColumn="0" w:lastRowFirstColumn="0" w:lastRowLastColumn="0"/>
        </w:trPr>
        <w:tc>
          <w:tcPr>
            <w:tcW w:w="1319" w:type="pct"/>
          </w:tcPr>
          <w:p w:rsidRPr="0044670F" w:rsidR="0044670F" w:rsidP="000A4806" w:rsidRDefault="0044670F" w14:paraId="6123D735" w14:textId="77777777">
            <w:pPr>
              <w:spacing w:before="80" w:after="240"/>
              <w:rPr>
                <w:b/>
                <w:bCs/>
                <w:lang w:val="en-GB"/>
              </w:rPr>
            </w:pPr>
            <w:r w:rsidRPr="0044670F">
              <w:rPr>
                <w:b/>
                <w:bCs/>
                <w:lang w:val="en-GB"/>
              </w:rPr>
              <w:t>Final target</w:t>
            </w:r>
          </w:p>
        </w:tc>
        <w:tc>
          <w:tcPr>
            <w:tcW w:w="3681" w:type="pct"/>
          </w:tcPr>
          <w:p w:rsidR="00672AD6" w:rsidP="000A4806" w:rsidRDefault="00672AD6" w14:paraId="51D28138" w14:textId="069328C7">
            <w:pPr>
              <w:spacing w:before="80" w:after="240"/>
              <w:rPr>
                <w:lang w:val="en-GB"/>
              </w:rPr>
            </w:pPr>
            <w:r w:rsidRPr="0044670F">
              <w:rPr>
                <w:lang w:val="en-GB"/>
              </w:rPr>
              <w:fldChar w:fldCharType="begin">
                <w:ffData>
                  <w:name w:val="Check1"/>
                  <w:enabled/>
                  <w:calcOnExit w:val="0"/>
                  <w:checkBox>
                    <w:sizeAuto/>
                    <w:default w:val="0"/>
                  </w:checkBox>
                </w:ffData>
              </w:fldChar>
            </w:r>
            <w:r w:rsidRPr="0044670F">
              <w:rPr>
                <w:lang w:val="en-GB"/>
              </w:rPr>
              <w:instrText xml:space="preserve"> FORMCHECKBOX </w:instrText>
            </w:r>
            <w:r w:rsidRPr="0044670F">
              <w:rPr>
                <w:lang w:val="en-GB"/>
              </w:rPr>
            </w:r>
            <w:r w:rsidRPr="0044670F">
              <w:rPr>
                <w:lang w:val="en-GB"/>
              </w:rPr>
              <w:fldChar w:fldCharType="separate"/>
            </w:r>
            <w:r w:rsidRPr="0044670F">
              <w:fldChar w:fldCharType="end"/>
            </w:r>
            <w:r>
              <w:t xml:space="preserve"> </w:t>
            </w:r>
            <w:r w:rsidRPr="0044670F" w:rsidR="0044670F">
              <w:rPr>
                <w:lang w:val="en-GB"/>
              </w:rPr>
              <w:t>Docum</w:t>
            </w:r>
            <w:r>
              <w:rPr>
                <w:lang w:val="en-GB"/>
              </w:rPr>
              <w:t xml:space="preserve">ent to be circulated </w:t>
            </w:r>
            <w:bookmarkStart w:name="_Int_G3LaIIyL" w:id="3"/>
            <w:r>
              <w:rPr>
                <w:lang w:val="en-GB"/>
              </w:rPr>
              <w:t>to:</w:t>
            </w:r>
            <w:bookmarkEnd w:id="3"/>
            <w:r>
              <w:rPr>
                <w:lang w:val="en-GB"/>
              </w:rPr>
              <w:t xml:space="preserve"> NRAs </w:t>
            </w:r>
          </w:p>
          <w:p w:rsidR="00672AD6" w:rsidP="000A4806" w:rsidRDefault="00672AD6" w14:paraId="701286BF" w14:textId="6D78E6BD">
            <w:pPr>
              <w:spacing w:before="80" w:after="240"/>
              <w:rPr>
                <w:lang w:val="en-GB"/>
              </w:rPr>
            </w:pPr>
            <w:r w:rsidRPr="0044670F">
              <w:rPr>
                <w:lang w:val="en-GB"/>
              </w:rPr>
              <w:fldChar w:fldCharType="begin">
                <w:ffData>
                  <w:name w:val="Check1"/>
                  <w:enabled/>
                  <w:calcOnExit w:val="0"/>
                  <w:checkBox>
                    <w:sizeAuto/>
                    <w:default w:val="0"/>
                  </w:checkBox>
                </w:ffData>
              </w:fldChar>
            </w:r>
            <w:r w:rsidRPr="0044670F">
              <w:rPr>
                <w:lang w:val="en-GB"/>
              </w:rPr>
              <w:instrText xml:space="preserve"> FORMCHECKBOX </w:instrText>
            </w:r>
            <w:r w:rsidRPr="0044670F">
              <w:rPr>
                <w:lang w:val="en-GB"/>
              </w:rPr>
            </w:r>
            <w:r w:rsidRPr="0044670F">
              <w:rPr>
                <w:lang w:val="en-GB"/>
              </w:rPr>
              <w:fldChar w:fldCharType="separate"/>
            </w:r>
            <w:r w:rsidRPr="0044670F">
              <w:fldChar w:fldCharType="end"/>
            </w:r>
            <w:r>
              <w:t xml:space="preserve"> </w:t>
            </w:r>
            <w:r>
              <w:rPr>
                <w:lang w:val="en-GB"/>
              </w:rPr>
              <w:t xml:space="preserve">Market Parties </w:t>
            </w:r>
          </w:p>
          <w:p w:rsidRPr="0044670F" w:rsidR="0044670F" w:rsidP="000A4806" w:rsidRDefault="001973FA" w14:paraId="3703E618" w14:textId="5DFDF74A">
            <w:pPr>
              <w:spacing w:before="80" w:after="240"/>
              <w:rPr>
                <w:lang w:val="en-GB"/>
              </w:rPr>
            </w:pPr>
            <w:r>
              <w:rPr>
                <w:lang w:val="en-GB"/>
              </w:rPr>
              <w:fldChar w:fldCharType="begin">
                <w:ffData>
                  <w:name w:val=""/>
                  <w:enabled/>
                  <w:calcOnExit w:val="0"/>
                  <w:checkBox>
                    <w:sizeAuto/>
                    <w:default w:val="1"/>
                  </w:checkBox>
                </w:ffData>
              </w:fldChar>
            </w:r>
            <w:r>
              <w:rPr>
                <w:lang w:val="en-GB"/>
              </w:rPr>
              <w:instrText xml:space="preserve"> FORMCHECKBOX </w:instrText>
            </w:r>
            <w:r>
              <w:rPr>
                <w:lang w:val="en-GB"/>
              </w:rPr>
            </w:r>
            <w:r>
              <w:rPr>
                <w:lang w:val="en-GB"/>
              </w:rPr>
              <w:fldChar w:fldCharType="separate"/>
            </w:r>
            <w:r>
              <w:rPr>
                <w:lang w:val="en-GB"/>
              </w:rPr>
              <w:fldChar w:fldCharType="end"/>
            </w:r>
            <w:r w:rsidR="00672AD6">
              <w:t xml:space="preserve"> </w:t>
            </w:r>
            <w:r w:rsidRPr="0044670F" w:rsidR="0044670F">
              <w:rPr>
                <w:lang w:val="en-GB"/>
              </w:rPr>
              <w:t xml:space="preserve">For internal usage only </w:t>
            </w:r>
          </w:p>
        </w:tc>
      </w:tr>
    </w:tbl>
    <w:p w:rsidR="0044670F" w:rsidP="000A4806" w:rsidRDefault="0044670F" w14:paraId="79347811" w14:textId="77777777">
      <w:pPr>
        <w:spacing w:after="240" w:line="276" w:lineRule="auto"/>
      </w:pPr>
    </w:p>
    <w:p w:rsidR="00E574D5" w:rsidP="000A4806" w:rsidRDefault="00E574D5" w14:paraId="0C3019F2" w14:textId="552B4CF7">
      <w:pPr>
        <w:spacing w:after="240" w:line="276" w:lineRule="auto"/>
        <w:rPr>
          <w:rFonts w:cs="Arial" w:eastAsiaTheme="minorHAnsi"/>
          <w:caps/>
          <w:color w:val="7F7F7F" w:themeColor="text1" w:themeTint="80"/>
          <w:sz w:val="28"/>
          <w:szCs w:val="22"/>
          <w:lang w:val="en-GB" w:eastAsia="nl-NL"/>
        </w:rPr>
      </w:pPr>
      <w:r>
        <w:br w:type="page"/>
      </w:r>
    </w:p>
    <w:p w:rsidRPr="00E574D5" w:rsidR="001634EB" w:rsidP="000A4806" w:rsidRDefault="029219A7" w14:paraId="2DEA593E" w14:textId="00CB23FC">
      <w:pPr>
        <w:pStyle w:val="Heading1"/>
      </w:pPr>
      <w:bookmarkStart w:name="_Toc1933805412" w:id="4"/>
      <w:bookmarkStart w:name="_Toc224121636" w:id="5"/>
      <w:r>
        <w:t>Document History and Status</w:t>
      </w:r>
      <w:bookmarkEnd w:id="0"/>
      <w:bookmarkEnd w:id="4"/>
      <w:bookmarkEnd w:id="5"/>
    </w:p>
    <w:tbl>
      <w:tblPr>
        <w:tblStyle w:val="ListTable1Light1"/>
        <w:tblW w:w="5000" w:type="pct"/>
        <w:tblLook w:val="0420" w:firstRow="1" w:lastRow="0" w:firstColumn="0" w:lastColumn="0" w:noHBand="0" w:noVBand="1"/>
      </w:tblPr>
      <w:tblGrid>
        <w:gridCol w:w="1320"/>
        <w:gridCol w:w="5486"/>
        <w:gridCol w:w="895"/>
        <w:gridCol w:w="1597"/>
      </w:tblGrid>
      <w:tr w:rsidRPr="005276F6" w:rsidR="001634EB" w:rsidTr="7457B0FF" w14:paraId="6C3FCA24" w14:textId="77777777">
        <w:trPr>
          <w:cnfStyle w:val="100000000000" w:firstRow="1" w:lastRow="0" w:firstColumn="0" w:lastColumn="0" w:oddVBand="0" w:evenVBand="0" w:oddHBand="0" w:evenHBand="0" w:firstRowFirstColumn="0" w:firstRowLastColumn="0" w:lastRowFirstColumn="0" w:lastRowLastColumn="0"/>
        </w:trPr>
        <w:tc>
          <w:tcPr>
            <w:tcW w:w="710" w:type="pct"/>
            <w:shd w:val="clear" w:color="auto" w:fill="0100FE"/>
          </w:tcPr>
          <w:p w:rsidRPr="005276F6" w:rsidR="001634EB" w:rsidP="000A4806" w:rsidRDefault="001634EB" w14:paraId="126E7159" w14:textId="77777777">
            <w:pPr>
              <w:spacing w:before="60" w:after="240"/>
              <w:rPr>
                <w:rFonts w:cs="Arial"/>
                <w:b w:val="0"/>
                <w:color w:val="FFFFFF"/>
                <w:lang w:val="en-GB"/>
              </w:rPr>
            </w:pPr>
            <w:r w:rsidRPr="005276F6">
              <w:rPr>
                <w:rFonts w:cs="Arial"/>
                <w:b w:val="0"/>
                <w:color w:val="FFFFFF"/>
                <w:lang w:val="en-GB"/>
              </w:rPr>
              <w:t>Date</w:t>
            </w:r>
          </w:p>
        </w:tc>
        <w:tc>
          <w:tcPr>
            <w:tcW w:w="2950" w:type="pct"/>
            <w:shd w:val="clear" w:color="auto" w:fill="0100FE"/>
          </w:tcPr>
          <w:p w:rsidRPr="005276F6" w:rsidR="001634EB" w:rsidP="000A4806" w:rsidRDefault="001634EB" w14:paraId="31FF244C" w14:textId="77777777">
            <w:pPr>
              <w:spacing w:before="60" w:after="240"/>
              <w:rPr>
                <w:rFonts w:cs="Arial"/>
                <w:b w:val="0"/>
                <w:color w:val="FFFFFF"/>
                <w:lang w:val="en-GB"/>
              </w:rPr>
            </w:pPr>
            <w:r w:rsidRPr="005276F6">
              <w:rPr>
                <w:rFonts w:cs="Arial"/>
                <w:b w:val="0"/>
                <w:color w:val="FFFFFF"/>
                <w:lang w:val="en-GB"/>
              </w:rPr>
              <w:t>Summary of Changes</w:t>
            </w:r>
          </w:p>
        </w:tc>
        <w:tc>
          <w:tcPr>
            <w:tcW w:w="481" w:type="pct"/>
            <w:shd w:val="clear" w:color="auto" w:fill="0100FE"/>
          </w:tcPr>
          <w:p w:rsidRPr="005276F6" w:rsidR="001634EB" w:rsidP="000A4806" w:rsidRDefault="001634EB" w14:paraId="24203D98" w14:textId="77777777">
            <w:pPr>
              <w:spacing w:before="60" w:after="240"/>
              <w:rPr>
                <w:rFonts w:cs="Arial"/>
                <w:b w:val="0"/>
                <w:color w:val="FFFFFF"/>
                <w:lang w:val="en-GB"/>
              </w:rPr>
            </w:pPr>
            <w:r w:rsidRPr="005276F6">
              <w:rPr>
                <w:rFonts w:cs="Arial"/>
                <w:b w:val="0"/>
                <w:color w:val="FFFFFF"/>
                <w:lang w:val="en-GB"/>
              </w:rPr>
              <w:t>Version</w:t>
            </w:r>
          </w:p>
        </w:tc>
        <w:tc>
          <w:tcPr>
            <w:tcW w:w="859" w:type="pct"/>
            <w:shd w:val="clear" w:color="auto" w:fill="0100FE"/>
          </w:tcPr>
          <w:p w:rsidRPr="005276F6" w:rsidR="001634EB" w:rsidP="000A4806" w:rsidRDefault="001634EB" w14:paraId="03E7BCB9" w14:textId="77777777">
            <w:pPr>
              <w:spacing w:before="60" w:after="240"/>
              <w:rPr>
                <w:rFonts w:cs="Arial"/>
                <w:b w:val="0"/>
                <w:color w:val="FFFFFF"/>
                <w:lang w:val="en-GB"/>
              </w:rPr>
            </w:pPr>
            <w:r w:rsidRPr="005276F6">
              <w:rPr>
                <w:rFonts w:cs="Arial"/>
                <w:b w:val="0"/>
                <w:color w:val="FFFFFF"/>
                <w:lang w:val="en-GB"/>
              </w:rPr>
              <w:t>By</w:t>
            </w:r>
          </w:p>
        </w:tc>
      </w:tr>
      <w:tr w:rsidRPr="005276F6" w:rsidR="001973FA" w:rsidTr="7457B0FF" w14:paraId="3E516829" w14:textId="77777777">
        <w:trPr>
          <w:cnfStyle w:val="000000100000" w:firstRow="0" w:lastRow="0" w:firstColumn="0" w:lastColumn="0" w:oddVBand="0" w:evenVBand="0" w:oddHBand="1" w:evenHBand="0" w:firstRowFirstColumn="0" w:firstRowLastColumn="0" w:lastRowFirstColumn="0" w:lastRowLastColumn="0"/>
          <w:trHeight w:val="237"/>
        </w:trPr>
        <w:tc>
          <w:tcPr>
            <w:tcW w:w="710" w:type="pct"/>
          </w:tcPr>
          <w:p w:rsidRPr="005276F6" w:rsidR="001973FA" w:rsidP="000A4806" w:rsidRDefault="001973FA" w14:paraId="663AA51C" w14:textId="3B25CD96">
            <w:pPr>
              <w:spacing w:after="240"/>
              <w:rPr>
                <w:rFonts w:cs="Arial"/>
                <w:lang w:val="en-GB"/>
              </w:rPr>
            </w:pPr>
            <w:r w:rsidRPr="005E3B83">
              <w:t>08/01/2023</w:t>
            </w:r>
          </w:p>
        </w:tc>
        <w:tc>
          <w:tcPr>
            <w:tcW w:w="2950" w:type="pct"/>
          </w:tcPr>
          <w:p w:rsidRPr="005276F6" w:rsidR="001973FA" w:rsidP="000A4806" w:rsidRDefault="00A9720D" w14:paraId="72DD21DF" w14:textId="34D1A7DD">
            <w:pPr>
              <w:spacing w:after="240"/>
              <w:rPr>
                <w:rFonts w:cs="Arial"/>
                <w:lang w:val="en-GB"/>
              </w:rPr>
            </w:pPr>
            <w:r>
              <w:t>First draft of IDCC(b) process</w:t>
            </w:r>
          </w:p>
        </w:tc>
        <w:tc>
          <w:tcPr>
            <w:tcW w:w="481" w:type="pct"/>
          </w:tcPr>
          <w:p w:rsidRPr="005276F6" w:rsidR="001973FA" w:rsidP="000A4806" w:rsidRDefault="001973FA" w14:paraId="28696E23" w14:textId="02767BA8">
            <w:pPr>
              <w:spacing w:after="240"/>
              <w:rPr>
                <w:rFonts w:cs="Arial"/>
                <w:lang w:val="en-GB"/>
              </w:rPr>
            </w:pPr>
            <w:r w:rsidRPr="005E3B83">
              <w:t>1.0</w:t>
            </w:r>
          </w:p>
        </w:tc>
        <w:tc>
          <w:tcPr>
            <w:tcW w:w="859" w:type="pct"/>
          </w:tcPr>
          <w:p w:rsidRPr="005276F6" w:rsidR="001973FA" w:rsidP="000A4806" w:rsidRDefault="00A9720D" w14:paraId="6FB2ED95" w14:textId="119F724B">
            <w:pPr>
              <w:spacing w:after="240"/>
              <w:rPr>
                <w:rFonts w:cs="Arial"/>
                <w:lang w:val="en-GB"/>
              </w:rPr>
            </w:pPr>
            <w:r>
              <w:t>IDCC PT</w:t>
            </w:r>
          </w:p>
        </w:tc>
      </w:tr>
      <w:tr w:rsidRPr="005276F6" w:rsidR="001973FA" w:rsidTr="7457B0FF" w14:paraId="5B1A1A79" w14:textId="77777777">
        <w:trPr>
          <w:trHeight w:val="237"/>
        </w:trPr>
        <w:tc>
          <w:tcPr>
            <w:tcW w:w="710" w:type="pct"/>
          </w:tcPr>
          <w:p w:rsidRPr="005276F6" w:rsidR="001973FA" w:rsidP="000A4806" w:rsidRDefault="001973FA" w14:paraId="0F05FF04" w14:textId="449378EB">
            <w:pPr>
              <w:spacing w:after="240"/>
              <w:rPr>
                <w:rFonts w:cs="Arial"/>
                <w:lang w:val="en-GB"/>
              </w:rPr>
            </w:pPr>
            <w:r w:rsidRPr="005E3B83">
              <w:t>21/08/2023</w:t>
            </w:r>
          </w:p>
        </w:tc>
        <w:tc>
          <w:tcPr>
            <w:tcW w:w="2950" w:type="pct"/>
          </w:tcPr>
          <w:p w:rsidRPr="005276F6" w:rsidR="001973FA" w:rsidP="000A4806" w:rsidRDefault="00A9720D" w14:paraId="7414FB77" w14:textId="07A71A3C">
            <w:pPr>
              <w:spacing w:after="240"/>
              <w:rPr>
                <w:rFonts w:cs="Arial"/>
                <w:lang w:val="en-GB"/>
              </w:rPr>
            </w:pPr>
            <w:r>
              <w:t>I</w:t>
            </w:r>
            <w:r w:rsidRPr="005E3B83" w:rsidR="001973FA">
              <w:t>ncluding IDCC(</w:t>
            </w:r>
            <w:r w:rsidR="00D6637C">
              <w:t>a</w:t>
            </w:r>
            <w:r w:rsidRPr="005E3B83" w:rsidR="001973FA">
              <w:t>) process</w:t>
            </w:r>
          </w:p>
        </w:tc>
        <w:tc>
          <w:tcPr>
            <w:tcW w:w="481" w:type="pct"/>
          </w:tcPr>
          <w:p w:rsidRPr="005276F6" w:rsidR="001973FA" w:rsidP="000A4806" w:rsidRDefault="001973FA" w14:paraId="63FFFB37" w14:textId="5C38FC62">
            <w:pPr>
              <w:spacing w:after="240"/>
              <w:rPr>
                <w:rFonts w:cs="Arial"/>
                <w:lang w:val="en-GB"/>
              </w:rPr>
            </w:pPr>
            <w:r w:rsidRPr="005E3B83">
              <w:t>2.0</w:t>
            </w:r>
          </w:p>
        </w:tc>
        <w:tc>
          <w:tcPr>
            <w:tcW w:w="859" w:type="pct"/>
          </w:tcPr>
          <w:p w:rsidRPr="005276F6" w:rsidR="001973FA" w:rsidP="000A4806" w:rsidRDefault="00A9720D" w14:paraId="6E5557E7" w14:textId="7546757B">
            <w:pPr>
              <w:spacing w:after="240"/>
              <w:rPr>
                <w:rFonts w:cs="Arial"/>
                <w:lang w:val="en-GB"/>
              </w:rPr>
            </w:pPr>
            <w:r>
              <w:t>IDCC PT</w:t>
            </w:r>
          </w:p>
        </w:tc>
      </w:tr>
      <w:tr w:rsidRPr="005276F6" w:rsidR="001973FA" w:rsidTr="7457B0FF" w14:paraId="2A3E06FD" w14:textId="77777777">
        <w:trPr>
          <w:cnfStyle w:val="000000100000" w:firstRow="0" w:lastRow="0" w:firstColumn="0" w:lastColumn="0" w:oddVBand="0" w:evenVBand="0" w:oddHBand="1" w:evenHBand="0" w:firstRowFirstColumn="0" w:firstRowLastColumn="0" w:lastRowFirstColumn="0" w:lastRowLastColumn="0"/>
          <w:trHeight w:val="237"/>
        </w:trPr>
        <w:tc>
          <w:tcPr>
            <w:tcW w:w="710" w:type="pct"/>
          </w:tcPr>
          <w:p w:rsidR="001973FA" w:rsidP="000A4806" w:rsidRDefault="00A9720D" w14:paraId="0A591D0E" w14:textId="04DAF08A">
            <w:pPr>
              <w:spacing w:after="240"/>
              <w:rPr>
                <w:rFonts w:cs="Arial"/>
                <w:lang w:val="en-GB"/>
              </w:rPr>
            </w:pPr>
            <w:r>
              <w:t>25/04/2024</w:t>
            </w:r>
          </w:p>
        </w:tc>
        <w:tc>
          <w:tcPr>
            <w:tcW w:w="2950" w:type="pct"/>
          </w:tcPr>
          <w:p w:rsidR="001973FA" w:rsidP="000A4806" w:rsidRDefault="00A9720D" w14:paraId="17BC4F7F" w14:textId="2814595E">
            <w:pPr>
              <w:spacing w:after="240"/>
              <w:rPr>
                <w:rFonts w:cs="Arial"/>
                <w:lang w:val="en-GB"/>
              </w:rPr>
            </w:pPr>
            <w:r>
              <w:rPr>
                <w:rFonts w:cs="Arial"/>
                <w:lang w:val="en-GB"/>
              </w:rPr>
              <w:t>Go-live version for IDCC(a-b), approved by Core SG</w:t>
            </w:r>
          </w:p>
        </w:tc>
        <w:tc>
          <w:tcPr>
            <w:tcW w:w="481" w:type="pct"/>
          </w:tcPr>
          <w:p w:rsidRPr="005276F6" w:rsidR="001973FA" w:rsidP="000A4806" w:rsidRDefault="00A9720D" w14:paraId="2E427176" w14:textId="7FD11E7F">
            <w:pPr>
              <w:spacing w:after="240"/>
              <w:rPr>
                <w:rFonts w:cs="Arial"/>
                <w:lang w:val="en-GB"/>
              </w:rPr>
            </w:pPr>
            <w:r>
              <w:rPr>
                <w:rFonts w:cs="Arial"/>
                <w:lang w:val="en-GB"/>
              </w:rPr>
              <w:t>3.0</w:t>
            </w:r>
          </w:p>
        </w:tc>
        <w:tc>
          <w:tcPr>
            <w:tcW w:w="859" w:type="pct"/>
          </w:tcPr>
          <w:p w:rsidR="001973FA" w:rsidP="000A4806" w:rsidRDefault="00A9720D" w14:paraId="460789CB" w14:textId="7ABDF193">
            <w:pPr>
              <w:spacing w:after="240"/>
              <w:rPr>
                <w:rFonts w:cs="Arial"/>
                <w:lang w:val="en-GB"/>
              </w:rPr>
            </w:pPr>
            <w:r>
              <w:t>Core SG</w:t>
            </w:r>
          </w:p>
        </w:tc>
      </w:tr>
      <w:tr w:rsidR="4EF8F33A" w:rsidTr="008078E8" w14:paraId="612744C6" w14:textId="77777777">
        <w:trPr>
          <w:trHeight w:val="237"/>
        </w:trPr>
        <w:tc>
          <w:tcPr>
            <w:tcW w:w="710" w:type="pct"/>
          </w:tcPr>
          <w:p w:rsidR="4EF8F33A" w:rsidP="4EF8F33A" w:rsidRDefault="4EF8F33A" w14:paraId="61115D70" w14:textId="58771367">
            <w:r>
              <w:t>10/04/2025</w:t>
            </w:r>
          </w:p>
        </w:tc>
        <w:tc>
          <w:tcPr>
            <w:tcW w:w="2950" w:type="pct"/>
          </w:tcPr>
          <w:p w:rsidR="4EF8F33A" w:rsidP="4EF8F33A" w:rsidRDefault="7457B0FF" w14:paraId="4617743C" w14:textId="73EF3063">
            <w:pPr>
              <w:rPr>
                <w:rFonts w:cs="Arial"/>
                <w:lang w:val="en-GB"/>
              </w:rPr>
            </w:pPr>
            <w:r w:rsidRPr="7457B0FF">
              <w:rPr>
                <w:rFonts w:cs="Arial"/>
                <w:lang w:val="en-GB"/>
              </w:rPr>
              <w:t>Including IDCC(c) process; Removal of Zero AACs in ID1</w:t>
            </w:r>
          </w:p>
        </w:tc>
        <w:tc>
          <w:tcPr>
            <w:tcW w:w="481" w:type="pct"/>
          </w:tcPr>
          <w:p w:rsidR="4EF8F33A" w:rsidP="4EF8F33A" w:rsidRDefault="4EF8F33A" w14:paraId="0743B6BD" w14:textId="67B86AFF">
            <w:pPr>
              <w:rPr>
                <w:rFonts w:cs="Arial"/>
                <w:lang w:val="en-GB"/>
              </w:rPr>
            </w:pPr>
            <w:r w:rsidRPr="4EF8F33A">
              <w:rPr>
                <w:rFonts w:cs="Arial"/>
                <w:lang w:val="en-GB"/>
              </w:rPr>
              <w:t>4.0</w:t>
            </w:r>
          </w:p>
        </w:tc>
        <w:tc>
          <w:tcPr>
            <w:tcW w:w="859" w:type="pct"/>
          </w:tcPr>
          <w:p w:rsidR="4EF8F33A" w:rsidP="4EF8F33A" w:rsidRDefault="4EF8F33A" w14:paraId="41E41A41" w14:textId="5FF461D0">
            <w:r>
              <w:t>IDCC PT</w:t>
            </w:r>
          </w:p>
        </w:tc>
      </w:tr>
      <w:tr w:rsidR="00885622" w:rsidTr="008078E8" w14:paraId="660BF2C6" w14:textId="77777777">
        <w:trPr>
          <w:cnfStyle w:val="000000100000" w:firstRow="0" w:lastRow="0" w:firstColumn="0" w:lastColumn="0" w:oddVBand="0" w:evenVBand="0" w:oddHBand="1" w:evenHBand="0" w:firstRowFirstColumn="0" w:firstRowLastColumn="0" w:lastRowFirstColumn="0" w:lastRowLastColumn="0"/>
          <w:trHeight w:val="237"/>
        </w:trPr>
        <w:tc>
          <w:tcPr>
            <w:tcW w:w="710" w:type="pct"/>
          </w:tcPr>
          <w:p w:rsidRPr="008078E8" w:rsidR="00885622" w:rsidP="4EF8F33A" w:rsidRDefault="00313D39" w14:paraId="1E24957D" w14:textId="668B9879">
            <w:pPr>
              <w:rPr>
                <w:highlight w:val="yellow"/>
              </w:rPr>
            </w:pPr>
            <w:r w:rsidRPr="008078E8">
              <w:t>02</w:t>
            </w:r>
            <w:r w:rsidRPr="008078E8" w:rsidR="00885622">
              <w:t>/</w:t>
            </w:r>
            <w:r w:rsidRPr="008078E8">
              <w:t>03</w:t>
            </w:r>
            <w:r w:rsidRPr="008078E8" w:rsidR="00885622">
              <w:t>/</w:t>
            </w:r>
            <w:r w:rsidRPr="008078E8">
              <w:t>206</w:t>
            </w:r>
          </w:p>
        </w:tc>
        <w:tc>
          <w:tcPr>
            <w:tcW w:w="2950" w:type="pct"/>
          </w:tcPr>
          <w:p w:rsidRPr="7457B0FF" w:rsidR="00885622" w:rsidP="4EF8F33A" w:rsidRDefault="00885622" w14:paraId="7C878FCF" w14:textId="4ED9A5F3">
            <w:pPr>
              <w:rPr>
                <w:rFonts w:cs="Arial"/>
                <w:lang w:val="en-GB"/>
              </w:rPr>
            </w:pPr>
            <w:r>
              <w:rPr>
                <w:rFonts w:cs="Arial"/>
                <w:lang w:val="en-GB"/>
              </w:rPr>
              <w:t>Including IDCC(d) process &amp; CCCt 4.2 developments</w:t>
            </w:r>
          </w:p>
        </w:tc>
        <w:tc>
          <w:tcPr>
            <w:tcW w:w="481" w:type="pct"/>
          </w:tcPr>
          <w:p w:rsidRPr="4EF8F33A" w:rsidR="00885622" w:rsidP="4EF8F33A" w:rsidRDefault="00885622" w14:paraId="77A4E943" w14:textId="73AEA77B">
            <w:pPr>
              <w:rPr>
                <w:rFonts w:cs="Arial"/>
                <w:lang w:val="en-GB"/>
              </w:rPr>
            </w:pPr>
            <w:r>
              <w:rPr>
                <w:rFonts w:cs="Arial"/>
                <w:lang w:val="en-GB"/>
              </w:rPr>
              <w:t>5.0</w:t>
            </w:r>
          </w:p>
        </w:tc>
        <w:tc>
          <w:tcPr>
            <w:tcW w:w="859" w:type="pct"/>
          </w:tcPr>
          <w:p w:rsidR="00885622" w:rsidP="4EF8F33A" w:rsidRDefault="00885622" w14:paraId="0C95B34B" w14:textId="528A56E6">
            <w:r>
              <w:t>IDCC PT</w:t>
            </w:r>
          </w:p>
        </w:tc>
      </w:tr>
    </w:tbl>
    <w:p w:rsidR="003D4B22" w:rsidP="000A4806" w:rsidRDefault="003D4B22" w14:paraId="7A09C958" w14:textId="77777777">
      <w:pPr>
        <w:spacing w:after="240"/>
        <w:rPr>
          <w:b/>
          <w:color w:val="5F5F5F" w:themeColor="text2"/>
          <w:lang w:val="en-GB"/>
        </w:rPr>
      </w:pPr>
    </w:p>
    <w:p w:rsidR="003D4B22" w:rsidP="000A4806" w:rsidRDefault="003D4B22" w14:paraId="58D90A02" w14:textId="77777777">
      <w:pPr>
        <w:spacing w:after="200" w:line="276" w:lineRule="auto"/>
        <w:rPr>
          <w:b/>
          <w:color w:val="5F5F5F" w:themeColor="text2"/>
          <w:lang w:val="en-GB"/>
        </w:rPr>
      </w:pPr>
      <w:r>
        <w:rPr>
          <w:b/>
          <w:color w:val="5F5F5F" w:themeColor="text2"/>
          <w:lang w:val="en-GB"/>
        </w:rPr>
        <w:br w:type="page"/>
      </w:r>
    </w:p>
    <w:p w:rsidRPr="00E574D5" w:rsidR="00384B6B" w:rsidP="000A4806" w:rsidRDefault="00384B6B" w14:paraId="5AD34AE1" w14:textId="647E358B">
      <w:pPr>
        <w:spacing w:after="240"/>
        <w:rPr>
          <w:b/>
          <w:color w:val="5F5F5F" w:themeColor="text2"/>
          <w:lang w:val="en-GB"/>
        </w:rPr>
      </w:pPr>
      <w:r w:rsidRPr="00E574D5">
        <w:rPr>
          <w:b/>
          <w:color w:val="5F5F5F" w:themeColor="text2"/>
          <w:lang w:val="en-GB"/>
        </w:rPr>
        <w:t>Content</w:t>
      </w:r>
    </w:p>
    <w:p w:rsidR="001000FF" w:rsidRDefault="00B47D5C" w14:paraId="1E6B534F" w14:textId="41B3841A">
      <w:pPr>
        <w:pStyle w:val="TOC1"/>
        <w:rPr>
          <w:rFonts w:asciiTheme="minorHAnsi" w:hAnsiTheme="minorHAnsi"/>
          <w:noProof/>
          <w:kern w:val="2"/>
          <w:sz w:val="24"/>
          <w:szCs w:val="24"/>
          <w:lang w:val="en-US"/>
          <w14:ligatures w14:val="standardContextual"/>
        </w:rPr>
      </w:pPr>
      <w:r>
        <w:fldChar w:fldCharType="begin"/>
      </w:r>
      <w:r w:rsidR="4EF8F33A">
        <w:instrText>TOC \o "1-2" \z \u \h</w:instrText>
      </w:r>
      <w:r>
        <w:fldChar w:fldCharType="separate"/>
      </w:r>
      <w:hyperlink w:history="1" w:anchor="_Toc224121636">
        <w:r w:rsidRPr="008F61F4" w:rsidR="001000FF">
          <w:rPr>
            <w:rStyle w:val="Hyperlink"/>
            <w:noProof/>
          </w:rPr>
          <w:t>1.</w:t>
        </w:r>
        <w:r w:rsidR="001000FF">
          <w:rPr>
            <w:rFonts w:asciiTheme="minorHAnsi" w:hAnsiTheme="minorHAnsi"/>
            <w:noProof/>
            <w:kern w:val="2"/>
            <w:sz w:val="24"/>
            <w:szCs w:val="24"/>
            <w:lang w:val="en-US"/>
            <w14:ligatures w14:val="standardContextual"/>
          </w:rPr>
          <w:tab/>
        </w:r>
        <w:r w:rsidRPr="008F61F4" w:rsidR="001000FF">
          <w:rPr>
            <w:rStyle w:val="Hyperlink"/>
            <w:noProof/>
          </w:rPr>
          <w:t>Document History and Status</w:t>
        </w:r>
        <w:r w:rsidR="001000FF">
          <w:rPr>
            <w:noProof/>
            <w:webHidden/>
          </w:rPr>
          <w:tab/>
        </w:r>
        <w:r w:rsidR="001000FF">
          <w:rPr>
            <w:noProof/>
            <w:webHidden/>
          </w:rPr>
          <w:fldChar w:fldCharType="begin"/>
        </w:r>
        <w:r w:rsidR="001000FF">
          <w:rPr>
            <w:noProof/>
            <w:webHidden/>
          </w:rPr>
          <w:instrText xml:space="preserve"> PAGEREF _Toc224121636 \h </w:instrText>
        </w:r>
        <w:r w:rsidR="001000FF">
          <w:rPr>
            <w:noProof/>
            <w:webHidden/>
          </w:rPr>
        </w:r>
        <w:r w:rsidR="001000FF">
          <w:rPr>
            <w:noProof/>
            <w:webHidden/>
          </w:rPr>
          <w:fldChar w:fldCharType="separate"/>
        </w:r>
        <w:r w:rsidR="001000FF">
          <w:rPr>
            <w:noProof/>
            <w:webHidden/>
          </w:rPr>
          <w:t>3</w:t>
        </w:r>
        <w:r w:rsidR="001000FF">
          <w:rPr>
            <w:noProof/>
            <w:webHidden/>
          </w:rPr>
          <w:fldChar w:fldCharType="end"/>
        </w:r>
      </w:hyperlink>
    </w:p>
    <w:p w:rsidR="001000FF" w:rsidRDefault="001000FF" w14:paraId="1667C1A9" w14:textId="04C30228">
      <w:pPr>
        <w:pStyle w:val="TOC1"/>
        <w:rPr>
          <w:rFonts w:asciiTheme="minorHAnsi" w:hAnsiTheme="minorHAnsi"/>
          <w:noProof/>
          <w:kern w:val="2"/>
          <w:sz w:val="24"/>
          <w:szCs w:val="24"/>
          <w:lang w:val="en-US"/>
          <w14:ligatures w14:val="standardContextual"/>
        </w:rPr>
      </w:pPr>
      <w:hyperlink w:history="1" w:anchor="_Toc224121637">
        <w:r w:rsidRPr="008F61F4">
          <w:rPr>
            <w:rStyle w:val="Hyperlink"/>
            <w:noProof/>
          </w:rPr>
          <w:t>2.</w:t>
        </w:r>
        <w:r>
          <w:rPr>
            <w:rFonts w:asciiTheme="minorHAnsi" w:hAnsiTheme="minorHAnsi"/>
            <w:noProof/>
            <w:kern w:val="2"/>
            <w:sz w:val="24"/>
            <w:szCs w:val="24"/>
            <w:lang w:val="en-US"/>
            <w14:ligatures w14:val="standardContextual"/>
          </w:rPr>
          <w:tab/>
        </w:r>
        <w:r w:rsidRPr="008F61F4">
          <w:rPr>
            <w:rStyle w:val="Hyperlink"/>
            <w:noProof/>
          </w:rPr>
          <w:t>Related documents</w:t>
        </w:r>
        <w:r>
          <w:rPr>
            <w:noProof/>
            <w:webHidden/>
          </w:rPr>
          <w:tab/>
        </w:r>
        <w:r>
          <w:rPr>
            <w:noProof/>
            <w:webHidden/>
          </w:rPr>
          <w:fldChar w:fldCharType="begin"/>
        </w:r>
        <w:r>
          <w:rPr>
            <w:noProof/>
            <w:webHidden/>
          </w:rPr>
          <w:instrText xml:space="preserve"> PAGEREF _Toc224121637 \h </w:instrText>
        </w:r>
        <w:r>
          <w:rPr>
            <w:noProof/>
            <w:webHidden/>
          </w:rPr>
        </w:r>
        <w:r>
          <w:rPr>
            <w:noProof/>
            <w:webHidden/>
          </w:rPr>
          <w:fldChar w:fldCharType="separate"/>
        </w:r>
        <w:r>
          <w:rPr>
            <w:noProof/>
            <w:webHidden/>
          </w:rPr>
          <w:t>6</w:t>
        </w:r>
        <w:r>
          <w:rPr>
            <w:noProof/>
            <w:webHidden/>
          </w:rPr>
          <w:fldChar w:fldCharType="end"/>
        </w:r>
      </w:hyperlink>
    </w:p>
    <w:p w:rsidR="001000FF" w:rsidRDefault="001000FF" w14:paraId="257D4092" w14:textId="693F4CE4">
      <w:pPr>
        <w:pStyle w:val="TOC2"/>
        <w:rPr>
          <w:rFonts w:asciiTheme="minorHAnsi" w:hAnsiTheme="minorHAnsi"/>
          <w:noProof/>
          <w:kern w:val="2"/>
          <w:sz w:val="24"/>
          <w:szCs w:val="24"/>
          <w:lang w:val="en-US"/>
          <w14:ligatures w14:val="standardContextual"/>
        </w:rPr>
      </w:pPr>
      <w:hyperlink w:history="1" w:anchor="_Toc224121638">
        <w:r w:rsidRPr="008F61F4">
          <w:rPr>
            <w:rStyle w:val="Hyperlink"/>
            <w:noProof/>
          </w:rPr>
          <w:t>2.1.</w:t>
        </w:r>
        <w:r>
          <w:rPr>
            <w:rFonts w:asciiTheme="minorHAnsi" w:hAnsiTheme="minorHAnsi"/>
            <w:noProof/>
            <w:kern w:val="2"/>
            <w:sz w:val="24"/>
            <w:szCs w:val="24"/>
            <w:lang w:val="en-US"/>
            <w14:ligatures w14:val="standardContextual"/>
          </w:rPr>
          <w:tab/>
        </w:r>
        <w:r w:rsidRPr="008F61F4">
          <w:rPr>
            <w:rStyle w:val="Hyperlink"/>
            <w:noProof/>
          </w:rPr>
          <w:t>Related project documents</w:t>
        </w:r>
        <w:r>
          <w:rPr>
            <w:noProof/>
            <w:webHidden/>
          </w:rPr>
          <w:tab/>
        </w:r>
        <w:r>
          <w:rPr>
            <w:noProof/>
            <w:webHidden/>
          </w:rPr>
          <w:fldChar w:fldCharType="begin"/>
        </w:r>
        <w:r>
          <w:rPr>
            <w:noProof/>
            <w:webHidden/>
          </w:rPr>
          <w:instrText xml:space="preserve"> PAGEREF _Toc224121638 \h </w:instrText>
        </w:r>
        <w:r>
          <w:rPr>
            <w:noProof/>
            <w:webHidden/>
          </w:rPr>
        </w:r>
        <w:r>
          <w:rPr>
            <w:noProof/>
            <w:webHidden/>
          </w:rPr>
          <w:fldChar w:fldCharType="separate"/>
        </w:r>
        <w:r>
          <w:rPr>
            <w:noProof/>
            <w:webHidden/>
          </w:rPr>
          <w:t>6</w:t>
        </w:r>
        <w:r>
          <w:rPr>
            <w:noProof/>
            <w:webHidden/>
          </w:rPr>
          <w:fldChar w:fldCharType="end"/>
        </w:r>
      </w:hyperlink>
    </w:p>
    <w:p w:rsidR="001000FF" w:rsidRDefault="001000FF" w14:paraId="5122E227" w14:textId="09A41AA6">
      <w:pPr>
        <w:pStyle w:val="TOC2"/>
        <w:rPr>
          <w:rFonts w:asciiTheme="minorHAnsi" w:hAnsiTheme="minorHAnsi"/>
          <w:noProof/>
          <w:kern w:val="2"/>
          <w:sz w:val="24"/>
          <w:szCs w:val="24"/>
          <w:lang w:val="en-US"/>
          <w14:ligatures w14:val="standardContextual"/>
        </w:rPr>
      </w:pPr>
      <w:hyperlink w:history="1" w:anchor="_Toc224121639">
        <w:r w:rsidRPr="008F61F4">
          <w:rPr>
            <w:rStyle w:val="Hyperlink"/>
            <w:noProof/>
          </w:rPr>
          <w:t>2.2.</w:t>
        </w:r>
        <w:r>
          <w:rPr>
            <w:rFonts w:asciiTheme="minorHAnsi" w:hAnsiTheme="minorHAnsi"/>
            <w:noProof/>
            <w:kern w:val="2"/>
            <w:sz w:val="24"/>
            <w:szCs w:val="24"/>
            <w:lang w:val="en-US"/>
            <w14:ligatures w14:val="standardContextual"/>
          </w:rPr>
          <w:tab/>
        </w:r>
        <w:r w:rsidRPr="008F61F4">
          <w:rPr>
            <w:rStyle w:val="Hyperlink"/>
            <w:noProof/>
          </w:rPr>
          <w:t>Links to useful documents – information only</w:t>
        </w:r>
        <w:r>
          <w:rPr>
            <w:noProof/>
            <w:webHidden/>
          </w:rPr>
          <w:tab/>
        </w:r>
        <w:r>
          <w:rPr>
            <w:noProof/>
            <w:webHidden/>
          </w:rPr>
          <w:fldChar w:fldCharType="begin"/>
        </w:r>
        <w:r>
          <w:rPr>
            <w:noProof/>
            <w:webHidden/>
          </w:rPr>
          <w:instrText xml:space="preserve"> PAGEREF _Toc224121639 \h </w:instrText>
        </w:r>
        <w:r>
          <w:rPr>
            <w:noProof/>
            <w:webHidden/>
          </w:rPr>
        </w:r>
        <w:r>
          <w:rPr>
            <w:noProof/>
            <w:webHidden/>
          </w:rPr>
          <w:fldChar w:fldCharType="separate"/>
        </w:r>
        <w:r>
          <w:rPr>
            <w:noProof/>
            <w:webHidden/>
          </w:rPr>
          <w:t>6</w:t>
        </w:r>
        <w:r>
          <w:rPr>
            <w:noProof/>
            <w:webHidden/>
          </w:rPr>
          <w:fldChar w:fldCharType="end"/>
        </w:r>
      </w:hyperlink>
    </w:p>
    <w:p w:rsidR="001000FF" w:rsidRDefault="001000FF" w14:paraId="424AC616" w14:textId="294C0B3D">
      <w:pPr>
        <w:pStyle w:val="TOC1"/>
        <w:rPr>
          <w:rFonts w:asciiTheme="minorHAnsi" w:hAnsiTheme="minorHAnsi"/>
          <w:noProof/>
          <w:kern w:val="2"/>
          <w:sz w:val="24"/>
          <w:szCs w:val="24"/>
          <w:lang w:val="en-US"/>
          <w14:ligatures w14:val="standardContextual"/>
        </w:rPr>
      </w:pPr>
      <w:hyperlink w:history="1" w:anchor="_Toc224121640">
        <w:r w:rsidRPr="008F61F4">
          <w:rPr>
            <w:rStyle w:val="Hyperlink"/>
            <w:noProof/>
          </w:rPr>
          <w:t>3.</w:t>
        </w:r>
        <w:r>
          <w:rPr>
            <w:rFonts w:asciiTheme="minorHAnsi" w:hAnsiTheme="minorHAnsi"/>
            <w:noProof/>
            <w:kern w:val="2"/>
            <w:sz w:val="24"/>
            <w:szCs w:val="24"/>
            <w:lang w:val="en-US"/>
            <w14:ligatures w14:val="standardContextual"/>
          </w:rPr>
          <w:tab/>
        </w:r>
        <w:r w:rsidRPr="008F61F4">
          <w:rPr>
            <w:rStyle w:val="Hyperlink"/>
            <w:noProof/>
          </w:rPr>
          <w:t>Glossary – Abbreviations</w:t>
        </w:r>
        <w:r>
          <w:rPr>
            <w:noProof/>
            <w:webHidden/>
          </w:rPr>
          <w:tab/>
        </w:r>
        <w:r>
          <w:rPr>
            <w:noProof/>
            <w:webHidden/>
          </w:rPr>
          <w:fldChar w:fldCharType="begin"/>
        </w:r>
        <w:r>
          <w:rPr>
            <w:noProof/>
            <w:webHidden/>
          </w:rPr>
          <w:instrText xml:space="preserve"> PAGEREF _Toc224121640 \h </w:instrText>
        </w:r>
        <w:r>
          <w:rPr>
            <w:noProof/>
            <w:webHidden/>
          </w:rPr>
        </w:r>
        <w:r>
          <w:rPr>
            <w:noProof/>
            <w:webHidden/>
          </w:rPr>
          <w:fldChar w:fldCharType="separate"/>
        </w:r>
        <w:r>
          <w:rPr>
            <w:noProof/>
            <w:webHidden/>
          </w:rPr>
          <w:t>7</w:t>
        </w:r>
        <w:r>
          <w:rPr>
            <w:noProof/>
            <w:webHidden/>
          </w:rPr>
          <w:fldChar w:fldCharType="end"/>
        </w:r>
      </w:hyperlink>
    </w:p>
    <w:p w:rsidR="001000FF" w:rsidRDefault="001000FF" w14:paraId="499E249D" w14:textId="76FCEF6F">
      <w:pPr>
        <w:pStyle w:val="TOC2"/>
        <w:rPr>
          <w:rFonts w:asciiTheme="minorHAnsi" w:hAnsiTheme="minorHAnsi"/>
          <w:noProof/>
          <w:kern w:val="2"/>
          <w:sz w:val="24"/>
          <w:szCs w:val="24"/>
          <w:lang w:val="en-US"/>
          <w14:ligatures w14:val="standardContextual"/>
        </w:rPr>
      </w:pPr>
      <w:hyperlink w:history="1" w:anchor="_Toc224121641">
        <w:r w:rsidRPr="008F61F4">
          <w:rPr>
            <w:rStyle w:val="Hyperlink"/>
            <w:noProof/>
          </w:rPr>
          <w:t>3.1.</w:t>
        </w:r>
        <w:r>
          <w:rPr>
            <w:rFonts w:asciiTheme="minorHAnsi" w:hAnsiTheme="minorHAnsi"/>
            <w:noProof/>
            <w:kern w:val="2"/>
            <w:sz w:val="24"/>
            <w:szCs w:val="24"/>
            <w:lang w:val="en-US"/>
            <w14:ligatures w14:val="standardContextual"/>
          </w:rPr>
          <w:tab/>
        </w:r>
        <w:r w:rsidRPr="008F61F4">
          <w:rPr>
            <w:rStyle w:val="Hyperlink"/>
            <w:noProof/>
          </w:rPr>
          <w:t>Abbreviations</w:t>
        </w:r>
        <w:r>
          <w:rPr>
            <w:noProof/>
            <w:webHidden/>
          </w:rPr>
          <w:tab/>
        </w:r>
        <w:r>
          <w:rPr>
            <w:noProof/>
            <w:webHidden/>
          </w:rPr>
          <w:fldChar w:fldCharType="begin"/>
        </w:r>
        <w:r>
          <w:rPr>
            <w:noProof/>
            <w:webHidden/>
          </w:rPr>
          <w:instrText xml:space="preserve"> PAGEREF _Toc224121641 \h </w:instrText>
        </w:r>
        <w:r>
          <w:rPr>
            <w:noProof/>
            <w:webHidden/>
          </w:rPr>
        </w:r>
        <w:r>
          <w:rPr>
            <w:noProof/>
            <w:webHidden/>
          </w:rPr>
          <w:fldChar w:fldCharType="separate"/>
        </w:r>
        <w:r>
          <w:rPr>
            <w:noProof/>
            <w:webHidden/>
          </w:rPr>
          <w:t>7</w:t>
        </w:r>
        <w:r>
          <w:rPr>
            <w:noProof/>
            <w:webHidden/>
          </w:rPr>
          <w:fldChar w:fldCharType="end"/>
        </w:r>
      </w:hyperlink>
    </w:p>
    <w:p w:rsidR="001000FF" w:rsidRDefault="001000FF" w14:paraId="52EF8715" w14:textId="53ED59F2">
      <w:pPr>
        <w:pStyle w:val="TOC2"/>
        <w:rPr>
          <w:rFonts w:asciiTheme="minorHAnsi" w:hAnsiTheme="minorHAnsi"/>
          <w:noProof/>
          <w:kern w:val="2"/>
          <w:sz w:val="24"/>
          <w:szCs w:val="24"/>
          <w:lang w:val="en-US"/>
          <w14:ligatures w14:val="standardContextual"/>
        </w:rPr>
      </w:pPr>
      <w:hyperlink w:history="1" w:anchor="_Toc224121642">
        <w:r w:rsidRPr="008F61F4">
          <w:rPr>
            <w:rStyle w:val="Hyperlink"/>
            <w:noProof/>
          </w:rPr>
          <w:t>3.2.</w:t>
        </w:r>
        <w:r>
          <w:rPr>
            <w:rFonts w:asciiTheme="minorHAnsi" w:hAnsiTheme="minorHAnsi"/>
            <w:noProof/>
            <w:kern w:val="2"/>
            <w:sz w:val="24"/>
            <w:szCs w:val="24"/>
            <w:lang w:val="en-US"/>
            <w14:ligatures w14:val="standardContextual"/>
          </w:rPr>
          <w:tab/>
        </w:r>
        <w:r w:rsidRPr="008F61F4">
          <w:rPr>
            <w:rStyle w:val="Hyperlink"/>
            <w:noProof/>
          </w:rPr>
          <w:t>Identified entities</w:t>
        </w:r>
        <w:r>
          <w:rPr>
            <w:noProof/>
            <w:webHidden/>
          </w:rPr>
          <w:tab/>
        </w:r>
        <w:r>
          <w:rPr>
            <w:noProof/>
            <w:webHidden/>
          </w:rPr>
          <w:fldChar w:fldCharType="begin"/>
        </w:r>
        <w:r>
          <w:rPr>
            <w:noProof/>
            <w:webHidden/>
          </w:rPr>
          <w:instrText xml:space="preserve"> PAGEREF _Toc224121642 \h </w:instrText>
        </w:r>
        <w:r>
          <w:rPr>
            <w:noProof/>
            <w:webHidden/>
          </w:rPr>
        </w:r>
        <w:r>
          <w:rPr>
            <w:noProof/>
            <w:webHidden/>
          </w:rPr>
          <w:fldChar w:fldCharType="separate"/>
        </w:r>
        <w:r>
          <w:rPr>
            <w:noProof/>
            <w:webHidden/>
          </w:rPr>
          <w:t>8</w:t>
        </w:r>
        <w:r>
          <w:rPr>
            <w:noProof/>
            <w:webHidden/>
          </w:rPr>
          <w:fldChar w:fldCharType="end"/>
        </w:r>
      </w:hyperlink>
    </w:p>
    <w:p w:rsidR="001000FF" w:rsidRDefault="001000FF" w14:paraId="4A1E079F" w14:textId="4EE8F611">
      <w:pPr>
        <w:pStyle w:val="TOC2"/>
        <w:rPr>
          <w:rFonts w:asciiTheme="minorHAnsi" w:hAnsiTheme="minorHAnsi"/>
          <w:noProof/>
          <w:kern w:val="2"/>
          <w:sz w:val="24"/>
          <w:szCs w:val="24"/>
          <w:lang w:val="en-US"/>
          <w14:ligatures w14:val="standardContextual"/>
        </w:rPr>
      </w:pPr>
      <w:hyperlink w:history="1" w:anchor="_Toc224121643">
        <w:r w:rsidRPr="008F61F4">
          <w:rPr>
            <w:rStyle w:val="Hyperlink"/>
            <w:noProof/>
          </w:rPr>
          <w:t>3.3.</w:t>
        </w:r>
        <w:r>
          <w:rPr>
            <w:rFonts w:asciiTheme="minorHAnsi" w:hAnsiTheme="minorHAnsi"/>
            <w:noProof/>
            <w:kern w:val="2"/>
            <w:sz w:val="24"/>
            <w:szCs w:val="24"/>
            <w:lang w:val="en-US"/>
            <w14:ligatures w14:val="standardContextual"/>
          </w:rPr>
          <w:tab/>
        </w:r>
        <w:r w:rsidRPr="008F61F4">
          <w:rPr>
            <w:rStyle w:val="Hyperlink"/>
            <w:noProof/>
          </w:rPr>
          <w:t>Tools</w:t>
        </w:r>
        <w:r>
          <w:rPr>
            <w:noProof/>
            <w:webHidden/>
          </w:rPr>
          <w:tab/>
        </w:r>
        <w:r>
          <w:rPr>
            <w:noProof/>
            <w:webHidden/>
          </w:rPr>
          <w:fldChar w:fldCharType="begin"/>
        </w:r>
        <w:r>
          <w:rPr>
            <w:noProof/>
            <w:webHidden/>
          </w:rPr>
          <w:instrText xml:space="preserve"> PAGEREF _Toc224121643 \h </w:instrText>
        </w:r>
        <w:r>
          <w:rPr>
            <w:noProof/>
            <w:webHidden/>
          </w:rPr>
        </w:r>
        <w:r>
          <w:rPr>
            <w:noProof/>
            <w:webHidden/>
          </w:rPr>
          <w:fldChar w:fldCharType="separate"/>
        </w:r>
        <w:r>
          <w:rPr>
            <w:noProof/>
            <w:webHidden/>
          </w:rPr>
          <w:t>9</w:t>
        </w:r>
        <w:r>
          <w:rPr>
            <w:noProof/>
            <w:webHidden/>
          </w:rPr>
          <w:fldChar w:fldCharType="end"/>
        </w:r>
      </w:hyperlink>
    </w:p>
    <w:p w:rsidR="001000FF" w:rsidRDefault="001000FF" w14:paraId="7D17342D" w14:textId="36E02D26">
      <w:pPr>
        <w:pStyle w:val="TOC1"/>
        <w:rPr>
          <w:rFonts w:asciiTheme="minorHAnsi" w:hAnsiTheme="minorHAnsi"/>
          <w:noProof/>
          <w:kern w:val="2"/>
          <w:sz w:val="24"/>
          <w:szCs w:val="24"/>
          <w:lang w:val="en-US"/>
          <w14:ligatures w14:val="standardContextual"/>
        </w:rPr>
      </w:pPr>
      <w:hyperlink w:history="1" w:anchor="_Toc224121644">
        <w:r w:rsidRPr="008F61F4">
          <w:rPr>
            <w:rStyle w:val="Hyperlink"/>
            <w:noProof/>
          </w:rPr>
          <w:t>4.</w:t>
        </w:r>
        <w:r>
          <w:rPr>
            <w:rFonts w:asciiTheme="minorHAnsi" w:hAnsiTheme="minorHAnsi"/>
            <w:noProof/>
            <w:kern w:val="2"/>
            <w:sz w:val="24"/>
            <w:szCs w:val="24"/>
            <w:lang w:val="en-US"/>
            <w14:ligatures w14:val="standardContextual"/>
          </w:rPr>
          <w:tab/>
        </w:r>
        <w:r w:rsidRPr="008F61F4">
          <w:rPr>
            <w:rStyle w:val="Hyperlink"/>
            <w:noProof/>
          </w:rPr>
          <w:t>Introduction</w:t>
        </w:r>
        <w:r>
          <w:rPr>
            <w:noProof/>
            <w:webHidden/>
          </w:rPr>
          <w:tab/>
        </w:r>
        <w:r>
          <w:rPr>
            <w:noProof/>
            <w:webHidden/>
          </w:rPr>
          <w:fldChar w:fldCharType="begin"/>
        </w:r>
        <w:r>
          <w:rPr>
            <w:noProof/>
            <w:webHidden/>
          </w:rPr>
          <w:instrText xml:space="preserve"> PAGEREF _Toc224121644 \h </w:instrText>
        </w:r>
        <w:r>
          <w:rPr>
            <w:noProof/>
            <w:webHidden/>
          </w:rPr>
        </w:r>
        <w:r>
          <w:rPr>
            <w:noProof/>
            <w:webHidden/>
          </w:rPr>
          <w:fldChar w:fldCharType="separate"/>
        </w:r>
        <w:r>
          <w:rPr>
            <w:noProof/>
            <w:webHidden/>
          </w:rPr>
          <w:t>9</w:t>
        </w:r>
        <w:r>
          <w:rPr>
            <w:noProof/>
            <w:webHidden/>
          </w:rPr>
          <w:fldChar w:fldCharType="end"/>
        </w:r>
      </w:hyperlink>
    </w:p>
    <w:p w:rsidR="001000FF" w:rsidRDefault="001000FF" w14:paraId="7E39A53E" w14:textId="5C13BBDD">
      <w:pPr>
        <w:pStyle w:val="TOC2"/>
        <w:rPr>
          <w:rFonts w:asciiTheme="minorHAnsi" w:hAnsiTheme="minorHAnsi"/>
          <w:noProof/>
          <w:kern w:val="2"/>
          <w:sz w:val="24"/>
          <w:szCs w:val="24"/>
          <w:lang w:val="en-US"/>
          <w14:ligatures w14:val="standardContextual"/>
        </w:rPr>
      </w:pPr>
      <w:hyperlink w:history="1" w:anchor="_Toc224121645">
        <w:r w:rsidRPr="008F61F4">
          <w:rPr>
            <w:rStyle w:val="Hyperlink"/>
            <w:noProof/>
          </w:rPr>
          <w:t>4.1.</w:t>
        </w:r>
        <w:r>
          <w:rPr>
            <w:rFonts w:asciiTheme="minorHAnsi" w:hAnsiTheme="minorHAnsi"/>
            <w:noProof/>
            <w:kern w:val="2"/>
            <w:sz w:val="24"/>
            <w:szCs w:val="24"/>
            <w:lang w:val="en-US"/>
            <w14:ligatures w14:val="standardContextual"/>
          </w:rPr>
          <w:tab/>
        </w:r>
        <w:r w:rsidRPr="008F61F4">
          <w:rPr>
            <w:rStyle w:val="Hyperlink"/>
            <w:noProof/>
          </w:rPr>
          <w:t>Structure of this document</w:t>
        </w:r>
        <w:r>
          <w:rPr>
            <w:noProof/>
            <w:webHidden/>
          </w:rPr>
          <w:tab/>
        </w:r>
        <w:r>
          <w:rPr>
            <w:noProof/>
            <w:webHidden/>
          </w:rPr>
          <w:fldChar w:fldCharType="begin"/>
        </w:r>
        <w:r>
          <w:rPr>
            <w:noProof/>
            <w:webHidden/>
          </w:rPr>
          <w:instrText xml:space="preserve"> PAGEREF _Toc224121645 \h </w:instrText>
        </w:r>
        <w:r>
          <w:rPr>
            <w:noProof/>
            <w:webHidden/>
          </w:rPr>
        </w:r>
        <w:r>
          <w:rPr>
            <w:noProof/>
            <w:webHidden/>
          </w:rPr>
          <w:fldChar w:fldCharType="separate"/>
        </w:r>
        <w:r>
          <w:rPr>
            <w:noProof/>
            <w:webHidden/>
          </w:rPr>
          <w:t>9</w:t>
        </w:r>
        <w:r>
          <w:rPr>
            <w:noProof/>
            <w:webHidden/>
          </w:rPr>
          <w:fldChar w:fldCharType="end"/>
        </w:r>
      </w:hyperlink>
    </w:p>
    <w:p w:rsidR="001000FF" w:rsidRDefault="001000FF" w14:paraId="04854851" w14:textId="2E66B0B4">
      <w:pPr>
        <w:pStyle w:val="TOC2"/>
        <w:rPr>
          <w:rFonts w:asciiTheme="minorHAnsi" w:hAnsiTheme="minorHAnsi"/>
          <w:noProof/>
          <w:kern w:val="2"/>
          <w:sz w:val="24"/>
          <w:szCs w:val="24"/>
          <w:lang w:val="en-US"/>
          <w14:ligatures w14:val="standardContextual"/>
        </w:rPr>
      </w:pPr>
      <w:hyperlink w:history="1" w:anchor="_Toc224121646">
        <w:r w:rsidRPr="008F61F4">
          <w:rPr>
            <w:rStyle w:val="Hyperlink"/>
            <w:noProof/>
          </w:rPr>
          <w:t>4.2.</w:t>
        </w:r>
        <w:r>
          <w:rPr>
            <w:rFonts w:asciiTheme="minorHAnsi" w:hAnsiTheme="minorHAnsi"/>
            <w:noProof/>
            <w:kern w:val="2"/>
            <w:sz w:val="24"/>
            <w:szCs w:val="24"/>
            <w:lang w:val="en-US"/>
            <w14:ligatures w14:val="standardContextual"/>
          </w:rPr>
          <w:tab/>
        </w:r>
        <w:r w:rsidRPr="008F61F4">
          <w:rPr>
            <w:rStyle w:val="Hyperlink"/>
            <w:noProof/>
          </w:rPr>
          <w:t>Time notions</w:t>
        </w:r>
        <w:r>
          <w:rPr>
            <w:noProof/>
            <w:webHidden/>
          </w:rPr>
          <w:tab/>
        </w:r>
        <w:r>
          <w:rPr>
            <w:noProof/>
            <w:webHidden/>
          </w:rPr>
          <w:fldChar w:fldCharType="begin"/>
        </w:r>
        <w:r>
          <w:rPr>
            <w:noProof/>
            <w:webHidden/>
          </w:rPr>
          <w:instrText xml:space="preserve"> PAGEREF _Toc224121646 \h </w:instrText>
        </w:r>
        <w:r>
          <w:rPr>
            <w:noProof/>
            <w:webHidden/>
          </w:rPr>
        </w:r>
        <w:r>
          <w:rPr>
            <w:noProof/>
            <w:webHidden/>
          </w:rPr>
          <w:fldChar w:fldCharType="separate"/>
        </w:r>
        <w:r>
          <w:rPr>
            <w:noProof/>
            <w:webHidden/>
          </w:rPr>
          <w:t>10</w:t>
        </w:r>
        <w:r>
          <w:rPr>
            <w:noProof/>
            <w:webHidden/>
          </w:rPr>
          <w:fldChar w:fldCharType="end"/>
        </w:r>
      </w:hyperlink>
    </w:p>
    <w:p w:rsidR="001000FF" w:rsidRDefault="001000FF" w14:paraId="08340A98" w14:textId="704741EA">
      <w:pPr>
        <w:pStyle w:val="TOC2"/>
        <w:rPr>
          <w:rFonts w:asciiTheme="minorHAnsi" w:hAnsiTheme="minorHAnsi"/>
          <w:noProof/>
          <w:kern w:val="2"/>
          <w:sz w:val="24"/>
          <w:szCs w:val="24"/>
          <w:lang w:val="en-US"/>
          <w14:ligatures w14:val="standardContextual"/>
        </w:rPr>
      </w:pPr>
      <w:hyperlink w:history="1" w:anchor="_Toc224121647">
        <w:r w:rsidRPr="008F61F4">
          <w:rPr>
            <w:rStyle w:val="Hyperlink"/>
            <w:noProof/>
          </w:rPr>
          <w:t>4.3.</w:t>
        </w:r>
        <w:r>
          <w:rPr>
            <w:rFonts w:asciiTheme="minorHAnsi" w:hAnsiTheme="minorHAnsi"/>
            <w:noProof/>
            <w:kern w:val="2"/>
            <w:sz w:val="24"/>
            <w:szCs w:val="24"/>
            <w:lang w:val="en-US"/>
            <w14:ligatures w14:val="standardContextual"/>
          </w:rPr>
          <w:tab/>
        </w:r>
        <w:r w:rsidRPr="008F61F4">
          <w:rPr>
            <w:rStyle w:val="Hyperlink"/>
            <w:noProof/>
          </w:rPr>
          <w:t>General Pre-requisites</w:t>
        </w:r>
        <w:r>
          <w:rPr>
            <w:noProof/>
            <w:webHidden/>
          </w:rPr>
          <w:tab/>
        </w:r>
        <w:r>
          <w:rPr>
            <w:noProof/>
            <w:webHidden/>
          </w:rPr>
          <w:fldChar w:fldCharType="begin"/>
        </w:r>
        <w:r>
          <w:rPr>
            <w:noProof/>
            <w:webHidden/>
          </w:rPr>
          <w:instrText xml:space="preserve"> PAGEREF _Toc224121647 \h </w:instrText>
        </w:r>
        <w:r>
          <w:rPr>
            <w:noProof/>
            <w:webHidden/>
          </w:rPr>
        </w:r>
        <w:r>
          <w:rPr>
            <w:noProof/>
            <w:webHidden/>
          </w:rPr>
          <w:fldChar w:fldCharType="separate"/>
        </w:r>
        <w:r>
          <w:rPr>
            <w:noProof/>
            <w:webHidden/>
          </w:rPr>
          <w:t>10</w:t>
        </w:r>
        <w:r>
          <w:rPr>
            <w:noProof/>
            <w:webHidden/>
          </w:rPr>
          <w:fldChar w:fldCharType="end"/>
        </w:r>
      </w:hyperlink>
    </w:p>
    <w:p w:rsidR="001000FF" w:rsidRDefault="001000FF" w14:paraId="4F87216A" w14:textId="5D14C0FD">
      <w:pPr>
        <w:pStyle w:val="TOC2"/>
        <w:rPr>
          <w:rFonts w:asciiTheme="minorHAnsi" w:hAnsiTheme="minorHAnsi"/>
          <w:noProof/>
          <w:kern w:val="2"/>
          <w:sz w:val="24"/>
          <w:szCs w:val="24"/>
          <w:lang w:val="en-US"/>
          <w14:ligatures w14:val="standardContextual"/>
        </w:rPr>
      </w:pPr>
      <w:hyperlink w:history="1" w:anchor="_Toc224121648">
        <w:r w:rsidRPr="008F61F4">
          <w:rPr>
            <w:rStyle w:val="Hyperlink"/>
            <w:noProof/>
          </w:rPr>
          <w:t>4.4.</w:t>
        </w:r>
        <w:r>
          <w:rPr>
            <w:rFonts w:asciiTheme="minorHAnsi" w:hAnsiTheme="minorHAnsi"/>
            <w:noProof/>
            <w:kern w:val="2"/>
            <w:sz w:val="24"/>
            <w:szCs w:val="24"/>
            <w:lang w:val="en-US"/>
            <w14:ligatures w14:val="standardContextual"/>
          </w:rPr>
          <w:tab/>
        </w:r>
        <w:r w:rsidRPr="008F61F4">
          <w:rPr>
            <w:rStyle w:val="Hyperlink"/>
            <w:noProof/>
          </w:rPr>
          <w:t>NTC forwarding functionality</w:t>
        </w:r>
        <w:r>
          <w:rPr>
            <w:noProof/>
            <w:webHidden/>
          </w:rPr>
          <w:tab/>
        </w:r>
        <w:r>
          <w:rPr>
            <w:noProof/>
            <w:webHidden/>
          </w:rPr>
          <w:fldChar w:fldCharType="begin"/>
        </w:r>
        <w:r>
          <w:rPr>
            <w:noProof/>
            <w:webHidden/>
          </w:rPr>
          <w:instrText xml:space="preserve"> PAGEREF _Toc224121648 \h </w:instrText>
        </w:r>
        <w:r>
          <w:rPr>
            <w:noProof/>
            <w:webHidden/>
          </w:rPr>
        </w:r>
        <w:r>
          <w:rPr>
            <w:noProof/>
            <w:webHidden/>
          </w:rPr>
          <w:fldChar w:fldCharType="separate"/>
        </w:r>
        <w:r>
          <w:rPr>
            <w:noProof/>
            <w:webHidden/>
          </w:rPr>
          <w:t>13</w:t>
        </w:r>
        <w:r>
          <w:rPr>
            <w:noProof/>
            <w:webHidden/>
          </w:rPr>
          <w:fldChar w:fldCharType="end"/>
        </w:r>
      </w:hyperlink>
    </w:p>
    <w:p w:rsidR="001000FF" w:rsidRDefault="001000FF" w14:paraId="0E19C231" w14:textId="2D2CA7B3">
      <w:pPr>
        <w:pStyle w:val="TOC2"/>
        <w:rPr>
          <w:rFonts w:asciiTheme="minorHAnsi" w:hAnsiTheme="minorHAnsi"/>
          <w:noProof/>
          <w:kern w:val="2"/>
          <w:sz w:val="24"/>
          <w:szCs w:val="24"/>
          <w:lang w:val="en-US"/>
          <w14:ligatures w14:val="standardContextual"/>
        </w:rPr>
      </w:pPr>
      <w:hyperlink w:history="1" w:anchor="_Toc224121649">
        <w:r w:rsidRPr="008F61F4">
          <w:rPr>
            <w:rStyle w:val="Hyperlink"/>
            <w:noProof/>
          </w:rPr>
          <w:t>4.5.</w:t>
        </w:r>
        <w:r>
          <w:rPr>
            <w:rFonts w:asciiTheme="minorHAnsi" w:hAnsiTheme="minorHAnsi"/>
            <w:noProof/>
            <w:kern w:val="2"/>
            <w:sz w:val="24"/>
            <w:szCs w:val="24"/>
            <w:lang w:val="en-US"/>
            <w14:ligatures w14:val="standardContextual"/>
          </w:rPr>
          <w:tab/>
        </w:r>
        <w:r w:rsidRPr="008F61F4">
          <w:rPr>
            <w:rStyle w:val="Hyperlink"/>
            <w:noProof/>
          </w:rPr>
          <w:t>Provisioning of the Common Grid Model Merging Package</w:t>
        </w:r>
        <w:r>
          <w:rPr>
            <w:noProof/>
            <w:webHidden/>
          </w:rPr>
          <w:tab/>
        </w:r>
        <w:r>
          <w:rPr>
            <w:noProof/>
            <w:webHidden/>
          </w:rPr>
          <w:fldChar w:fldCharType="begin"/>
        </w:r>
        <w:r>
          <w:rPr>
            <w:noProof/>
            <w:webHidden/>
          </w:rPr>
          <w:instrText xml:space="preserve"> PAGEREF _Toc224121649 \h </w:instrText>
        </w:r>
        <w:r>
          <w:rPr>
            <w:noProof/>
            <w:webHidden/>
          </w:rPr>
        </w:r>
        <w:r>
          <w:rPr>
            <w:noProof/>
            <w:webHidden/>
          </w:rPr>
          <w:fldChar w:fldCharType="separate"/>
        </w:r>
        <w:r>
          <w:rPr>
            <w:noProof/>
            <w:webHidden/>
          </w:rPr>
          <w:t>14</w:t>
        </w:r>
        <w:r>
          <w:rPr>
            <w:noProof/>
            <w:webHidden/>
          </w:rPr>
          <w:fldChar w:fldCharType="end"/>
        </w:r>
      </w:hyperlink>
    </w:p>
    <w:p w:rsidR="001000FF" w:rsidRDefault="001000FF" w14:paraId="0D3B8DBF" w14:textId="610A2747">
      <w:pPr>
        <w:pStyle w:val="TOC1"/>
        <w:rPr>
          <w:rFonts w:asciiTheme="minorHAnsi" w:hAnsiTheme="minorHAnsi"/>
          <w:noProof/>
          <w:kern w:val="2"/>
          <w:sz w:val="24"/>
          <w:szCs w:val="24"/>
          <w:lang w:val="en-US"/>
          <w14:ligatures w14:val="standardContextual"/>
        </w:rPr>
      </w:pPr>
      <w:hyperlink w:history="1" w:anchor="_Toc224121650">
        <w:r w:rsidRPr="008F61F4">
          <w:rPr>
            <w:rStyle w:val="Hyperlink"/>
            <w:noProof/>
          </w:rPr>
          <w:t>5.</w:t>
        </w:r>
        <w:r>
          <w:rPr>
            <w:rFonts w:asciiTheme="minorHAnsi" w:hAnsiTheme="minorHAnsi"/>
            <w:noProof/>
            <w:kern w:val="2"/>
            <w:sz w:val="24"/>
            <w:szCs w:val="24"/>
            <w:lang w:val="en-US"/>
            <w14:ligatures w14:val="standardContextual"/>
          </w:rPr>
          <w:tab/>
        </w:r>
        <w:r w:rsidRPr="008F61F4">
          <w:rPr>
            <w:rStyle w:val="Hyperlink"/>
            <w:noProof/>
          </w:rPr>
          <w:t>IDCC(a) – Pre-coupling process description</w:t>
        </w:r>
        <w:r>
          <w:rPr>
            <w:noProof/>
            <w:webHidden/>
          </w:rPr>
          <w:tab/>
        </w:r>
        <w:r>
          <w:rPr>
            <w:noProof/>
            <w:webHidden/>
          </w:rPr>
          <w:fldChar w:fldCharType="begin"/>
        </w:r>
        <w:r>
          <w:rPr>
            <w:noProof/>
            <w:webHidden/>
          </w:rPr>
          <w:instrText xml:space="preserve"> PAGEREF _Toc224121650 \h </w:instrText>
        </w:r>
        <w:r>
          <w:rPr>
            <w:noProof/>
            <w:webHidden/>
          </w:rPr>
        </w:r>
        <w:r>
          <w:rPr>
            <w:noProof/>
            <w:webHidden/>
          </w:rPr>
          <w:fldChar w:fldCharType="separate"/>
        </w:r>
        <w:r>
          <w:rPr>
            <w:noProof/>
            <w:webHidden/>
          </w:rPr>
          <w:t>17</w:t>
        </w:r>
        <w:r>
          <w:rPr>
            <w:noProof/>
            <w:webHidden/>
          </w:rPr>
          <w:fldChar w:fldCharType="end"/>
        </w:r>
      </w:hyperlink>
    </w:p>
    <w:p w:rsidR="001000FF" w:rsidRDefault="001000FF" w14:paraId="40B997DA" w14:textId="3C37EFE6">
      <w:pPr>
        <w:pStyle w:val="TOC2"/>
        <w:rPr>
          <w:rFonts w:asciiTheme="minorHAnsi" w:hAnsiTheme="minorHAnsi"/>
          <w:noProof/>
          <w:kern w:val="2"/>
          <w:sz w:val="24"/>
          <w:szCs w:val="24"/>
          <w:lang w:val="en-US"/>
          <w14:ligatures w14:val="standardContextual"/>
        </w:rPr>
      </w:pPr>
      <w:hyperlink w:history="1" w:anchor="_Toc224121651">
        <w:r w:rsidRPr="008F61F4">
          <w:rPr>
            <w:rStyle w:val="Hyperlink"/>
            <w:noProof/>
          </w:rPr>
          <w:t>5.1.</w:t>
        </w:r>
        <w:r>
          <w:rPr>
            <w:rFonts w:asciiTheme="minorHAnsi" w:hAnsiTheme="minorHAnsi"/>
            <w:noProof/>
            <w:kern w:val="2"/>
            <w:sz w:val="24"/>
            <w:szCs w:val="24"/>
            <w:lang w:val="en-US"/>
            <w14:ligatures w14:val="standardContextual"/>
          </w:rPr>
          <w:tab/>
        </w:r>
        <w:r w:rsidRPr="008F61F4">
          <w:rPr>
            <w:rStyle w:val="Hyperlink"/>
            <w:noProof/>
          </w:rPr>
          <w:t>Distribution of Initial Data</w:t>
        </w:r>
        <w:r>
          <w:rPr>
            <w:noProof/>
            <w:webHidden/>
          </w:rPr>
          <w:tab/>
        </w:r>
        <w:r>
          <w:rPr>
            <w:noProof/>
            <w:webHidden/>
          </w:rPr>
          <w:fldChar w:fldCharType="begin"/>
        </w:r>
        <w:r>
          <w:rPr>
            <w:noProof/>
            <w:webHidden/>
          </w:rPr>
          <w:instrText xml:space="preserve"> PAGEREF _Toc224121651 \h </w:instrText>
        </w:r>
        <w:r>
          <w:rPr>
            <w:noProof/>
            <w:webHidden/>
          </w:rPr>
        </w:r>
        <w:r>
          <w:rPr>
            <w:noProof/>
            <w:webHidden/>
          </w:rPr>
          <w:fldChar w:fldCharType="separate"/>
        </w:r>
        <w:r>
          <w:rPr>
            <w:noProof/>
            <w:webHidden/>
          </w:rPr>
          <w:t>17</w:t>
        </w:r>
        <w:r>
          <w:rPr>
            <w:noProof/>
            <w:webHidden/>
          </w:rPr>
          <w:fldChar w:fldCharType="end"/>
        </w:r>
      </w:hyperlink>
    </w:p>
    <w:p w:rsidR="001000FF" w:rsidRDefault="001000FF" w14:paraId="2B035A44" w14:textId="635FE301">
      <w:pPr>
        <w:pStyle w:val="TOC2"/>
        <w:rPr>
          <w:rFonts w:asciiTheme="minorHAnsi" w:hAnsiTheme="minorHAnsi"/>
          <w:noProof/>
          <w:kern w:val="2"/>
          <w:sz w:val="24"/>
          <w:szCs w:val="24"/>
          <w:lang w:val="en-US"/>
          <w14:ligatures w14:val="standardContextual"/>
        </w:rPr>
      </w:pPr>
      <w:hyperlink w:history="1" w:anchor="_Toc224121652">
        <w:r w:rsidRPr="008F61F4">
          <w:rPr>
            <w:rStyle w:val="Hyperlink"/>
            <w:noProof/>
          </w:rPr>
          <w:t>5.2.</w:t>
        </w:r>
        <w:r>
          <w:rPr>
            <w:rFonts w:asciiTheme="minorHAnsi" w:hAnsiTheme="minorHAnsi"/>
            <w:noProof/>
            <w:kern w:val="2"/>
            <w:sz w:val="24"/>
            <w:szCs w:val="24"/>
            <w:lang w:val="en-US"/>
            <w14:ligatures w14:val="standardContextual"/>
          </w:rPr>
          <w:tab/>
        </w:r>
        <w:r w:rsidRPr="008F61F4">
          <w:rPr>
            <w:rStyle w:val="Hyperlink"/>
            <w:noProof/>
          </w:rPr>
          <w:t>Calculate default DA domain</w:t>
        </w:r>
        <w:r>
          <w:rPr>
            <w:noProof/>
            <w:webHidden/>
          </w:rPr>
          <w:tab/>
        </w:r>
        <w:r>
          <w:rPr>
            <w:noProof/>
            <w:webHidden/>
          </w:rPr>
          <w:fldChar w:fldCharType="begin"/>
        </w:r>
        <w:r>
          <w:rPr>
            <w:noProof/>
            <w:webHidden/>
          </w:rPr>
          <w:instrText xml:space="preserve"> PAGEREF _Toc224121652 \h </w:instrText>
        </w:r>
        <w:r>
          <w:rPr>
            <w:noProof/>
            <w:webHidden/>
          </w:rPr>
        </w:r>
        <w:r>
          <w:rPr>
            <w:noProof/>
            <w:webHidden/>
          </w:rPr>
          <w:fldChar w:fldCharType="separate"/>
        </w:r>
        <w:r>
          <w:rPr>
            <w:noProof/>
            <w:webHidden/>
          </w:rPr>
          <w:t>18</w:t>
        </w:r>
        <w:r>
          <w:rPr>
            <w:noProof/>
            <w:webHidden/>
          </w:rPr>
          <w:fldChar w:fldCharType="end"/>
        </w:r>
      </w:hyperlink>
    </w:p>
    <w:p w:rsidR="001000FF" w:rsidRDefault="001000FF" w14:paraId="3AAAB4E6" w14:textId="0B5A4FCE">
      <w:pPr>
        <w:pStyle w:val="TOC2"/>
        <w:rPr>
          <w:rFonts w:asciiTheme="minorHAnsi" w:hAnsiTheme="minorHAnsi"/>
          <w:noProof/>
          <w:kern w:val="2"/>
          <w:sz w:val="24"/>
          <w:szCs w:val="24"/>
          <w:lang w:val="en-US"/>
          <w14:ligatures w14:val="standardContextual"/>
        </w:rPr>
      </w:pPr>
      <w:hyperlink w:history="1" w:anchor="_Toc224121653">
        <w:r w:rsidRPr="008F61F4">
          <w:rPr>
            <w:rStyle w:val="Hyperlink"/>
            <w:noProof/>
          </w:rPr>
          <w:t>5.3.</w:t>
        </w:r>
        <w:r>
          <w:rPr>
            <w:rFonts w:asciiTheme="minorHAnsi" w:hAnsiTheme="minorHAnsi"/>
            <w:noProof/>
            <w:kern w:val="2"/>
            <w:sz w:val="24"/>
            <w:szCs w:val="24"/>
            <w:lang w:val="en-US"/>
            <w14:ligatures w14:val="standardContextual"/>
          </w:rPr>
          <w:tab/>
        </w:r>
        <w:r w:rsidRPr="008F61F4">
          <w:rPr>
            <w:rStyle w:val="Hyperlink"/>
            <w:noProof/>
          </w:rPr>
          <w:t>DACC Data Gathering</w:t>
        </w:r>
        <w:r>
          <w:rPr>
            <w:noProof/>
            <w:webHidden/>
          </w:rPr>
          <w:tab/>
        </w:r>
        <w:r>
          <w:rPr>
            <w:noProof/>
            <w:webHidden/>
          </w:rPr>
          <w:fldChar w:fldCharType="begin"/>
        </w:r>
        <w:r>
          <w:rPr>
            <w:noProof/>
            <w:webHidden/>
          </w:rPr>
          <w:instrText xml:space="preserve"> PAGEREF _Toc224121653 \h </w:instrText>
        </w:r>
        <w:r>
          <w:rPr>
            <w:noProof/>
            <w:webHidden/>
          </w:rPr>
        </w:r>
        <w:r>
          <w:rPr>
            <w:noProof/>
            <w:webHidden/>
          </w:rPr>
          <w:fldChar w:fldCharType="separate"/>
        </w:r>
        <w:r>
          <w:rPr>
            <w:noProof/>
            <w:webHidden/>
          </w:rPr>
          <w:t>19</w:t>
        </w:r>
        <w:r>
          <w:rPr>
            <w:noProof/>
            <w:webHidden/>
          </w:rPr>
          <w:fldChar w:fldCharType="end"/>
        </w:r>
      </w:hyperlink>
    </w:p>
    <w:p w:rsidR="001000FF" w:rsidRDefault="001000FF" w14:paraId="41EABF5C" w14:textId="7BF2FBC7">
      <w:pPr>
        <w:pStyle w:val="TOC2"/>
        <w:rPr>
          <w:rFonts w:asciiTheme="minorHAnsi" w:hAnsiTheme="minorHAnsi"/>
          <w:noProof/>
          <w:kern w:val="2"/>
          <w:sz w:val="24"/>
          <w:szCs w:val="24"/>
          <w:lang w:val="en-US"/>
          <w14:ligatures w14:val="standardContextual"/>
        </w:rPr>
      </w:pPr>
      <w:hyperlink w:history="1" w:anchor="_Toc224121654">
        <w:r w:rsidRPr="008F61F4">
          <w:rPr>
            <w:rStyle w:val="Hyperlink"/>
            <w:noProof/>
          </w:rPr>
          <w:t>5.4.</w:t>
        </w:r>
        <w:r>
          <w:rPr>
            <w:rFonts w:asciiTheme="minorHAnsi" w:hAnsiTheme="minorHAnsi"/>
            <w:noProof/>
            <w:kern w:val="2"/>
            <w:sz w:val="24"/>
            <w:szCs w:val="24"/>
            <w:lang w:val="en-US"/>
            <w14:ligatures w14:val="standardContextual"/>
          </w:rPr>
          <w:tab/>
        </w:r>
        <w:r w:rsidRPr="008F61F4">
          <w:rPr>
            <w:rStyle w:val="Hyperlink"/>
            <w:noProof/>
          </w:rPr>
          <w:t>MCR Data Gathering</w:t>
        </w:r>
        <w:r>
          <w:rPr>
            <w:noProof/>
            <w:webHidden/>
          </w:rPr>
          <w:tab/>
        </w:r>
        <w:r>
          <w:rPr>
            <w:noProof/>
            <w:webHidden/>
          </w:rPr>
          <w:fldChar w:fldCharType="begin"/>
        </w:r>
        <w:r>
          <w:rPr>
            <w:noProof/>
            <w:webHidden/>
          </w:rPr>
          <w:instrText xml:space="preserve"> PAGEREF _Toc224121654 \h </w:instrText>
        </w:r>
        <w:r>
          <w:rPr>
            <w:noProof/>
            <w:webHidden/>
          </w:rPr>
        </w:r>
        <w:r>
          <w:rPr>
            <w:noProof/>
            <w:webHidden/>
          </w:rPr>
          <w:fldChar w:fldCharType="separate"/>
        </w:r>
        <w:r>
          <w:rPr>
            <w:noProof/>
            <w:webHidden/>
          </w:rPr>
          <w:t>20</w:t>
        </w:r>
        <w:r>
          <w:rPr>
            <w:noProof/>
            <w:webHidden/>
          </w:rPr>
          <w:fldChar w:fldCharType="end"/>
        </w:r>
      </w:hyperlink>
    </w:p>
    <w:p w:rsidR="001000FF" w:rsidRDefault="001000FF" w14:paraId="65BC0429" w14:textId="4FA82E9B">
      <w:pPr>
        <w:pStyle w:val="TOC2"/>
        <w:rPr>
          <w:rFonts w:asciiTheme="minorHAnsi" w:hAnsiTheme="minorHAnsi"/>
          <w:noProof/>
          <w:kern w:val="2"/>
          <w:sz w:val="24"/>
          <w:szCs w:val="24"/>
          <w:lang w:val="en-US"/>
          <w14:ligatures w14:val="standardContextual"/>
        </w:rPr>
      </w:pPr>
      <w:hyperlink w:history="1" w:anchor="_Toc224121655">
        <w:r w:rsidRPr="008F61F4">
          <w:rPr>
            <w:rStyle w:val="Hyperlink"/>
            <w:noProof/>
          </w:rPr>
          <w:t>5.5.</w:t>
        </w:r>
        <w:r>
          <w:rPr>
            <w:rFonts w:asciiTheme="minorHAnsi" w:hAnsiTheme="minorHAnsi"/>
            <w:noProof/>
            <w:kern w:val="2"/>
            <w:sz w:val="24"/>
            <w:szCs w:val="24"/>
            <w:lang w:val="en-US"/>
            <w14:ligatures w14:val="standardContextual"/>
          </w:rPr>
          <w:tab/>
        </w:r>
        <w:r w:rsidRPr="008F61F4">
          <w:rPr>
            <w:rStyle w:val="Hyperlink"/>
            <w:noProof/>
          </w:rPr>
          <w:t>Calculate enlarged domain (after DACC)</w:t>
        </w:r>
        <w:r>
          <w:rPr>
            <w:noProof/>
            <w:webHidden/>
          </w:rPr>
          <w:tab/>
        </w:r>
        <w:r>
          <w:rPr>
            <w:noProof/>
            <w:webHidden/>
          </w:rPr>
          <w:fldChar w:fldCharType="begin"/>
        </w:r>
        <w:r>
          <w:rPr>
            <w:noProof/>
            <w:webHidden/>
          </w:rPr>
          <w:instrText xml:space="preserve"> PAGEREF _Toc224121655 \h </w:instrText>
        </w:r>
        <w:r>
          <w:rPr>
            <w:noProof/>
            <w:webHidden/>
          </w:rPr>
        </w:r>
        <w:r>
          <w:rPr>
            <w:noProof/>
            <w:webHidden/>
          </w:rPr>
          <w:fldChar w:fldCharType="separate"/>
        </w:r>
        <w:r>
          <w:rPr>
            <w:noProof/>
            <w:webHidden/>
          </w:rPr>
          <w:t>22</w:t>
        </w:r>
        <w:r>
          <w:rPr>
            <w:noProof/>
            <w:webHidden/>
          </w:rPr>
          <w:fldChar w:fldCharType="end"/>
        </w:r>
      </w:hyperlink>
    </w:p>
    <w:p w:rsidR="001000FF" w:rsidRDefault="001000FF" w14:paraId="78F88DA1" w14:textId="5AD9F1F2">
      <w:pPr>
        <w:pStyle w:val="TOC2"/>
        <w:rPr>
          <w:rFonts w:asciiTheme="minorHAnsi" w:hAnsiTheme="minorHAnsi"/>
          <w:noProof/>
          <w:kern w:val="2"/>
          <w:sz w:val="24"/>
          <w:szCs w:val="24"/>
          <w:lang w:val="en-US"/>
          <w14:ligatures w14:val="standardContextual"/>
        </w:rPr>
      </w:pPr>
      <w:hyperlink w:history="1" w:anchor="_Toc224121656">
        <w:r w:rsidRPr="008F61F4">
          <w:rPr>
            <w:rStyle w:val="Hyperlink"/>
            <w:noProof/>
          </w:rPr>
          <w:t>5.6.</w:t>
        </w:r>
        <w:r>
          <w:rPr>
            <w:rFonts w:asciiTheme="minorHAnsi" w:hAnsiTheme="minorHAnsi"/>
            <w:noProof/>
            <w:kern w:val="2"/>
            <w:sz w:val="24"/>
            <w:szCs w:val="24"/>
            <w:lang w:val="en-US"/>
            <w14:ligatures w14:val="standardContextual"/>
          </w:rPr>
          <w:tab/>
        </w:r>
        <w:r w:rsidRPr="008F61F4">
          <w:rPr>
            <w:rStyle w:val="Hyperlink"/>
            <w:noProof/>
          </w:rPr>
          <w:t>Initial ID ATC extraction</w:t>
        </w:r>
        <w:r>
          <w:rPr>
            <w:noProof/>
            <w:webHidden/>
          </w:rPr>
          <w:tab/>
        </w:r>
        <w:r>
          <w:rPr>
            <w:noProof/>
            <w:webHidden/>
          </w:rPr>
          <w:fldChar w:fldCharType="begin"/>
        </w:r>
        <w:r>
          <w:rPr>
            <w:noProof/>
            <w:webHidden/>
          </w:rPr>
          <w:instrText xml:space="preserve"> PAGEREF _Toc224121656 \h </w:instrText>
        </w:r>
        <w:r>
          <w:rPr>
            <w:noProof/>
            <w:webHidden/>
          </w:rPr>
        </w:r>
        <w:r>
          <w:rPr>
            <w:noProof/>
            <w:webHidden/>
          </w:rPr>
          <w:fldChar w:fldCharType="separate"/>
        </w:r>
        <w:r>
          <w:rPr>
            <w:noProof/>
            <w:webHidden/>
          </w:rPr>
          <w:t>23</w:t>
        </w:r>
        <w:r>
          <w:rPr>
            <w:noProof/>
            <w:webHidden/>
          </w:rPr>
          <w:fldChar w:fldCharType="end"/>
        </w:r>
      </w:hyperlink>
    </w:p>
    <w:p w:rsidR="001000FF" w:rsidRDefault="001000FF" w14:paraId="725E598A" w14:textId="55C443F6">
      <w:pPr>
        <w:pStyle w:val="TOC2"/>
        <w:rPr>
          <w:rFonts w:asciiTheme="minorHAnsi" w:hAnsiTheme="minorHAnsi"/>
          <w:noProof/>
          <w:kern w:val="2"/>
          <w:sz w:val="24"/>
          <w:szCs w:val="24"/>
          <w:lang w:val="en-US"/>
          <w14:ligatures w14:val="standardContextual"/>
        </w:rPr>
      </w:pPr>
      <w:hyperlink w:history="1" w:anchor="_Toc224121657">
        <w:r w:rsidRPr="008F61F4">
          <w:rPr>
            <w:rStyle w:val="Hyperlink"/>
            <w:noProof/>
          </w:rPr>
          <w:t>5.7.</w:t>
        </w:r>
        <w:r>
          <w:rPr>
            <w:rFonts w:asciiTheme="minorHAnsi" w:hAnsiTheme="minorHAnsi"/>
            <w:noProof/>
            <w:kern w:val="2"/>
            <w:sz w:val="24"/>
            <w:szCs w:val="24"/>
            <w:lang w:val="en-US"/>
            <w14:ligatures w14:val="standardContextual"/>
          </w:rPr>
          <w:tab/>
        </w:r>
        <w:r w:rsidRPr="008F61F4">
          <w:rPr>
            <w:rStyle w:val="Hyperlink"/>
            <w:noProof/>
          </w:rPr>
          <w:t>Individual CB and ATC validation</w:t>
        </w:r>
        <w:r>
          <w:rPr>
            <w:noProof/>
            <w:webHidden/>
          </w:rPr>
          <w:tab/>
        </w:r>
        <w:r>
          <w:rPr>
            <w:noProof/>
            <w:webHidden/>
          </w:rPr>
          <w:fldChar w:fldCharType="begin"/>
        </w:r>
        <w:r>
          <w:rPr>
            <w:noProof/>
            <w:webHidden/>
          </w:rPr>
          <w:instrText xml:space="preserve"> PAGEREF _Toc224121657 \h </w:instrText>
        </w:r>
        <w:r>
          <w:rPr>
            <w:noProof/>
            <w:webHidden/>
          </w:rPr>
        </w:r>
        <w:r>
          <w:rPr>
            <w:noProof/>
            <w:webHidden/>
          </w:rPr>
          <w:fldChar w:fldCharType="separate"/>
        </w:r>
        <w:r>
          <w:rPr>
            <w:noProof/>
            <w:webHidden/>
          </w:rPr>
          <w:t>24</w:t>
        </w:r>
        <w:r>
          <w:rPr>
            <w:noProof/>
            <w:webHidden/>
          </w:rPr>
          <w:fldChar w:fldCharType="end"/>
        </w:r>
      </w:hyperlink>
    </w:p>
    <w:p w:rsidR="001000FF" w:rsidRDefault="001000FF" w14:paraId="289DED4F" w14:textId="19F1757E">
      <w:pPr>
        <w:pStyle w:val="TOC2"/>
        <w:rPr>
          <w:rFonts w:asciiTheme="minorHAnsi" w:hAnsiTheme="minorHAnsi"/>
          <w:noProof/>
          <w:kern w:val="2"/>
          <w:sz w:val="24"/>
          <w:szCs w:val="24"/>
          <w:lang w:val="en-US"/>
          <w14:ligatures w14:val="standardContextual"/>
        </w:rPr>
      </w:pPr>
      <w:hyperlink w:history="1" w:anchor="_Toc224121658">
        <w:r w:rsidRPr="008F61F4">
          <w:rPr>
            <w:rStyle w:val="Hyperlink"/>
            <w:noProof/>
          </w:rPr>
          <w:t>5.8.</w:t>
        </w:r>
        <w:r>
          <w:rPr>
            <w:rFonts w:asciiTheme="minorHAnsi" w:hAnsiTheme="minorHAnsi"/>
            <w:noProof/>
            <w:kern w:val="2"/>
            <w:sz w:val="24"/>
            <w:szCs w:val="24"/>
            <w:lang w:val="en-US"/>
            <w14:ligatures w14:val="standardContextual"/>
          </w:rPr>
          <w:tab/>
        </w:r>
        <w:r w:rsidRPr="008F61F4">
          <w:rPr>
            <w:rStyle w:val="Hyperlink"/>
            <w:noProof/>
          </w:rPr>
          <w:t>Final ID ATC extraction</w:t>
        </w:r>
        <w:r>
          <w:rPr>
            <w:noProof/>
            <w:webHidden/>
          </w:rPr>
          <w:tab/>
        </w:r>
        <w:r>
          <w:rPr>
            <w:noProof/>
            <w:webHidden/>
          </w:rPr>
          <w:fldChar w:fldCharType="begin"/>
        </w:r>
        <w:r>
          <w:rPr>
            <w:noProof/>
            <w:webHidden/>
          </w:rPr>
          <w:instrText xml:space="preserve"> PAGEREF _Toc224121658 \h </w:instrText>
        </w:r>
        <w:r>
          <w:rPr>
            <w:noProof/>
            <w:webHidden/>
          </w:rPr>
        </w:r>
        <w:r>
          <w:rPr>
            <w:noProof/>
            <w:webHidden/>
          </w:rPr>
          <w:fldChar w:fldCharType="separate"/>
        </w:r>
        <w:r>
          <w:rPr>
            <w:noProof/>
            <w:webHidden/>
          </w:rPr>
          <w:t>26</w:t>
        </w:r>
        <w:r>
          <w:rPr>
            <w:noProof/>
            <w:webHidden/>
          </w:rPr>
          <w:fldChar w:fldCharType="end"/>
        </w:r>
      </w:hyperlink>
    </w:p>
    <w:p w:rsidR="001000FF" w:rsidRDefault="001000FF" w14:paraId="4DA5B203" w14:textId="15D3C232">
      <w:pPr>
        <w:pStyle w:val="TOC2"/>
        <w:rPr>
          <w:rFonts w:asciiTheme="minorHAnsi" w:hAnsiTheme="minorHAnsi"/>
          <w:noProof/>
          <w:kern w:val="2"/>
          <w:sz w:val="24"/>
          <w:szCs w:val="24"/>
          <w:lang w:val="en-US"/>
          <w14:ligatures w14:val="standardContextual"/>
        </w:rPr>
      </w:pPr>
      <w:hyperlink w:history="1" w:anchor="_Toc224121659">
        <w:r w:rsidRPr="008F61F4">
          <w:rPr>
            <w:rStyle w:val="Hyperlink"/>
            <w:noProof/>
          </w:rPr>
          <w:t>5.9.</w:t>
        </w:r>
        <w:r>
          <w:rPr>
            <w:rFonts w:asciiTheme="minorHAnsi" w:hAnsiTheme="minorHAnsi"/>
            <w:noProof/>
            <w:kern w:val="2"/>
            <w:sz w:val="24"/>
            <w:szCs w:val="24"/>
            <w:lang w:val="en-US"/>
            <w14:ligatures w14:val="standardContextual"/>
          </w:rPr>
          <w:tab/>
        </w:r>
        <w:r w:rsidRPr="008F61F4">
          <w:rPr>
            <w:rStyle w:val="Hyperlink"/>
            <w:noProof/>
          </w:rPr>
          <w:t>Calculate enlarged domain at MCP (after IDCC)</w:t>
        </w:r>
        <w:r>
          <w:rPr>
            <w:noProof/>
            <w:webHidden/>
          </w:rPr>
          <w:tab/>
        </w:r>
        <w:r>
          <w:rPr>
            <w:noProof/>
            <w:webHidden/>
          </w:rPr>
          <w:fldChar w:fldCharType="begin"/>
        </w:r>
        <w:r>
          <w:rPr>
            <w:noProof/>
            <w:webHidden/>
          </w:rPr>
          <w:instrText xml:space="preserve"> PAGEREF _Toc224121659 \h </w:instrText>
        </w:r>
        <w:r>
          <w:rPr>
            <w:noProof/>
            <w:webHidden/>
          </w:rPr>
        </w:r>
        <w:r>
          <w:rPr>
            <w:noProof/>
            <w:webHidden/>
          </w:rPr>
          <w:fldChar w:fldCharType="separate"/>
        </w:r>
        <w:r>
          <w:rPr>
            <w:noProof/>
            <w:webHidden/>
          </w:rPr>
          <w:t>28</w:t>
        </w:r>
        <w:r>
          <w:rPr>
            <w:noProof/>
            <w:webHidden/>
          </w:rPr>
          <w:fldChar w:fldCharType="end"/>
        </w:r>
      </w:hyperlink>
    </w:p>
    <w:p w:rsidR="001000FF" w:rsidRDefault="001000FF" w14:paraId="68AAED69" w14:textId="2B01A470">
      <w:pPr>
        <w:pStyle w:val="TOC2"/>
        <w:rPr>
          <w:rFonts w:asciiTheme="minorHAnsi" w:hAnsiTheme="minorHAnsi"/>
          <w:noProof/>
          <w:kern w:val="2"/>
          <w:sz w:val="24"/>
          <w:szCs w:val="24"/>
          <w:lang w:val="en-US"/>
          <w14:ligatures w14:val="standardContextual"/>
        </w:rPr>
      </w:pPr>
      <w:hyperlink w:history="1" w:anchor="_Toc224121660">
        <w:r w:rsidRPr="008F61F4">
          <w:rPr>
            <w:rStyle w:val="Hyperlink"/>
            <w:noProof/>
          </w:rPr>
          <w:t>5.10.</w:t>
        </w:r>
        <w:r>
          <w:rPr>
            <w:rFonts w:asciiTheme="minorHAnsi" w:hAnsiTheme="minorHAnsi"/>
            <w:noProof/>
            <w:kern w:val="2"/>
            <w:sz w:val="24"/>
            <w:szCs w:val="24"/>
            <w:lang w:val="en-US"/>
            <w14:ligatures w14:val="standardContextual"/>
          </w:rPr>
          <w:tab/>
        </w:r>
        <w:r w:rsidRPr="008F61F4">
          <w:rPr>
            <w:rStyle w:val="Hyperlink"/>
            <w:noProof/>
          </w:rPr>
          <w:t>Wait for missing SARs</w:t>
        </w:r>
        <w:r>
          <w:rPr>
            <w:noProof/>
            <w:webHidden/>
          </w:rPr>
          <w:tab/>
        </w:r>
        <w:r>
          <w:rPr>
            <w:noProof/>
            <w:webHidden/>
          </w:rPr>
          <w:fldChar w:fldCharType="begin"/>
        </w:r>
        <w:r>
          <w:rPr>
            <w:noProof/>
            <w:webHidden/>
          </w:rPr>
          <w:instrText xml:space="preserve"> PAGEREF _Toc224121660 \h </w:instrText>
        </w:r>
        <w:r>
          <w:rPr>
            <w:noProof/>
            <w:webHidden/>
          </w:rPr>
        </w:r>
        <w:r>
          <w:rPr>
            <w:noProof/>
            <w:webHidden/>
          </w:rPr>
          <w:fldChar w:fldCharType="separate"/>
        </w:r>
        <w:r>
          <w:rPr>
            <w:noProof/>
            <w:webHidden/>
          </w:rPr>
          <w:t>29</w:t>
        </w:r>
        <w:r>
          <w:rPr>
            <w:noProof/>
            <w:webHidden/>
          </w:rPr>
          <w:fldChar w:fldCharType="end"/>
        </w:r>
      </w:hyperlink>
    </w:p>
    <w:p w:rsidR="001000FF" w:rsidRDefault="001000FF" w14:paraId="0062CA90" w14:textId="2ECAC7AF">
      <w:pPr>
        <w:pStyle w:val="TOC2"/>
        <w:rPr>
          <w:rFonts w:asciiTheme="minorHAnsi" w:hAnsiTheme="minorHAnsi"/>
          <w:noProof/>
          <w:kern w:val="2"/>
          <w:sz w:val="24"/>
          <w:szCs w:val="24"/>
          <w:lang w:val="en-US"/>
          <w14:ligatures w14:val="standardContextual"/>
        </w:rPr>
      </w:pPr>
      <w:hyperlink w:history="1" w:anchor="_Toc224121661">
        <w:r w:rsidRPr="008F61F4">
          <w:rPr>
            <w:rStyle w:val="Hyperlink"/>
            <w:noProof/>
          </w:rPr>
          <w:t>5.11.</w:t>
        </w:r>
        <w:r>
          <w:rPr>
            <w:rFonts w:asciiTheme="minorHAnsi" w:hAnsiTheme="minorHAnsi"/>
            <w:noProof/>
            <w:kern w:val="2"/>
            <w:sz w:val="24"/>
            <w:szCs w:val="24"/>
            <w:lang w:val="en-US"/>
            <w14:ligatures w14:val="standardContextual"/>
          </w:rPr>
          <w:tab/>
        </w:r>
        <w:r w:rsidRPr="008F61F4">
          <w:rPr>
            <w:rStyle w:val="Hyperlink"/>
            <w:noProof/>
          </w:rPr>
          <w:t>General Fallbacks</w:t>
        </w:r>
        <w:r>
          <w:rPr>
            <w:noProof/>
            <w:webHidden/>
          </w:rPr>
          <w:tab/>
        </w:r>
        <w:r>
          <w:rPr>
            <w:noProof/>
            <w:webHidden/>
          </w:rPr>
          <w:fldChar w:fldCharType="begin"/>
        </w:r>
        <w:r>
          <w:rPr>
            <w:noProof/>
            <w:webHidden/>
          </w:rPr>
          <w:instrText xml:space="preserve"> PAGEREF _Toc224121661 \h </w:instrText>
        </w:r>
        <w:r>
          <w:rPr>
            <w:noProof/>
            <w:webHidden/>
          </w:rPr>
        </w:r>
        <w:r>
          <w:rPr>
            <w:noProof/>
            <w:webHidden/>
          </w:rPr>
          <w:fldChar w:fldCharType="separate"/>
        </w:r>
        <w:r>
          <w:rPr>
            <w:noProof/>
            <w:webHidden/>
          </w:rPr>
          <w:t>29</w:t>
        </w:r>
        <w:r>
          <w:rPr>
            <w:noProof/>
            <w:webHidden/>
          </w:rPr>
          <w:fldChar w:fldCharType="end"/>
        </w:r>
      </w:hyperlink>
    </w:p>
    <w:p w:rsidR="001000FF" w:rsidRDefault="001000FF" w14:paraId="69019BA0" w14:textId="308C96D2">
      <w:pPr>
        <w:pStyle w:val="TOC1"/>
        <w:rPr>
          <w:rFonts w:asciiTheme="minorHAnsi" w:hAnsiTheme="minorHAnsi"/>
          <w:noProof/>
          <w:kern w:val="2"/>
          <w:sz w:val="24"/>
          <w:szCs w:val="24"/>
          <w:lang w:val="en-US"/>
          <w14:ligatures w14:val="standardContextual"/>
        </w:rPr>
      </w:pPr>
      <w:hyperlink w:history="1" w:anchor="_Toc224121662">
        <w:r w:rsidRPr="008F61F4">
          <w:rPr>
            <w:rStyle w:val="Hyperlink"/>
            <w:noProof/>
          </w:rPr>
          <w:t>6.</w:t>
        </w:r>
        <w:r>
          <w:rPr>
            <w:rFonts w:asciiTheme="minorHAnsi" w:hAnsiTheme="minorHAnsi"/>
            <w:noProof/>
            <w:kern w:val="2"/>
            <w:sz w:val="24"/>
            <w:szCs w:val="24"/>
            <w:lang w:val="en-US"/>
            <w14:ligatures w14:val="standardContextual"/>
          </w:rPr>
          <w:tab/>
        </w:r>
        <w:r w:rsidRPr="008F61F4">
          <w:rPr>
            <w:rStyle w:val="Hyperlink"/>
            <w:noProof/>
          </w:rPr>
          <w:t>IDCC(b) – Pre-coupling process description</w:t>
        </w:r>
        <w:r>
          <w:rPr>
            <w:noProof/>
            <w:webHidden/>
          </w:rPr>
          <w:tab/>
        </w:r>
        <w:r>
          <w:rPr>
            <w:noProof/>
            <w:webHidden/>
          </w:rPr>
          <w:fldChar w:fldCharType="begin"/>
        </w:r>
        <w:r>
          <w:rPr>
            <w:noProof/>
            <w:webHidden/>
          </w:rPr>
          <w:instrText xml:space="preserve"> PAGEREF _Toc224121662 \h </w:instrText>
        </w:r>
        <w:r>
          <w:rPr>
            <w:noProof/>
            <w:webHidden/>
          </w:rPr>
        </w:r>
        <w:r>
          <w:rPr>
            <w:noProof/>
            <w:webHidden/>
          </w:rPr>
          <w:fldChar w:fldCharType="separate"/>
        </w:r>
        <w:r>
          <w:rPr>
            <w:noProof/>
            <w:webHidden/>
          </w:rPr>
          <w:t>31</w:t>
        </w:r>
        <w:r>
          <w:rPr>
            <w:noProof/>
            <w:webHidden/>
          </w:rPr>
          <w:fldChar w:fldCharType="end"/>
        </w:r>
      </w:hyperlink>
    </w:p>
    <w:p w:rsidR="001000FF" w:rsidRDefault="001000FF" w14:paraId="7DBC347F" w14:textId="5CD708F1">
      <w:pPr>
        <w:pStyle w:val="TOC2"/>
        <w:rPr>
          <w:rFonts w:asciiTheme="minorHAnsi" w:hAnsiTheme="minorHAnsi"/>
          <w:noProof/>
          <w:kern w:val="2"/>
          <w:sz w:val="24"/>
          <w:szCs w:val="24"/>
          <w:lang w:val="en-US"/>
          <w14:ligatures w14:val="standardContextual"/>
        </w:rPr>
      </w:pPr>
      <w:hyperlink w:history="1" w:anchor="_Toc224121663">
        <w:r w:rsidRPr="008F61F4">
          <w:rPr>
            <w:rStyle w:val="Hyperlink"/>
            <w:noProof/>
          </w:rPr>
          <w:t>6.1.</w:t>
        </w:r>
        <w:r>
          <w:rPr>
            <w:rFonts w:asciiTheme="minorHAnsi" w:hAnsiTheme="minorHAnsi"/>
            <w:noProof/>
            <w:kern w:val="2"/>
            <w:sz w:val="24"/>
            <w:szCs w:val="24"/>
            <w:lang w:val="en-US"/>
            <w14:ligatures w14:val="standardContextual"/>
          </w:rPr>
          <w:tab/>
        </w:r>
        <w:r w:rsidRPr="008F61F4">
          <w:rPr>
            <w:rStyle w:val="Hyperlink"/>
            <w:noProof/>
          </w:rPr>
          <w:t>TSO Data Gathering</w:t>
        </w:r>
        <w:r>
          <w:rPr>
            <w:noProof/>
            <w:webHidden/>
          </w:rPr>
          <w:tab/>
        </w:r>
        <w:r>
          <w:rPr>
            <w:noProof/>
            <w:webHidden/>
          </w:rPr>
          <w:fldChar w:fldCharType="begin"/>
        </w:r>
        <w:r>
          <w:rPr>
            <w:noProof/>
            <w:webHidden/>
          </w:rPr>
          <w:instrText xml:space="preserve"> PAGEREF _Toc224121663 \h </w:instrText>
        </w:r>
        <w:r>
          <w:rPr>
            <w:noProof/>
            <w:webHidden/>
          </w:rPr>
        </w:r>
        <w:r>
          <w:rPr>
            <w:noProof/>
            <w:webHidden/>
          </w:rPr>
          <w:fldChar w:fldCharType="separate"/>
        </w:r>
        <w:r>
          <w:rPr>
            <w:noProof/>
            <w:webHidden/>
          </w:rPr>
          <w:t>32</w:t>
        </w:r>
        <w:r>
          <w:rPr>
            <w:noProof/>
            <w:webHidden/>
          </w:rPr>
          <w:fldChar w:fldCharType="end"/>
        </w:r>
      </w:hyperlink>
    </w:p>
    <w:p w:rsidR="001000FF" w:rsidRDefault="001000FF" w14:paraId="3836DF87" w14:textId="5FB700B4">
      <w:pPr>
        <w:pStyle w:val="TOC2"/>
        <w:rPr>
          <w:rFonts w:asciiTheme="minorHAnsi" w:hAnsiTheme="minorHAnsi"/>
          <w:noProof/>
          <w:kern w:val="2"/>
          <w:sz w:val="24"/>
          <w:szCs w:val="24"/>
          <w:lang w:val="en-US"/>
          <w14:ligatures w14:val="standardContextual"/>
        </w:rPr>
      </w:pPr>
      <w:hyperlink w:history="1" w:anchor="_Toc224121664">
        <w:r w:rsidRPr="008F61F4">
          <w:rPr>
            <w:rStyle w:val="Hyperlink"/>
            <w:noProof/>
          </w:rPr>
          <w:t>6.2.</w:t>
        </w:r>
        <w:r>
          <w:rPr>
            <w:rFonts w:asciiTheme="minorHAnsi" w:hAnsiTheme="minorHAnsi"/>
            <w:noProof/>
            <w:kern w:val="2"/>
            <w:sz w:val="24"/>
            <w:szCs w:val="24"/>
            <w:lang w:val="en-US"/>
            <w14:ligatures w14:val="standardContextual"/>
          </w:rPr>
          <w:tab/>
        </w:r>
        <w:r w:rsidRPr="008F61F4">
          <w:rPr>
            <w:rStyle w:val="Hyperlink"/>
            <w:noProof/>
          </w:rPr>
          <w:t>First, Second and Third CGM Data Gathering</w:t>
        </w:r>
        <w:r>
          <w:rPr>
            <w:noProof/>
            <w:webHidden/>
          </w:rPr>
          <w:tab/>
        </w:r>
        <w:r>
          <w:rPr>
            <w:noProof/>
            <w:webHidden/>
          </w:rPr>
          <w:fldChar w:fldCharType="begin"/>
        </w:r>
        <w:r>
          <w:rPr>
            <w:noProof/>
            <w:webHidden/>
          </w:rPr>
          <w:instrText xml:space="preserve"> PAGEREF _Toc224121664 \h </w:instrText>
        </w:r>
        <w:r>
          <w:rPr>
            <w:noProof/>
            <w:webHidden/>
          </w:rPr>
        </w:r>
        <w:r>
          <w:rPr>
            <w:noProof/>
            <w:webHidden/>
          </w:rPr>
          <w:fldChar w:fldCharType="separate"/>
        </w:r>
        <w:r>
          <w:rPr>
            <w:noProof/>
            <w:webHidden/>
          </w:rPr>
          <w:t>34</w:t>
        </w:r>
        <w:r>
          <w:rPr>
            <w:noProof/>
            <w:webHidden/>
          </w:rPr>
          <w:fldChar w:fldCharType="end"/>
        </w:r>
      </w:hyperlink>
    </w:p>
    <w:p w:rsidR="001000FF" w:rsidRDefault="001000FF" w14:paraId="2C2A0D65" w14:textId="2629321B">
      <w:pPr>
        <w:pStyle w:val="TOC2"/>
        <w:rPr>
          <w:rFonts w:asciiTheme="minorHAnsi" w:hAnsiTheme="minorHAnsi"/>
          <w:noProof/>
          <w:kern w:val="2"/>
          <w:sz w:val="24"/>
          <w:szCs w:val="24"/>
          <w:lang w:val="en-US"/>
          <w14:ligatures w14:val="standardContextual"/>
        </w:rPr>
      </w:pPr>
      <w:hyperlink w:history="1" w:anchor="_Toc224121665">
        <w:r w:rsidRPr="008F61F4">
          <w:rPr>
            <w:rStyle w:val="Hyperlink"/>
            <w:noProof/>
          </w:rPr>
          <w:t>6.3.</w:t>
        </w:r>
        <w:r>
          <w:rPr>
            <w:rFonts w:asciiTheme="minorHAnsi" w:hAnsiTheme="minorHAnsi"/>
            <w:noProof/>
            <w:kern w:val="2"/>
            <w:sz w:val="24"/>
            <w:szCs w:val="24"/>
            <w:lang w:val="en-US"/>
            <w14:ligatures w14:val="standardContextual"/>
          </w:rPr>
          <w:tab/>
        </w:r>
        <w:r w:rsidRPr="008F61F4">
          <w:rPr>
            <w:rStyle w:val="Hyperlink"/>
            <w:noProof/>
          </w:rPr>
          <w:t>RefProg Computation</w:t>
        </w:r>
        <w:r>
          <w:rPr>
            <w:noProof/>
            <w:webHidden/>
          </w:rPr>
          <w:tab/>
        </w:r>
        <w:r>
          <w:rPr>
            <w:noProof/>
            <w:webHidden/>
          </w:rPr>
          <w:fldChar w:fldCharType="begin"/>
        </w:r>
        <w:r>
          <w:rPr>
            <w:noProof/>
            <w:webHidden/>
          </w:rPr>
          <w:instrText xml:space="preserve"> PAGEREF _Toc224121665 \h </w:instrText>
        </w:r>
        <w:r>
          <w:rPr>
            <w:noProof/>
            <w:webHidden/>
          </w:rPr>
        </w:r>
        <w:r>
          <w:rPr>
            <w:noProof/>
            <w:webHidden/>
          </w:rPr>
          <w:fldChar w:fldCharType="separate"/>
        </w:r>
        <w:r>
          <w:rPr>
            <w:noProof/>
            <w:webHidden/>
          </w:rPr>
          <w:t>35</w:t>
        </w:r>
        <w:r>
          <w:rPr>
            <w:noProof/>
            <w:webHidden/>
          </w:rPr>
          <w:fldChar w:fldCharType="end"/>
        </w:r>
      </w:hyperlink>
    </w:p>
    <w:p w:rsidR="001000FF" w:rsidRDefault="001000FF" w14:paraId="64509CE1" w14:textId="1B2B22CC">
      <w:pPr>
        <w:pStyle w:val="TOC2"/>
        <w:rPr>
          <w:rFonts w:asciiTheme="minorHAnsi" w:hAnsiTheme="minorHAnsi"/>
          <w:noProof/>
          <w:kern w:val="2"/>
          <w:sz w:val="24"/>
          <w:szCs w:val="24"/>
          <w:lang w:val="en-US"/>
          <w14:ligatures w14:val="standardContextual"/>
        </w:rPr>
      </w:pPr>
      <w:hyperlink w:history="1" w:anchor="_Toc224121666">
        <w:r w:rsidRPr="008F61F4">
          <w:rPr>
            <w:rStyle w:val="Hyperlink"/>
            <w:noProof/>
          </w:rPr>
          <w:t>6.4.</w:t>
        </w:r>
        <w:r>
          <w:rPr>
            <w:rFonts w:asciiTheme="minorHAnsi" w:hAnsiTheme="minorHAnsi"/>
            <w:noProof/>
            <w:kern w:val="2"/>
            <w:sz w:val="24"/>
            <w:szCs w:val="24"/>
            <w:lang w:val="en-US"/>
            <w14:ligatures w14:val="standardContextual"/>
          </w:rPr>
          <w:tab/>
        </w:r>
        <w:r w:rsidRPr="008F61F4">
          <w:rPr>
            <w:rStyle w:val="Hyperlink"/>
            <w:noProof/>
          </w:rPr>
          <w:t>TSO data merging</w:t>
        </w:r>
        <w:r>
          <w:rPr>
            <w:noProof/>
            <w:webHidden/>
          </w:rPr>
          <w:tab/>
        </w:r>
        <w:r>
          <w:rPr>
            <w:noProof/>
            <w:webHidden/>
          </w:rPr>
          <w:fldChar w:fldCharType="begin"/>
        </w:r>
        <w:r>
          <w:rPr>
            <w:noProof/>
            <w:webHidden/>
          </w:rPr>
          <w:instrText xml:space="preserve"> PAGEREF _Toc224121666 \h </w:instrText>
        </w:r>
        <w:r>
          <w:rPr>
            <w:noProof/>
            <w:webHidden/>
          </w:rPr>
        </w:r>
        <w:r>
          <w:rPr>
            <w:noProof/>
            <w:webHidden/>
          </w:rPr>
          <w:fldChar w:fldCharType="separate"/>
        </w:r>
        <w:r>
          <w:rPr>
            <w:noProof/>
            <w:webHidden/>
          </w:rPr>
          <w:t>36</w:t>
        </w:r>
        <w:r>
          <w:rPr>
            <w:noProof/>
            <w:webHidden/>
          </w:rPr>
          <w:fldChar w:fldCharType="end"/>
        </w:r>
      </w:hyperlink>
    </w:p>
    <w:p w:rsidR="001000FF" w:rsidRDefault="001000FF" w14:paraId="039F3EA1" w14:textId="72FF78EB">
      <w:pPr>
        <w:pStyle w:val="TOC2"/>
        <w:rPr>
          <w:rFonts w:asciiTheme="minorHAnsi" w:hAnsiTheme="minorHAnsi"/>
          <w:noProof/>
          <w:kern w:val="2"/>
          <w:sz w:val="24"/>
          <w:szCs w:val="24"/>
          <w:lang w:val="en-US"/>
          <w14:ligatures w14:val="standardContextual"/>
        </w:rPr>
      </w:pPr>
      <w:hyperlink w:history="1" w:anchor="_Toc224121667">
        <w:r w:rsidRPr="008F61F4">
          <w:rPr>
            <w:rStyle w:val="Hyperlink"/>
            <w:noProof/>
          </w:rPr>
          <w:t>6.5.</w:t>
        </w:r>
        <w:r>
          <w:rPr>
            <w:rFonts w:asciiTheme="minorHAnsi" w:hAnsiTheme="minorHAnsi"/>
            <w:noProof/>
            <w:kern w:val="2"/>
            <w:sz w:val="24"/>
            <w:szCs w:val="24"/>
            <w:lang w:val="en-US"/>
            <w14:ligatures w14:val="standardContextual"/>
          </w:rPr>
          <w:tab/>
        </w:r>
        <w:r w:rsidRPr="008F61F4">
          <w:rPr>
            <w:rStyle w:val="Hyperlink"/>
            <w:noProof/>
          </w:rPr>
          <w:t>Export CGM at AAC before Initial FB Computation</w:t>
        </w:r>
        <w:r>
          <w:rPr>
            <w:noProof/>
            <w:webHidden/>
          </w:rPr>
          <w:tab/>
        </w:r>
        <w:r>
          <w:rPr>
            <w:noProof/>
            <w:webHidden/>
          </w:rPr>
          <w:fldChar w:fldCharType="begin"/>
        </w:r>
        <w:r>
          <w:rPr>
            <w:noProof/>
            <w:webHidden/>
          </w:rPr>
          <w:instrText xml:space="preserve"> PAGEREF _Toc224121667 \h </w:instrText>
        </w:r>
        <w:r>
          <w:rPr>
            <w:noProof/>
            <w:webHidden/>
          </w:rPr>
        </w:r>
        <w:r>
          <w:rPr>
            <w:noProof/>
            <w:webHidden/>
          </w:rPr>
          <w:fldChar w:fldCharType="separate"/>
        </w:r>
        <w:r>
          <w:rPr>
            <w:noProof/>
            <w:webHidden/>
          </w:rPr>
          <w:t>43</w:t>
        </w:r>
        <w:r>
          <w:rPr>
            <w:noProof/>
            <w:webHidden/>
          </w:rPr>
          <w:fldChar w:fldCharType="end"/>
        </w:r>
      </w:hyperlink>
    </w:p>
    <w:p w:rsidR="001000FF" w:rsidRDefault="001000FF" w14:paraId="0F3266A1" w14:textId="0F2F6C7C">
      <w:pPr>
        <w:pStyle w:val="TOC2"/>
        <w:rPr>
          <w:rFonts w:asciiTheme="minorHAnsi" w:hAnsiTheme="minorHAnsi"/>
          <w:noProof/>
          <w:kern w:val="2"/>
          <w:sz w:val="24"/>
          <w:szCs w:val="24"/>
          <w:lang w:val="en-US"/>
          <w14:ligatures w14:val="standardContextual"/>
        </w:rPr>
      </w:pPr>
      <w:hyperlink w:history="1" w:anchor="_Toc224121668">
        <w:r w:rsidRPr="008F61F4">
          <w:rPr>
            <w:rStyle w:val="Hyperlink"/>
            <w:noProof/>
          </w:rPr>
          <w:t>6.6.</w:t>
        </w:r>
        <w:r>
          <w:rPr>
            <w:rFonts w:asciiTheme="minorHAnsi" w:hAnsiTheme="minorHAnsi"/>
            <w:noProof/>
            <w:kern w:val="2"/>
            <w:sz w:val="24"/>
            <w:szCs w:val="24"/>
            <w:lang w:val="en-US"/>
            <w14:ligatures w14:val="standardContextual"/>
          </w:rPr>
          <w:tab/>
        </w:r>
        <w:r w:rsidRPr="008F61F4">
          <w:rPr>
            <w:rStyle w:val="Hyperlink"/>
            <w:noProof/>
          </w:rPr>
          <w:t>Initial flow-based computation</w:t>
        </w:r>
        <w:r>
          <w:rPr>
            <w:noProof/>
            <w:webHidden/>
          </w:rPr>
          <w:tab/>
        </w:r>
        <w:r>
          <w:rPr>
            <w:noProof/>
            <w:webHidden/>
          </w:rPr>
          <w:fldChar w:fldCharType="begin"/>
        </w:r>
        <w:r>
          <w:rPr>
            <w:noProof/>
            <w:webHidden/>
          </w:rPr>
          <w:instrText xml:space="preserve"> PAGEREF _Toc224121668 \h </w:instrText>
        </w:r>
        <w:r>
          <w:rPr>
            <w:noProof/>
            <w:webHidden/>
          </w:rPr>
        </w:r>
        <w:r>
          <w:rPr>
            <w:noProof/>
            <w:webHidden/>
          </w:rPr>
          <w:fldChar w:fldCharType="separate"/>
        </w:r>
        <w:r>
          <w:rPr>
            <w:noProof/>
            <w:webHidden/>
          </w:rPr>
          <w:t>44</w:t>
        </w:r>
        <w:r>
          <w:rPr>
            <w:noProof/>
            <w:webHidden/>
          </w:rPr>
          <w:fldChar w:fldCharType="end"/>
        </w:r>
      </w:hyperlink>
    </w:p>
    <w:p w:rsidR="001000FF" w:rsidRDefault="001000FF" w14:paraId="1B97F48C" w14:textId="1D4B38AC">
      <w:pPr>
        <w:pStyle w:val="TOC2"/>
        <w:rPr>
          <w:rFonts w:asciiTheme="minorHAnsi" w:hAnsiTheme="minorHAnsi"/>
          <w:noProof/>
          <w:kern w:val="2"/>
          <w:sz w:val="24"/>
          <w:szCs w:val="24"/>
          <w:lang w:val="en-US"/>
          <w14:ligatures w14:val="standardContextual"/>
        </w:rPr>
      </w:pPr>
      <w:hyperlink w:history="1" w:anchor="_Toc224121669">
        <w:r w:rsidRPr="008F61F4">
          <w:rPr>
            <w:rStyle w:val="Hyperlink"/>
            <w:noProof/>
          </w:rPr>
          <w:t>6.7.</w:t>
        </w:r>
        <w:r>
          <w:rPr>
            <w:rFonts w:asciiTheme="minorHAnsi" w:hAnsiTheme="minorHAnsi"/>
            <w:noProof/>
            <w:kern w:val="2"/>
            <w:sz w:val="24"/>
            <w:szCs w:val="24"/>
            <w:lang w:val="en-US"/>
            <w14:ligatures w14:val="standardContextual"/>
          </w:rPr>
          <w:tab/>
        </w:r>
        <w:r w:rsidRPr="008F61F4">
          <w:rPr>
            <w:rStyle w:val="Hyperlink"/>
            <w:noProof/>
          </w:rPr>
          <w:t>Individual Validation</w:t>
        </w:r>
        <w:r>
          <w:rPr>
            <w:noProof/>
            <w:webHidden/>
          </w:rPr>
          <w:tab/>
        </w:r>
        <w:r>
          <w:rPr>
            <w:noProof/>
            <w:webHidden/>
          </w:rPr>
          <w:fldChar w:fldCharType="begin"/>
        </w:r>
        <w:r>
          <w:rPr>
            <w:noProof/>
            <w:webHidden/>
          </w:rPr>
          <w:instrText xml:space="preserve"> PAGEREF _Toc224121669 \h </w:instrText>
        </w:r>
        <w:r>
          <w:rPr>
            <w:noProof/>
            <w:webHidden/>
          </w:rPr>
        </w:r>
        <w:r>
          <w:rPr>
            <w:noProof/>
            <w:webHidden/>
          </w:rPr>
          <w:fldChar w:fldCharType="separate"/>
        </w:r>
        <w:r>
          <w:rPr>
            <w:noProof/>
            <w:webHidden/>
          </w:rPr>
          <w:t>45</w:t>
        </w:r>
        <w:r>
          <w:rPr>
            <w:noProof/>
            <w:webHidden/>
          </w:rPr>
          <w:fldChar w:fldCharType="end"/>
        </w:r>
      </w:hyperlink>
    </w:p>
    <w:p w:rsidR="001000FF" w:rsidRDefault="001000FF" w14:paraId="2F8D7255" w14:textId="01EF94DB">
      <w:pPr>
        <w:pStyle w:val="TOC2"/>
        <w:rPr>
          <w:rFonts w:asciiTheme="minorHAnsi" w:hAnsiTheme="minorHAnsi"/>
          <w:noProof/>
          <w:kern w:val="2"/>
          <w:sz w:val="24"/>
          <w:szCs w:val="24"/>
          <w:lang w:val="en-US"/>
          <w14:ligatures w14:val="standardContextual"/>
        </w:rPr>
      </w:pPr>
      <w:hyperlink w:history="1" w:anchor="_Toc224121670">
        <w:r w:rsidRPr="008F61F4">
          <w:rPr>
            <w:rStyle w:val="Hyperlink"/>
            <w:noProof/>
          </w:rPr>
          <w:t>6.8.</w:t>
        </w:r>
        <w:r>
          <w:rPr>
            <w:rFonts w:asciiTheme="minorHAnsi" w:hAnsiTheme="minorHAnsi"/>
            <w:noProof/>
            <w:kern w:val="2"/>
            <w:sz w:val="24"/>
            <w:szCs w:val="24"/>
            <w:lang w:val="en-US"/>
            <w14:ligatures w14:val="standardContextual"/>
          </w:rPr>
          <w:tab/>
        </w:r>
        <w:r w:rsidRPr="008F61F4">
          <w:rPr>
            <w:rStyle w:val="Hyperlink"/>
            <w:noProof/>
          </w:rPr>
          <w:t>Final FB Computation</w:t>
        </w:r>
        <w:r>
          <w:rPr>
            <w:noProof/>
            <w:webHidden/>
          </w:rPr>
          <w:tab/>
        </w:r>
        <w:r>
          <w:rPr>
            <w:noProof/>
            <w:webHidden/>
          </w:rPr>
          <w:fldChar w:fldCharType="begin"/>
        </w:r>
        <w:r>
          <w:rPr>
            <w:noProof/>
            <w:webHidden/>
          </w:rPr>
          <w:instrText xml:space="preserve"> PAGEREF _Toc224121670 \h </w:instrText>
        </w:r>
        <w:r>
          <w:rPr>
            <w:noProof/>
            <w:webHidden/>
          </w:rPr>
        </w:r>
        <w:r>
          <w:rPr>
            <w:noProof/>
            <w:webHidden/>
          </w:rPr>
          <w:fldChar w:fldCharType="separate"/>
        </w:r>
        <w:r>
          <w:rPr>
            <w:noProof/>
            <w:webHidden/>
          </w:rPr>
          <w:t>46</w:t>
        </w:r>
        <w:r>
          <w:rPr>
            <w:noProof/>
            <w:webHidden/>
          </w:rPr>
          <w:fldChar w:fldCharType="end"/>
        </w:r>
      </w:hyperlink>
    </w:p>
    <w:p w:rsidR="001000FF" w:rsidRDefault="001000FF" w14:paraId="6067E7B1" w14:textId="103B72D9">
      <w:pPr>
        <w:pStyle w:val="TOC2"/>
        <w:rPr>
          <w:rFonts w:asciiTheme="minorHAnsi" w:hAnsiTheme="minorHAnsi"/>
          <w:noProof/>
          <w:kern w:val="2"/>
          <w:sz w:val="24"/>
          <w:szCs w:val="24"/>
          <w:lang w:val="en-US"/>
          <w14:ligatures w14:val="standardContextual"/>
        </w:rPr>
      </w:pPr>
      <w:hyperlink w:history="1" w:anchor="_Toc224121671">
        <w:r w:rsidRPr="008F61F4">
          <w:rPr>
            <w:rStyle w:val="Hyperlink"/>
            <w:noProof/>
          </w:rPr>
          <w:t>6.9.</w:t>
        </w:r>
        <w:r>
          <w:rPr>
            <w:rFonts w:asciiTheme="minorHAnsi" w:hAnsiTheme="minorHAnsi"/>
            <w:noProof/>
            <w:kern w:val="2"/>
            <w:sz w:val="24"/>
            <w:szCs w:val="24"/>
            <w:lang w:val="en-US"/>
            <w14:ligatures w14:val="standardContextual"/>
          </w:rPr>
          <w:tab/>
        </w:r>
        <w:r w:rsidRPr="008F61F4">
          <w:rPr>
            <w:rStyle w:val="Hyperlink"/>
            <w:noProof/>
          </w:rPr>
          <w:t>Market Coupling Inputs Gathering</w:t>
        </w:r>
        <w:r>
          <w:rPr>
            <w:noProof/>
            <w:webHidden/>
          </w:rPr>
          <w:tab/>
        </w:r>
        <w:r>
          <w:rPr>
            <w:noProof/>
            <w:webHidden/>
          </w:rPr>
          <w:fldChar w:fldCharType="begin"/>
        </w:r>
        <w:r>
          <w:rPr>
            <w:noProof/>
            <w:webHidden/>
          </w:rPr>
          <w:instrText xml:space="preserve"> PAGEREF _Toc224121671 \h </w:instrText>
        </w:r>
        <w:r>
          <w:rPr>
            <w:noProof/>
            <w:webHidden/>
          </w:rPr>
        </w:r>
        <w:r>
          <w:rPr>
            <w:noProof/>
            <w:webHidden/>
          </w:rPr>
          <w:fldChar w:fldCharType="separate"/>
        </w:r>
        <w:r>
          <w:rPr>
            <w:noProof/>
            <w:webHidden/>
          </w:rPr>
          <w:t>47</w:t>
        </w:r>
        <w:r>
          <w:rPr>
            <w:noProof/>
            <w:webHidden/>
          </w:rPr>
          <w:fldChar w:fldCharType="end"/>
        </w:r>
      </w:hyperlink>
    </w:p>
    <w:p w:rsidR="001000FF" w:rsidRDefault="001000FF" w14:paraId="0D304FB7" w14:textId="6313A6B2">
      <w:pPr>
        <w:pStyle w:val="TOC2"/>
        <w:rPr>
          <w:rFonts w:asciiTheme="minorHAnsi" w:hAnsiTheme="minorHAnsi"/>
          <w:noProof/>
          <w:kern w:val="2"/>
          <w:sz w:val="24"/>
          <w:szCs w:val="24"/>
          <w:lang w:val="en-US"/>
          <w14:ligatures w14:val="standardContextual"/>
        </w:rPr>
      </w:pPr>
      <w:hyperlink w:history="1" w:anchor="_Toc224121672">
        <w:r w:rsidRPr="008F61F4">
          <w:rPr>
            <w:rStyle w:val="Hyperlink"/>
            <w:noProof/>
          </w:rPr>
          <w:t>6.10.</w:t>
        </w:r>
        <w:r>
          <w:rPr>
            <w:rFonts w:asciiTheme="minorHAnsi" w:hAnsiTheme="minorHAnsi"/>
            <w:noProof/>
            <w:kern w:val="2"/>
            <w:sz w:val="24"/>
            <w:szCs w:val="24"/>
            <w:lang w:val="en-US"/>
            <w14:ligatures w14:val="standardContextual"/>
          </w:rPr>
          <w:tab/>
        </w:r>
        <w:r w:rsidRPr="008F61F4">
          <w:rPr>
            <w:rStyle w:val="Hyperlink"/>
            <w:noProof/>
          </w:rPr>
          <w:t>ID ATC Extraction</w:t>
        </w:r>
        <w:r>
          <w:rPr>
            <w:noProof/>
            <w:webHidden/>
          </w:rPr>
          <w:tab/>
        </w:r>
        <w:r>
          <w:rPr>
            <w:noProof/>
            <w:webHidden/>
          </w:rPr>
          <w:fldChar w:fldCharType="begin"/>
        </w:r>
        <w:r>
          <w:rPr>
            <w:noProof/>
            <w:webHidden/>
          </w:rPr>
          <w:instrText xml:space="preserve"> PAGEREF _Toc224121672 \h </w:instrText>
        </w:r>
        <w:r>
          <w:rPr>
            <w:noProof/>
            <w:webHidden/>
          </w:rPr>
        </w:r>
        <w:r>
          <w:rPr>
            <w:noProof/>
            <w:webHidden/>
          </w:rPr>
          <w:fldChar w:fldCharType="separate"/>
        </w:r>
        <w:r>
          <w:rPr>
            <w:noProof/>
            <w:webHidden/>
          </w:rPr>
          <w:t>48</w:t>
        </w:r>
        <w:r>
          <w:rPr>
            <w:noProof/>
            <w:webHidden/>
          </w:rPr>
          <w:fldChar w:fldCharType="end"/>
        </w:r>
      </w:hyperlink>
    </w:p>
    <w:p w:rsidR="001000FF" w:rsidRDefault="001000FF" w14:paraId="116ECDDD" w14:textId="7C5B2A88">
      <w:pPr>
        <w:pStyle w:val="TOC2"/>
        <w:rPr>
          <w:rFonts w:asciiTheme="minorHAnsi" w:hAnsiTheme="minorHAnsi"/>
          <w:noProof/>
          <w:kern w:val="2"/>
          <w:sz w:val="24"/>
          <w:szCs w:val="24"/>
          <w:lang w:val="en-US"/>
          <w14:ligatures w14:val="standardContextual"/>
        </w:rPr>
      </w:pPr>
      <w:hyperlink w:history="1" w:anchor="_Toc224121673">
        <w:r w:rsidRPr="008F61F4">
          <w:rPr>
            <w:rStyle w:val="Hyperlink"/>
            <w:noProof/>
          </w:rPr>
          <w:t>6.11.</w:t>
        </w:r>
        <w:r>
          <w:rPr>
            <w:rFonts w:asciiTheme="minorHAnsi" w:hAnsiTheme="minorHAnsi"/>
            <w:noProof/>
            <w:kern w:val="2"/>
            <w:sz w:val="24"/>
            <w:szCs w:val="24"/>
            <w:lang w:val="en-US"/>
            <w14:ligatures w14:val="standardContextual"/>
          </w:rPr>
          <w:tab/>
        </w:r>
        <w:r w:rsidRPr="008F61F4">
          <w:rPr>
            <w:rStyle w:val="Hyperlink"/>
            <w:noProof/>
          </w:rPr>
          <w:t>Export CGM at the Already Allocated Capacities</w:t>
        </w:r>
        <w:r>
          <w:rPr>
            <w:noProof/>
            <w:webHidden/>
          </w:rPr>
          <w:tab/>
        </w:r>
        <w:r>
          <w:rPr>
            <w:noProof/>
            <w:webHidden/>
          </w:rPr>
          <w:fldChar w:fldCharType="begin"/>
        </w:r>
        <w:r>
          <w:rPr>
            <w:noProof/>
            <w:webHidden/>
          </w:rPr>
          <w:instrText xml:space="preserve"> PAGEREF _Toc224121673 \h </w:instrText>
        </w:r>
        <w:r>
          <w:rPr>
            <w:noProof/>
            <w:webHidden/>
          </w:rPr>
        </w:r>
        <w:r>
          <w:rPr>
            <w:noProof/>
            <w:webHidden/>
          </w:rPr>
          <w:fldChar w:fldCharType="separate"/>
        </w:r>
        <w:r>
          <w:rPr>
            <w:noProof/>
            <w:webHidden/>
          </w:rPr>
          <w:t>52</w:t>
        </w:r>
        <w:r>
          <w:rPr>
            <w:noProof/>
            <w:webHidden/>
          </w:rPr>
          <w:fldChar w:fldCharType="end"/>
        </w:r>
      </w:hyperlink>
    </w:p>
    <w:p w:rsidR="001000FF" w:rsidRDefault="001000FF" w14:paraId="62DC5B78" w14:textId="322F2A32">
      <w:pPr>
        <w:pStyle w:val="TOC2"/>
        <w:rPr>
          <w:rFonts w:asciiTheme="minorHAnsi" w:hAnsiTheme="minorHAnsi"/>
          <w:noProof/>
          <w:kern w:val="2"/>
          <w:sz w:val="24"/>
          <w:szCs w:val="24"/>
          <w:lang w:val="en-US"/>
          <w14:ligatures w14:val="standardContextual"/>
        </w:rPr>
      </w:pPr>
      <w:hyperlink w:history="1" w:anchor="_Toc224121674">
        <w:r w:rsidRPr="008F61F4">
          <w:rPr>
            <w:rStyle w:val="Hyperlink"/>
            <w:noProof/>
          </w:rPr>
          <w:t>6.12.</w:t>
        </w:r>
        <w:r>
          <w:rPr>
            <w:rFonts w:asciiTheme="minorHAnsi" w:hAnsiTheme="minorHAnsi"/>
            <w:noProof/>
            <w:kern w:val="2"/>
            <w:sz w:val="24"/>
            <w:szCs w:val="24"/>
            <w:lang w:val="en-US"/>
            <w14:ligatures w14:val="standardContextual"/>
          </w:rPr>
          <w:tab/>
        </w:r>
        <w:r w:rsidRPr="008F61F4">
          <w:rPr>
            <w:rStyle w:val="Hyperlink"/>
            <w:noProof/>
          </w:rPr>
          <w:t>Nodal PTDF calculation</w:t>
        </w:r>
        <w:r>
          <w:rPr>
            <w:noProof/>
            <w:webHidden/>
          </w:rPr>
          <w:tab/>
        </w:r>
        <w:r>
          <w:rPr>
            <w:noProof/>
            <w:webHidden/>
          </w:rPr>
          <w:fldChar w:fldCharType="begin"/>
        </w:r>
        <w:r>
          <w:rPr>
            <w:noProof/>
            <w:webHidden/>
          </w:rPr>
          <w:instrText xml:space="preserve"> PAGEREF _Toc224121674 \h </w:instrText>
        </w:r>
        <w:r>
          <w:rPr>
            <w:noProof/>
            <w:webHidden/>
          </w:rPr>
        </w:r>
        <w:r>
          <w:rPr>
            <w:noProof/>
            <w:webHidden/>
          </w:rPr>
          <w:fldChar w:fldCharType="separate"/>
        </w:r>
        <w:r>
          <w:rPr>
            <w:noProof/>
            <w:webHidden/>
          </w:rPr>
          <w:t>53</w:t>
        </w:r>
        <w:r>
          <w:rPr>
            <w:noProof/>
            <w:webHidden/>
          </w:rPr>
          <w:fldChar w:fldCharType="end"/>
        </w:r>
      </w:hyperlink>
    </w:p>
    <w:p w:rsidR="001000FF" w:rsidRDefault="001000FF" w14:paraId="3AADEFAC" w14:textId="0479D653">
      <w:pPr>
        <w:pStyle w:val="TOC2"/>
        <w:rPr>
          <w:rFonts w:asciiTheme="minorHAnsi" w:hAnsiTheme="minorHAnsi"/>
          <w:noProof/>
          <w:kern w:val="2"/>
          <w:sz w:val="24"/>
          <w:szCs w:val="24"/>
          <w:lang w:val="en-US"/>
          <w14:ligatures w14:val="standardContextual"/>
        </w:rPr>
      </w:pPr>
      <w:hyperlink w:history="1" w:anchor="_Toc224121675">
        <w:r w:rsidRPr="008F61F4">
          <w:rPr>
            <w:rStyle w:val="Hyperlink"/>
            <w:noProof/>
          </w:rPr>
          <w:t>6.13.</w:t>
        </w:r>
        <w:r>
          <w:rPr>
            <w:rFonts w:asciiTheme="minorHAnsi" w:hAnsiTheme="minorHAnsi"/>
            <w:noProof/>
            <w:kern w:val="2"/>
            <w:sz w:val="24"/>
            <w:szCs w:val="24"/>
            <w:lang w:val="en-US"/>
            <w14:ligatures w14:val="standardContextual"/>
          </w:rPr>
          <w:tab/>
        </w:r>
        <w:r w:rsidRPr="008F61F4">
          <w:rPr>
            <w:rStyle w:val="Hyperlink"/>
            <w:noProof/>
          </w:rPr>
          <w:t>Translate Domain to AAC</w:t>
        </w:r>
        <w:r>
          <w:rPr>
            <w:noProof/>
            <w:webHidden/>
          </w:rPr>
          <w:tab/>
        </w:r>
        <w:r>
          <w:rPr>
            <w:noProof/>
            <w:webHidden/>
          </w:rPr>
          <w:fldChar w:fldCharType="begin"/>
        </w:r>
        <w:r>
          <w:rPr>
            <w:noProof/>
            <w:webHidden/>
          </w:rPr>
          <w:instrText xml:space="preserve"> PAGEREF _Toc224121675 \h </w:instrText>
        </w:r>
        <w:r>
          <w:rPr>
            <w:noProof/>
            <w:webHidden/>
          </w:rPr>
        </w:r>
        <w:r>
          <w:rPr>
            <w:noProof/>
            <w:webHidden/>
          </w:rPr>
          <w:fldChar w:fldCharType="separate"/>
        </w:r>
        <w:r>
          <w:rPr>
            <w:noProof/>
            <w:webHidden/>
          </w:rPr>
          <w:t>54</w:t>
        </w:r>
        <w:r>
          <w:rPr>
            <w:noProof/>
            <w:webHidden/>
          </w:rPr>
          <w:fldChar w:fldCharType="end"/>
        </w:r>
      </w:hyperlink>
    </w:p>
    <w:p w:rsidR="001000FF" w:rsidRDefault="001000FF" w14:paraId="3DD07499" w14:textId="503C425B">
      <w:pPr>
        <w:pStyle w:val="TOC2"/>
        <w:rPr>
          <w:rFonts w:asciiTheme="minorHAnsi" w:hAnsiTheme="minorHAnsi"/>
          <w:noProof/>
          <w:kern w:val="2"/>
          <w:sz w:val="24"/>
          <w:szCs w:val="24"/>
          <w:lang w:val="en-US"/>
          <w14:ligatures w14:val="standardContextual"/>
        </w:rPr>
      </w:pPr>
      <w:hyperlink w:history="1" w:anchor="_Toc224121676">
        <w:r w:rsidRPr="008F61F4">
          <w:rPr>
            <w:rStyle w:val="Hyperlink"/>
            <w:noProof/>
          </w:rPr>
          <w:t>6.14.</w:t>
        </w:r>
        <w:r>
          <w:rPr>
            <w:rFonts w:asciiTheme="minorHAnsi" w:hAnsiTheme="minorHAnsi"/>
            <w:noProof/>
            <w:kern w:val="2"/>
            <w:sz w:val="24"/>
            <w:szCs w:val="24"/>
            <w:lang w:val="en-US"/>
            <w14:ligatures w14:val="standardContextual"/>
          </w:rPr>
          <w:tab/>
        </w:r>
        <w:r w:rsidRPr="008F61F4">
          <w:rPr>
            <w:rStyle w:val="Hyperlink"/>
            <w:noProof/>
          </w:rPr>
          <w:t>Net Positions from RefProg Computation</w:t>
        </w:r>
        <w:r>
          <w:rPr>
            <w:noProof/>
            <w:webHidden/>
          </w:rPr>
          <w:tab/>
        </w:r>
        <w:r>
          <w:rPr>
            <w:noProof/>
            <w:webHidden/>
          </w:rPr>
          <w:fldChar w:fldCharType="begin"/>
        </w:r>
        <w:r>
          <w:rPr>
            <w:noProof/>
            <w:webHidden/>
          </w:rPr>
          <w:instrText xml:space="preserve"> PAGEREF _Toc224121676 \h </w:instrText>
        </w:r>
        <w:r>
          <w:rPr>
            <w:noProof/>
            <w:webHidden/>
          </w:rPr>
        </w:r>
        <w:r>
          <w:rPr>
            <w:noProof/>
            <w:webHidden/>
          </w:rPr>
          <w:fldChar w:fldCharType="separate"/>
        </w:r>
        <w:r>
          <w:rPr>
            <w:noProof/>
            <w:webHidden/>
          </w:rPr>
          <w:t>54</w:t>
        </w:r>
        <w:r>
          <w:rPr>
            <w:noProof/>
            <w:webHidden/>
          </w:rPr>
          <w:fldChar w:fldCharType="end"/>
        </w:r>
      </w:hyperlink>
    </w:p>
    <w:p w:rsidR="001000FF" w:rsidRDefault="001000FF" w14:paraId="0115E6A1" w14:textId="1E486FD2">
      <w:pPr>
        <w:pStyle w:val="TOC2"/>
        <w:rPr>
          <w:rFonts w:asciiTheme="minorHAnsi" w:hAnsiTheme="minorHAnsi"/>
          <w:noProof/>
          <w:kern w:val="2"/>
          <w:sz w:val="24"/>
          <w:szCs w:val="24"/>
          <w:lang w:val="en-US"/>
          <w14:ligatures w14:val="standardContextual"/>
        </w:rPr>
      </w:pPr>
      <w:hyperlink w:history="1" w:anchor="_Toc224121677">
        <w:r w:rsidRPr="008F61F4">
          <w:rPr>
            <w:rStyle w:val="Hyperlink"/>
            <w:noProof/>
          </w:rPr>
          <w:t>6.15.</w:t>
        </w:r>
        <w:r>
          <w:rPr>
            <w:rFonts w:asciiTheme="minorHAnsi" w:hAnsiTheme="minorHAnsi"/>
            <w:noProof/>
            <w:kern w:val="2"/>
            <w:sz w:val="24"/>
            <w:szCs w:val="24"/>
            <w:lang w:val="en-US"/>
            <w14:ligatures w14:val="standardContextual"/>
          </w:rPr>
          <w:tab/>
        </w:r>
        <w:r w:rsidRPr="008F61F4">
          <w:rPr>
            <w:rStyle w:val="Hyperlink"/>
            <w:noProof/>
          </w:rPr>
          <w:t>Distribute Inputs for next Intraday Process</w:t>
        </w:r>
        <w:r>
          <w:rPr>
            <w:noProof/>
            <w:webHidden/>
          </w:rPr>
          <w:tab/>
        </w:r>
        <w:r>
          <w:rPr>
            <w:noProof/>
            <w:webHidden/>
          </w:rPr>
          <w:fldChar w:fldCharType="begin"/>
        </w:r>
        <w:r>
          <w:rPr>
            <w:noProof/>
            <w:webHidden/>
          </w:rPr>
          <w:instrText xml:space="preserve"> PAGEREF _Toc224121677 \h </w:instrText>
        </w:r>
        <w:r>
          <w:rPr>
            <w:noProof/>
            <w:webHidden/>
          </w:rPr>
        </w:r>
        <w:r>
          <w:rPr>
            <w:noProof/>
            <w:webHidden/>
          </w:rPr>
          <w:fldChar w:fldCharType="separate"/>
        </w:r>
        <w:r>
          <w:rPr>
            <w:noProof/>
            <w:webHidden/>
          </w:rPr>
          <w:t>55</w:t>
        </w:r>
        <w:r>
          <w:rPr>
            <w:noProof/>
            <w:webHidden/>
          </w:rPr>
          <w:fldChar w:fldCharType="end"/>
        </w:r>
      </w:hyperlink>
    </w:p>
    <w:p w:rsidR="001000FF" w:rsidRDefault="001000FF" w14:paraId="403D682F" w14:textId="1D8BF2CC">
      <w:pPr>
        <w:pStyle w:val="TOC2"/>
        <w:rPr>
          <w:rFonts w:asciiTheme="minorHAnsi" w:hAnsiTheme="minorHAnsi"/>
          <w:noProof/>
          <w:kern w:val="2"/>
          <w:sz w:val="24"/>
          <w:szCs w:val="24"/>
          <w:lang w:val="en-US"/>
          <w14:ligatures w14:val="standardContextual"/>
        </w:rPr>
      </w:pPr>
      <w:hyperlink w:history="1" w:anchor="_Toc224121678">
        <w:r w:rsidRPr="008F61F4">
          <w:rPr>
            <w:rStyle w:val="Hyperlink"/>
            <w:noProof/>
          </w:rPr>
          <w:t>6.16.</w:t>
        </w:r>
        <w:r>
          <w:rPr>
            <w:rFonts w:asciiTheme="minorHAnsi" w:hAnsiTheme="minorHAnsi"/>
            <w:noProof/>
            <w:kern w:val="2"/>
            <w:sz w:val="24"/>
            <w:szCs w:val="24"/>
            <w:lang w:val="en-US"/>
            <w14:ligatures w14:val="standardContextual"/>
          </w:rPr>
          <w:tab/>
        </w:r>
        <w:r w:rsidRPr="008F61F4">
          <w:rPr>
            <w:rStyle w:val="Hyperlink"/>
            <w:noProof/>
          </w:rPr>
          <w:t>General Fallbacks</w:t>
        </w:r>
        <w:r>
          <w:rPr>
            <w:noProof/>
            <w:webHidden/>
          </w:rPr>
          <w:tab/>
        </w:r>
        <w:r>
          <w:rPr>
            <w:noProof/>
            <w:webHidden/>
          </w:rPr>
          <w:fldChar w:fldCharType="begin"/>
        </w:r>
        <w:r>
          <w:rPr>
            <w:noProof/>
            <w:webHidden/>
          </w:rPr>
          <w:instrText xml:space="preserve"> PAGEREF _Toc224121678 \h </w:instrText>
        </w:r>
        <w:r>
          <w:rPr>
            <w:noProof/>
            <w:webHidden/>
          </w:rPr>
        </w:r>
        <w:r>
          <w:rPr>
            <w:noProof/>
            <w:webHidden/>
          </w:rPr>
          <w:fldChar w:fldCharType="separate"/>
        </w:r>
        <w:r>
          <w:rPr>
            <w:noProof/>
            <w:webHidden/>
          </w:rPr>
          <w:t>55</w:t>
        </w:r>
        <w:r>
          <w:rPr>
            <w:noProof/>
            <w:webHidden/>
          </w:rPr>
          <w:fldChar w:fldCharType="end"/>
        </w:r>
      </w:hyperlink>
    </w:p>
    <w:p w:rsidR="001000FF" w:rsidRDefault="001000FF" w14:paraId="0ED2A7AC" w14:textId="78BE3DFF">
      <w:pPr>
        <w:pStyle w:val="TOC1"/>
        <w:rPr>
          <w:rFonts w:asciiTheme="minorHAnsi" w:hAnsiTheme="minorHAnsi"/>
          <w:noProof/>
          <w:kern w:val="2"/>
          <w:sz w:val="24"/>
          <w:szCs w:val="24"/>
          <w:lang w:val="en-US"/>
          <w14:ligatures w14:val="standardContextual"/>
        </w:rPr>
      </w:pPr>
      <w:hyperlink w:history="1" w:anchor="_Toc224121679">
        <w:r w:rsidRPr="008F61F4">
          <w:rPr>
            <w:rStyle w:val="Hyperlink"/>
            <w:rFonts w:eastAsia="Arial"/>
            <w:noProof/>
          </w:rPr>
          <w:t>7.</w:t>
        </w:r>
        <w:r>
          <w:rPr>
            <w:rFonts w:asciiTheme="minorHAnsi" w:hAnsiTheme="minorHAnsi"/>
            <w:noProof/>
            <w:kern w:val="2"/>
            <w:sz w:val="24"/>
            <w:szCs w:val="24"/>
            <w:lang w:val="en-US"/>
            <w14:ligatures w14:val="standardContextual"/>
          </w:rPr>
          <w:tab/>
        </w:r>
        <w:r w:rsidRPr="008F61F4">
          <w:rPr>
            <w:rStyle w:val="Hyperlink"/>
            <w:rFonts w:eastAsia="Arial"/>
            <w:noProof/>
          </w:rPr>
          <w:t>IDCC(c) – Pre-coupling process description</w:t>
        </w:r>
        <w:r>
          <w:rPr>
            <w:noProof/>
            <w:webHidden/>
          </w:rPr>
          <w:tab/>
        </w:r>
        <w:r>
          <w:rPr>
            <w:noProof/>
            <w:webHidden/>
          </w:rPr>
          <w:fldChar w:fldCharType="begin"/>
        </w:r>
        <w:r>
          <w:rPr>
            <w:noProof/>
            <w:webHidden/>
          </w:rPr>
          <w:instrText xml:space="preserve"> PAGEREF _Toc224121679 \h </w:instrText>
        </w:r>
        <w:r>
          <w:rPr>
            <w:noProof/>
            <w:webHidden/>
          </w:rPr>
        </w:r>
        <w:r>
          <w:rPr>
            <w:noProof/>
            <w:webHidden/>
          </w:rPr>
          <w:fldChar w:fldCharType="separate"/>
        </w:r>
        <w:r>
          <w:rPr>
            <w:noProof/>
            <w:webHidden/>
          </w:rPr>
          <w:t>57</w:t>
        </w:r>
        <w:r>
          <w:rPr>
            <w:noProof/>
            <w:webHidden/>
          </w:rPr>
          <w:fldChar w:fldCharType="end"/>
        </w:r>
      </w:hyperlink>
    </w:p>
    <w:p w:rsidR="001000FF" w:rsidRDefault="001000FF" w14:paraId="42773332" w14:textId="5A522B5A">
      <w:pPr>
        <w:pStyle w:val="TOC2"/>
        <w:rPr>
          <w:rFonts w:asciiTheme="minorHAnsi" w:hAnsiTheme="minorHAnsi"/>
          <w:noProof/>
          <w:kern w:val="2"/>
          <w:sz w:val="24"/>
          <w:szCs w:val="24"/>
          <w:lang w:val="en-US"/>
          <w14:ligatures w14:val="standardContextual"/>
        </w:rPr>
      </w:pPr>
      <w:hyperlink w:history="1" w:anchor="_Toc224121680">
        <w:r w:rsidRPr="008F61F4">
          <w:rPr>
            <w:rStyle w:val="Hyperlink"/>
            <w:noProof/>
          </w:rPr>
          <w:t>7.1.</w:t>
        </w:r>
        <w:r>
          <w:rPr>
            <w:rFonts w:asciiTheme="minorHAnsi" w:hAnsiTheme="minorHAnsi"/>
            <w:noProof/>
            <w:kern w:val="2"/>
            <w:sz w:val="24"/>
            <w:szCs w:val="24"/>
            <w:lang w:val="en-US"/>
            <w14:ligatures w14:val="standardContextual"/>
          </w:rPr>
          <w:tab/>
        </w:r>
        <w:r w:rsidRPr="008F61F4">
          <w:rPr>
            <w:rStyle w:val="Hyperlink"/>
            <w:noProof/>
          </w:rPr>
          <w:t>TSO Data Gathering</w:t>
        </w:r>
        <w:r>
          <w:rPr>
            <w:noProof/>
            <w:webHidden/>
          </w:rPr>
          <w:tab/>
        </w:r>
        <w:r>
          <w:rPr>
            <w:noProof/>
            <w:webHidden/>
          </w:rPr>
          <w:fldChar w:fldCharType="begin"/>
        </w:r>
        <w:r>
          <w:rPr>
            <w:noProof/>
            <w:webHidden/>
          </w:rPr>
          <w:instrText xml:space="preserve"> PAGEREF _Toc224121680 \h </w:instrText>
        </w:r>
        <w:r>
          <w:rPr>
            <w:noProof/>
            <w:webHidden/>
          </w:rPr>
        </w:r>
        <w:r>
          <w:rPr>
            <w:noProof/>
            <w:webHidden/>
          </w:rPr>
          <w:fldChar w:fldCharType="separate"/>
        </w:r>
        <w:r>
          <w:rPr>
            <w:noProof/>
            <w:webHidden/>
          </w:rPr>
          <w:t>58</w:t>
        </w:r>
        <w:r>
          <w:rPr>
            <w:noProof/>
            <w:webHidden/>
          </w:rPr>
          <w:fldChar w:fldCharType="end"/>
        </w:r>
      </w:hyperlink>
    </w:p>
    <w:p w:rsidR="001000FF" w:rsidRDefault="001000FF" w14:paraId="71F3EA77" w14:textId="0A5C8509">
      <w:pPr>
        <w:pStyle w:val="TOC2"/>
        <w:rPr>
          <w:rFonts w:asciiTheme="minorHAnsi" w:hAnsiTheme="minorHAnsi"/>
          <w:noProof/>
          <w:kern w:val="2"/>
          <w:sz w:val="24"/>
          <w:szCs w:val="24"/>
          <w:lang w:val="en-US"/>
          <w14:ligatures w14:val="standardContextual"/>
        </w:rPr>
      </w:pPr>
      <w:hyperlink w:history="1" w:anchor="_Toc224121681">
        <w:r w:rsidRPr="008F61F4">
          <w:rPr>
            <w:rStyle w:val="Hyperlink"/>
            <w:noProof/>
          </w:rPr>
          <w:t>7.2.</w:t>
        </w:r>
        <w:r>
          <w:rPr>
            <w:rFonts w:asciiTheme="minorHAnsi" w:hAnsiTheme="minorHAnsi"/>
            <w:noProof/>
            <w:kern w:val="2"/>
            <w:sz w:val="24"/>
            <w:szCs w:val="24"/>
            <w:lang w:val="en-US"/>
            <w14:ligatures w14:val="standardContextual"/>
          </w:rPr>
          <w:tab/>
        </w:r>
        <w:r w:rsidRPr="008F61F4">
          <w:rPr>
            <w:rStyle w:val="Hyperlink"/>
            <w:noProof/>
          </w:rPr>
          <w:t>First and Second CGM Data Gathering</w:t>
        </w:r>
        <w:r>
          <w:rPr>
            <w:noProof/>
            <w:webHidden/>
          </w:rPr>
          <w:tab/>
        </w:r>
        <w:r>
          <w:rPr>
            <w:noProof/>
            <w:webHidden/>
          </w:rPr>
          <w:fldChar w:fldCharType="begin"/>
        </w:r>
        <w:r>
          <w:rPr>
            <w:noProof/>
            <w:webHidden/>
          </w:rPr>
          <w:instrText xml:space="preserve"> PAGEREF _Toc224121681 \h </w:instrText>
        </w:r>
        <w:r>
          <w:rPr>
            <w:noProof/>
            <w:webHidden/>
          </w:rPr>
        </w:r>
        <w:r>
          <w:rPr>
            <w:noProof/>
            <w:webHidden/>
          </w:rPr>
          <w:fldChar w:fldCharType="separate"/>
        </w:r>
        <w:r>
          <w:rPr>
            <w:noProof/>
            <w:webHidden/>
          </w:rPr>
          <w:t>59</w:t>
        </w:r>
        <w:r>
          <w:rPr>
            <w:noProof/>
            <w:webHidden/>
          </w:rPr>
          <w:fldChar w:fldCharType="end"/>
        </w:r>
      </w:hyperlink>
    </w:p>
    <w:p w:rsidR="001000FF" w:rsidRDefault="001000FF" w14:paraId="3576C740" w14:textId="2EB67305">
      <w:pPr>
        <w:pStyle w:val="TOC2"/>
        <w:rPr>
          <w:rFonts w:asciiTheme="minorHAnsi" w:hAnsiTheme="minorHAnsi"/>
          <w:noProof/>
          <w:kern w:val="2"/>
          <w:sz w:val="24"/>
          <w:szCs w:val="24"/>
          <w:lang w:val="en-US"/>
          <w14:ligatures w14:val="standardContextual"/>
        </w:rPr>
      </w:pPr>
      <w:hyperlink w:history="1" w:anchor="_Toc224121682">
        <w:r w:rsidRPr="008F61F4">
          <w:rPr>
            <w:rStyle w:val="Hyperlink"/>
            <w:noProof/>
          </w:rPr>
          <w:t>7.3.</w:t>
        </w:r>
        <w:r>
          <w:rPr>
            <w:rFonts w:asciiTheme="minorHAnsi" w:hAnsiTheme="minorHAnsi"/>
            <w:noProof/>
            <w:kern w:val="2"/>
            <w:sz w:val="24"/>
            <w:szCs w:val="24"/>
            <w:lang w:val="en-US"/>
            <w14:ligatures w14:val="standardContextual"/>
          </w:rPr>
          <w:tab/>
        </w:r>
        <w:r w:rsidRPr="008F61F4">
          <w:rPr>
            <w:rStyle w:val="Hyperlink"/>
            <w:noProof/>
          </w:rPr>
          <w:t>RefProg Computation</w:t>
        </w:r>
        <w:r>
          <w:rPr>
            <w:noProof/>
            <w:webHidden/>
          </w:rPr>
          <w:tab/>
        </w:r>
        <w:r>
          <w:rPr>
            <w:noProof/>
            <w:webHidden/>
          </w:rPr>
          <w:fldChar w:fldCharType="begin"/>
        </w:r>
        <w:r>
          <w:rPr>
            <w:noProof/>
            <w:webHidden/>
          </w:rPr>
          <w:instrText xml:space="preserve"> PAGEREF _Toc224121682 \h </w:instrText>
        </w:r>
        <w:r>
          <w:rPr>
            <w:noProof/>
            <w:webHidden/>
          </w:rPr>
        </w:r>
        <w:r>
          <w:rPr>
            <w:noProof/>
            <w:webHidden/>
          </w:rPr>
          <w:fldChar w:fldCharType="separate"/>
        </w:r>
        <w:r>
          <w:rPr>
            <w:noProof/>
            <w:webHidden/>
          </w:rPr>
          <w:t>60</w:t>
        </w:r>
        <w:r>
          <w:rPr>
            <w:noProof/>
            <w:webHidden/>
          </w:rPr>
          <w:fldChar w:fldCharType="end"/>
        </w:r>
      </w:hyperlink>
    </w:p>
    <w:p w:rsidR="001000FF" w:rsidRDefault="001000FF" w14:paraId="28C6AB02" w14:textId="1F58D133">
      <w:pPr>
        <w:pStyle w:val="TOC2"/>
        <w:rPr>
          <w:rFonts w:asciiTheme="minorHAnsi" w:hAnsiTheme="minorHAnsi"/>
          <w:noProof/>
          <w:kern w:val="2"/>
          <w:sz w:val="24"/>
          <w:szCs w:val="24"/>
          <w:lang w:val="en-US"/>
          <w14:ligatures w14:val="standardContextual"/>
        </w:rPr>
      </w:pPr>
      <w:hyperlink w:history="1" w:anchor="_Toc224121683">
        <w:r w:rsidRPr="008F61F4">
          <w:rPr>
            <w:rStyle w:val="Hyperlink"/>
            <w:noProof/>
          </w:rPr>
          <w:t>7.4.</w:t>
        </w:r>
        <w:r>
          <w:rPr>
            <w:rFonts w:asciiTheme="minorHAnsi" w:hAnsiTheme="minorHAnsi"/>
            <w:noProof/>
            <w:kern w:val="2"/>
            <w:sz w:val="24"/>
            <w:szCs w:val="24"/>
            <w:lang w:val="en-US"/>
            <w14:ligatures w14:val="standardContextual"/>
          </w:rPr>
          <w:tab/>
        </w:r>
        <w:r w:rsidRPr="008F61F4">
          <w:rPr>
            <w:rStyle w:val="Hyperlink"/>
            <w:noProof/>
          </w:rPr>
          <w:t>TSO data merging</w:t>
        </w:r>
        <w:r>
          <w:rPr>
            <w:noProof/>
            <w:webHidden/>
          </w:rPr>
          <w:tab/>
        </w:r>
        <w:r>
          <w:rPr>
            <w:noProof/>
            <w:webHidden/>
          </w:rPr>
          <w:fldChar w:fldCharType="begin"/>
        </w:r>
        <w:r>
          <w:rPr>
            <w:noProof/>
            <w:webHidden/>
          </w:rPr>
          <w:instrText xml:space="preserve"> PAGEREF _Toc224121683 \h </w:instrText>
        </w:r>
        <w:r>
          <w:rPr>
            <w:noProof/>
            <w:webHidden/>
          </w:rPr>
        </w:r>
        <w:r>
          <w:rPr>
            <w:noProof/>
            <w:webHidden/>
          </w:rPr>
          <w:fldChar w:fldCharType="separate"/>
        </w:r>
        <w:r>
          <w:rPr>
            <w:noProof/>
            <w:webHidden/>
          </w:rPr>
          <w:t>61</w:t>
        </w:r>
        <w:r>
          <w:rPr>
            <w:noProof/>
            <w:webHidden/>
          </w:rPr>
          <w:fldChar w:fldCharType="end"/>
        </w:r>
      </w:hyperlink>
    </w:p>
    <w:p w:rsidR="001000FF" w:rsidRDefault="001000FF" w14:paraId="689B2D83" w14:textId="168C91E3">
      <w:pPr>
        <w:pStyle w:val="TOC2"/>
        <w:rPr>
          <w:rFonts w:asciiTheme="minorHAnsi" w:hAnsiTheme="minorHAnsi"/>
          <w:noProof/>
          <w:kern w:val="2"/>
          <w:sz w:val="24"/>
          <w:szCs w:val="24"/>
          <w:lang w:val="en-US"/>
          <w14:ligatures w14:val="standardContextual"/>
        </w:rPr>
      </w:pPr>
      <w:hyperlink w:history="1" w:anchor="_Toc224121684">
        <w:r w:rsidRPr="008F61F4">
          <w:rPr>
            <w:rStyle w:val="Hyperlink"/>
            <w:noProof/>
          </w:rPr>
          <w:t>7.5.</w:t>
        </w:r>
        <w:r>
          <w:rPr>
            <w:rFonts w:asciiTheme="minorHAnsi" w:hAnsiTheme="minorHAnsi"/>
            <w:noProof/>
            <w:kern w:val="2"/>
            <w:sz w:val="24"/>
            <w:szCs w:val="24"/>
            <w:lang w:val="en-US"/>
            <w14:ligatures w14:val="standardContextual"/>
          </w:rPr>
          <w:tab/>
        </w:r>
        <w:r w:rsidRPr="008F61F4">
          <w:rPr>
            <w:rStyle w:val="Hyperlink"/>
            <w:noProof/>
          </w:rPr>
          <w:t>Export CGM at AAC before Initial FB Computation</w:t>
        </w:r>
        <w:r>
          <w:rPr>
            <w:noProof/>
            <w:webHidden/>
          </w:rPr>
          <w:tab/>
        </w:r>
        <w:r>
          <w:rPr>
            <w:noProof/>
            <w:webHidden/>
          </w:rPr>
          <w:fldChar w:fldCharType="begin"/>
        </w:r>
        <w:r>
          <w:rPr>
            <w:noProof/>
            <w:webHidden/>
          </w:rPr>
          <w:instrText xml:space="preserve"> PAGEREF _Toc224121684 \h </w:instrText>
        </w:r>
        <w:r>
          <w:rPr>
            <w:noProof/>
            <w:webHidden/>
          </w:rPr>
        </w:r>
        <w:r>
          <w:rPr>
            <w:noProof/>
            <w:webHidden/>
          </w:rPr>
          <w:fldChar w:fldCharType="separate"/>
        </w:r>
        <w:r>
          <w:rPr>
            <w:noProof/>
            <w:webHidden/>
          </w:rPr>
          <w:t>63</w:t>
        </w:r>
        <w:r>
          <w:rPr>
            <w:noProof/>
            <w:webHidden/>
          </w:rPr>
          <w:fldChar w:fldCharType="end"/>
        </w:r>
      </w:hyperlink>
    </w:p>
    <w:p w:rsidR="001000FF" w:rsidRDefault="001000FF" w14:paraId="242DE6DD" w14:textId="191C70EB">
      <w:pPr>
        <w:pStyle w:val="TOC2"/>
        <w:rPr>
          <w:rFonts w:asciiTheme="minorHAnsi" w:hAnsiTheme="minorHAnsi"/>
          <w:noProof/>
          <w:kern w:val="2"/>
          <w:sz w:val="24"/>
          <w:szCs w:val="24"/>
          <w:lang w:val="en-US"/>
          <w14:ligatures w14:val="standardContextual"/>
        </w:rPr>
      </w:pPr>
      <w:hyperlink w:history="1" w:anchor="_Toc224121685">
        <w:r w:rsidRPr="008F61F4">
          <w:rPr>
            <w:rStyle w:val="Hyperlink"/>
            <w:noProof/>
          </w:rPr>
          <w:t>7.6.</w:t>
        </w:r>
        <w:r>
          <w:rPr>
            <w:rFonts w:asciiTheme="minorHAnsi" w:hAnsiTheme="minorHAnsi"/>
            <w:noProof/>
            <w:kern w:val="2"/>
            <w:sz w:val="24"/>
            <w:szCs w:val="24"/>
            <w:lang w:val="en-US"/>
            <w14:ligatures w14:val="standardContextual"/>
          </w:rPr>
          <w:tab/>
        </w:r>
        <w:r w:rsidRPr="008F61F4">
          <w:rPr>
            <w:rStyle w:val="Hyperlink"/>
            <w:noProof/>
          </w:rPr>
          <w:t>Initial flow-based computation</w:t>
        </w:r>
        <w:r>
          <w:rPr>
            <w:noProof/>
            <w:webHidden/>
          </w:rPr>
          <w:tab/>
        </w:r>
        <w:r>
          <w:rPr>
            <w:noProof/>
            <w:webHidden/>
          </w:rPr>
          <w:fldChar w:fldCharType="begin"/>
        </w:r>
        <w:r>
          <w:rPr>
            <w:noProof/>
            <w:webHidden/>
          </w:rPr>
          <w:instrText xml:space="preserve"> PAGEREF _Toc224121685 \h </w:instrText>
        </w:r>
        <w:r>
          <w:rPr>
            <w:noProof/>
            <w:webHidden/>
          </w:rPr>
        </w:r>
        <w:r>
          <w:rPr>
            <w:noProof/>
            <w:webHidden/>
          </w:rPr>
          <w:fldChar w:fldCharType="separate"/>
        </w:r>
        <w:r>
          <w:rPr>
            <w:noProof/>
            <w:webHidden/>
          </w:rPr>
          <w:t>63</w:t>
        </w:r>
        <w:r>
          <w:rPr>
            <w:noProof/>
            <w:webHidden/>
          </w:rPr>
          <w:fldChar w:fldCharType="end"/>
        </w:r>
      </w:hyperlink>
    </w:p>
    <w:p w:rsidR="001000FF" w:rsidRDefault="001000FF" w14:paraId="0FFE71D2" w14:textId="5F7D5B2F">
      <w:pPr>
        <w:pStyle w:val="TOC2"/>
        <w:rPr>
          <w:rFonts w:asciiTheme="minorHAnsi" w:hAnsiTheme="minorHAnsi"/>
          <w:noProof/>
          <w:kern w:val="2"/>
          <w:sz w:val="24"/>
          <w:szCs w:val="24"/>
          <w:lang w:val="en-US"/>
          <w14:ligatures w14:val="standardContextual"/>
        </w:rPr>
      </w:pPr>
      <w:hyperlink w:history="1" w:anchor="_Toc224121686">
        <w:r w:rsidRPr="008F61F4">
          <w:rPr>
            <w:rStyle w:val="Hyperlink"/>
            <w:noProof/>
          </w:rPr>
          <w:t>7.7.</w:t>
        </w:r>
        <w:r>
          <w:rPr>
            <w:rFonts w:asciiTheme="minorHAnsi" w:hAnsiTheme="minorHAnsi"/>
            <w:noProof/>
            <w:kern w:val="2"/>
            <w:sz w:val="24"/>
            <w:szCs w:val="24"/>
            <w:lang w:val="en-US"/>
            <w14:ligatures w14:val="standardContextual"/>
          </w:rPr>
          <w:tab/>
        </w:r>
        <w:r w:rsidRPr="008F61F4">
          <w:rPr>
            <w:rStyle w:val="Hyperlink"/>
            <w:noProof/>
          </w:rPr>
          <w:t>Individual Validation</w:t>
        </w:r>
        <w:r>
          <w:rPr>
            <w:noProof/>
            <w:webHidden/>
          </w:rPr>
          <w:tab/>
        </w:r>
        <w:r>
          <w:rPr>
            <w:noProof/>
            <w:webHidden/>
          </w:rPr>
          <w:fldChar w:fldCharType="begin"/>
        </w:r>
        <w:r>
          <w:rPr>
            <w:noProof/>
            <w:webHidden/>
          </w:rPr>
          <w:instrText xml:space="preserve"> PAGEREF _Toc224121686 \h </w:instrText>
        </w:r>
        <w:r>
          <w:rPr>
            <w:noProof/>
            <w:webHidden/>
          </w:rPr>
        </w:r>
        <w:r>
          <w:rPr>
            <w:noProof/>
            <w:webHidden/>
          </w:rPr>
          <w:fldChar w:fldCharType="separate"/>
        </w:r>
        <w:r>
          <w:rPr>
            <w:noProof/>
            <w:webHidden/>
          </w:rPr>
          <w:t>64</w:t>
        </w:r>
        <w:r>
          <w:rPr>
            <w:noProof/>
            <w:webHidden/>
          </w:rPr>
          <w:fldChar w:fldCharType="end"/>
        </w:r>
      </w:hyperlink>
    </w:p>
    <w:p w:rsidR="001000FF" w:rsidRDefault="001000FF" w14:paraId="2F614E58" w14:textId="4F6FEE98">
      <w:pPr>
        <w:pStyle w:val="TOC2"/>
        <w:rPr>
          <w:rFonts w:asciiTheme="minorHAnsi" w:hAnsiTheme="minorHAnsi"/>
          <w:noProof/>
          <w:kern w:val="2"/>
          <w:sz w:val="24"/>
          <w:szCs w:val="24"/>
          <w:lang w:val="en-US"/>
          <w14:ligatures w14:val="standardContextual"/>
        </w:rPr>
      </w:pPr>
      <w:hyperlink w:history="1" w:anchor="_Toc224121687">
        <w:r w:rsidRPr="008F61F4">
          <w:rPr>
            <w:rStyle w:val="Hyperlink"/>
            <w:noProof/>
          </w:rPr>
          <w:t>7.8.</w:t>
        </w:r>
        <w:r>
          <w:rPr>
            <w:rFonts w:asciiTheme="minorHAnsi" w:hAnsiTheme="minorHAnsi"/>
            <w:noProof/>
            <w:kern w:val="2"/>
            <w:sz w:val="24"/>
            <w:szCs w:val="24"/>
            <w:lang w:val="en-US"/>
            <w14:ligatures w14:val="standardContextual"/>
          </w:rPr>
          <w:tab/>
        </w:r>
        <w:r w:rsidRPr="008F61F4">
          <w:rPr>
            <w:rStyle w:val="Hyperlink"/>
            <w:noProof/>
          </w:rPr>
          <w:t>Final FB Computation</w:t>
        </w:r>
        <w:r>
          <w:rPr>
            <w:noProof/>
            <w:webHidden/>
          </w:rPr>
          <w:tab/>
        </w:r>
        <w:r>
          <w:rPr>
            <w:noProof/>
            <w:webHidden/>
          </w:rPr>
          <w:fldChar w:fldCharType="begin"/>
        </w:r>
        <w:r>
          <w:rPr>
            <w:noProof/>
            <w:webHidden/>
          </w:rPr>
          <w:instrText xml:space="preserve"> PAGEREF _Toc224121687 \h </w:instrText>
        </w:r>
        <w:r>
          <w:rPr>
            <w:noProof/>
            <w:webHidden/>
          </w:rPr>
        </w:r>
        <w:r>
          <w:rPr>
            <w:noProof/>
            <w:webHidden/>
          </w:rPr>
          <w:fldChar w:fldCharType="separate"/>
        </w:r>
        <w:r>
          <w:rPr>
            <w:noProof/>
            <w:webHidden/>
          </w:rPr>
          <w:t>65</w:t>
        </w:r>
        <w:r>
          <w:rPr>
            <w:noProof/>
            <w:webHidden/>
          </w:rPr>
          <w:fldChar w:fldCharType="end"/>
        </w:r>
      </w:hyperlink>
    </w:p>
    <w:p w:rsidR="001000FF" w:rsidRDefault="001000FF" w14:paraId="430763A1" w14:textId="54E5E777">
      <w:pPr>
        <w:pStyle w:val="TOC2"/>
        <w:rPr>
          <w:rFonts w:asciiTheme="minorHAnsi" w:hAnsiTheme="minorHAnsi"/>
          <w:noProof/>
          <w:kern w:val="2"/>
          <w:sz w:val="24"/>
          <w:szCs w:val="24"/>
          <w:lang w:val="en-US"/>
          <w14:ligatures w14:val="standardContextual"/>
        </w:rPr>
      </w:pPr>
      <w:hyperlink w:history="1" w:anchor="_Toc224121688">
        <w:r w:rsidRPr="008F61F4">
          <w:rPr>
            <w:rStyle w:val="Hyperlink"/>
            <w:noProof/>
          </w:rPr>
          <w:t>7.9.</w:t>
        </w:r>
        <w:r>
          <w:rPr>
            <w:rFonts w:asciiTheme="minorHAnsi" w:hAnsiTheme="minorHAnsi"/>
            <w:noProof/>
            <w:kern w:val="2"/>
            <w:sz w:val="24"/>
            <w:szCs w:val="24"/>
            <w:lang w:val="en-US"/>
            <w14:ligatures w14:val="standardContextual"/>
          </w:rPr>
          <w:tab/>
        </w:r>
        <w:r w:rsidRPr="008F61F4">
          <w:rPr>
            <w:rStyle w:val="Hyperlink"/>
            <w:noProof/>
          </w:rPr>
          <w:t>Market Coupling Inputs Gathering</w:t>
        </w:r>
        <w:r>
          <w:rPr>
            <w:noProof/>
            <w:webHidden/>
          </w:rPr>
          <w:tab/>
        </w:r>
        <w:r>
          <w:rPr>
            <w:noProof/>
            <w:webHidden/>
          </w:rPr>
          <w:fldChar w:fldCharType="begin"/>
        </w:r>
        <w:r>
          <w:rPr>
            <w:noProof/>
            <w:webHidden/>
          </w:rPr>
          <w:instrText xml:space="preserve"> PAGEREF _Toc224121688 \h </w:instrText>
        </w:r>
        <w:r>
          <w:rPr>
            <w:noProof/>
            <w:webHidden/>
          </w:rPr>
        </w:r>
        <w:r>
          <w:rPr>
            <w:noProof/>
            <w:webHidden/>
          </w:rPr>
          <w:fldChar w:fldCharType="separate"/>
        </w:r>
        <w:r>
          <w:rPr>
            <w:noProof/>
            <w:webHidden/>
          </w:rPr>
          <w:t>65</w:t>
        </w:r>
        <w:r>
          <w:rPr>
            <w:noProof/>
            <w:webHidden/>
          </w:rPr>
          <w:fldChar w:fldCharType="end"/>
        </w:r>
      </w:hyperlink>
    </w:p>
    <w:p w:rsidR="001000FF" w:rsidRDefault="001000FF" w14:paraId="0D85F347" w14:textId="40EEAE31">
      <w:pPr>
        <w:pStyle w:val="TOC2"/>
        <w:rPr>
          <w:rFonts w:asciiTheme="minorHAnsi" w:hAnsiTheme="minorHAnsi"/>
          <w:noProof/>
          <w:kern w:val="2"/>
          <w:sz w:val="24"/>
          <w:szCs w:val="24"/>
          <w:lang w:val="en-US"/>
          <w14:ligatures w14:val="standardContextual"/>
        </w:rPr>
      </w:pPr>
      <w:hyperlink w:history="1" w:anchor="_Toc224121689">
        <w:r w:rsidRPr="008F61F4">
          <w:rPr>
            <w:rStyle w:val="Hyperlink"/>
            <w:rFonts w:eastAsia="Arial"/>
            <w:noProof/>
          </w:rPr>
          <w:t>7.10.</w:t>
        </w:r>
        <w:r>
          <w:rPr>
            <w:rFonts w:asciiTheme="minorHAnsi" w:hAnsiTheme="minorHAnsi"/>
            <w:noProof/>
            <w:kern w:val="2"/>
            <w:sz w:val="24"/>
            <w:szCs w:val="24"/>
            <w:lang w:val="en-US"/>
            <w14:ligatures w14:val="standardContextual"/>
          </w:rPr>
          <w:tab/>
        </w:r>
        <w:r w:rsidRPr="008F61F4">
          <w:rPr>
            <w:rStyle w:val="Hyperlink"/>
            <w:noProof/>
          </w:rPr>
          <w:t>ID ATC Extraction</w:t>
        </w:r>
        <w:r>
          <w:rPr>
            <w:noProof/>
            <w:webHidden/>
          </w:rPr>
          <w:tab/>
        </w:r>
        <w:r>
          <w:rPr>
            <w:noProof/>
            <w:webHidden/>
          </w:rPr>
          <w:fldChar w:fldCharType="begin"/>
        </w:r>
        <w:r>
          <w:rPr>
            <w:noProof/>
            <w:webHidden/>
          </w:rPr>
          <w:instrText xml:space="preserve"> PAGEREF _Toc224121689 \h </w:instrText>
        </w:r>
        <w:r>
          <w:rPr>
            <w:noProof/>
            <w:webHidden/>
          </w:rPr>
        </w:r>
        <w:r>
          <w:rPr>
            <w:noProof/>
            <w:webHidden/>
          </w:rPr>
          <w:fldChar w:fldCharType="separate"/>
        </w:r>
        <w:r>
          <w:rPr>
            <w:noProof/>
            <w:webHidden/>
          </w:rPr>
          <w:t>66</w:t>
        </w:r>
        <w:r>
          <w:rPr>
            <w:noProof/>
            <w:webHidden/>
          </w:rPr>
          <w:fldChar w:fldCharType="end"/>
        </w:r>
      </w:hyperlink>
    </w:p>
    <w:p w:rsidR="001000FF" w:rsidRDefault="001000FF" w14:paraId="66D2B1D3" w14:textId="7680BA85">
      <w:pPr>
        <w:pStyle w:val="TOC2"/>
        <w:rPr>
          <w:rFonts w:asciiTheme="minorHAnsi" w:hAnsiTheme="minorHAnsi"/>
          <w:noProof/>
          <w:kern w:val="2"/>
          <w:sz w:val="24"/>
          <w:szCs w:val="24"/>
          <w:lang w:val="en-US"/>
          <w14:ligatures w14:val="standardContextual"/>
        </w:rPr>
      </w:pPr>
      <w:hyperlink w:history="1" w:anchor="_Toc224121690">
        <w:r w:rsidRPr="008F61F4">
          <w:rPr>
            <w:rStyle w:val="Hyperlink"/>
            <w:noProof/>
          </w:rPr>
          <w:t>7.11.</w:t>
        </w:r>
        <w:r>
          <w:rPr>
            <w:rFonts w:asciiTheme="minorHAnsi" w:hAnsiTheme="minorHAnsi"/>
            <w:noProof/>
            <w:kern w:val="2"/>
            <w:sz w:val="24"/>
            <w:szCs w:val="24"/>
            <w:lang w:val="en-US"/>
            <w14:ligatures w14:val="standardContextual"/>
          </w:rPr>
          <w:tab/>
        </w:r>
        <w:r w:rsidRPr="008F61F4">
          <w:rPr>
            <w:rStyle w:val="Hyperlink"/>
            <w:noProof/>
          </w:rPr>
          <w:t>Export CGM at the Already Allocated Capacities</w:t>
        </w:r>
        <w:r>
          <w:rPr>
            <w:noProof/>
            <w:webHidden/>
          </w:rPr>
          <w:tab/>
        </w:r>
        <w:r>
          <w:rPr>
            <w:noProof/>
            <w:webHidden/>
          </w:rPr>
          <w:fldChar w:fldCharType="begin"/>
        </w:r>
        <w:r>
          <w:rPr>
            <w:noProof/>
            <w:webHidden/>
          </w:rPr>
          <w:instrText xml:space="preserve"> PAGEREF _Toc224121690 \h </w:instrText>
        </w:r>
        <w:r>
          <w:rPr>
            <w:noProof/>
            <w:webHidden/>
          </w:rPr>
        </w:r>
        <w:r>
          <w:rPr>
            <w:noProof/>
            <w:webHidden/>
          </w:rPr>
          <w:fldChar w:fldCharType="separate"/>
        </w:r>
        <w:r>
          <w:rPr>
            <w:noProof/>
            <w:webHidden/>
          </w:rPr>
          <w:t>68</w:t>
        </w:r>
        <w:r>
          <w:rPr>
            <w:noProof/>
            <w:webHidden/>
          </w:rPr>
          <w:fldChar w:fldCharType="end"/>
        </w:r>
      </w:hyperlink>
    </w:p>
    <w:p w:rsidR="001000FF" w:rsidRDefault="001000FF" w14:paraId="3BFCCCFC" w14:textId="337903F2">
      <w:pPr>
        <w:pStyle w:val="TOC2"/>
        <w:rPr>
          <w:rFonts w:asciiTheme="minorHAnsi" w:hAnsiTheme="minorHAnsi"/>
          <w:noProof/>
          <w:kern w:val="2"/>
          <w:sz w:val="24"/>
          <w:szCs w:val="24"/>
          <w:lang w:val="en-US"/>
          <w14:ligatures w14:val="standardContextual"/>
        </w:rPr>
      </w:pPr>
      <w:hyperlink w:history="1" w:anchor="_Toc224121691">
        <w:r w:rsidRPr="008F61F4">
          <w:rPr>
            <w:rStyle w:val="Hyperlink"/>
            <w:noProof/>
          </w:rPr>
          <w:t>7.12.</w:t>
        </w:r>
        <w:r>
          <w:rPr>
            <w:rFonts w:asciiTheme="minorHAnsi" w:hAnsiTheme="minorHAnsi"/>
            <w:noProof/>
            <w:kern w:val="2"/>
            <w:sz w:val="24"/>
            <w:szCs w:val="24"/>
            <w:lang w:val="en-US"/>
            <w14:ligatures w14:val="standardContextual"/>
          </w:rPr>
          <w:tab/>
        </w:r>
        <w:r w:rsidRPr="008F61F4">
          <w:rPr>
            <w:rStyle w:val="Hyperlink"/>
            <w:noProof/>
          </w:rPr>
          <w:t>Nodal PTDF calculation</w:t>
        </w:r>
        <w:r>
          <w:rPr>
            <w:noProof/>
            <w:webHidden/>
          </w:rPr>
          <w:tab/>
        </w:r>
        <w:r>
          <w:rPr>
            <w:noProof/>
            <w:webHidden/>
          </w:rPr>
          <w:fldChar w:fldCharType="begin"/>
        </w:r>
        <w:r>
          <w:rPr>
            <w:noProof/>
            <w:webHidden/>
          </w:rPr>
          <w:instrText xml:space="preserve"> PAGEREF _Toc224121691 \h </w:instrText>
        </w:r>
        <w:r>
          <w:rPr>
            <w:noProof/>
            <w:webHidden/>
          </w:rPr>
        </w:r>
        <w:r>
          <w:rPr>
            <w:noProof/>
            <w:webHidden/>
          </w:rPr>
          <w:fldChar w:fldCharType="separate"/>
        </w:r>
        <w:r>
          <w:rPr>
            <w:noProof/>
            <w:webHidden/>
          </w:rPr>
          <w:t>68</w:t>
        </w:r>
        <w:r>
          <w:rPr>
            <w:noProof/>
            <w:webHidden/>
          </w:rPr>
          <w:fldChar w:fldCharType="end"/>
        </w:r>
      </w:hyperlink>
    </w:p>
    <w:p w:rsidR="001000FF" w:rsidRDefault="001000FF" w14:paraId="6C50B783" w14:textId="410BAA01">
      <w:pPr>
        <w:pStyle w:val="TOC2"/>
        <w:rPr>
          <w:rFonts w:asciiTheme="minorHAnsi" w:hAnsiTheme="minorHAnsi"/>
          <w:noProof/>
          <w:kern w:val="2"/>
          <w:sz w:val="24"/>
          <w:szCs w:val="24"/>
          <w:lang w:val="en-US"/>
          <w14:ligatures w14:val="standardContextual"/>
        </w:rPr>
      </w:pPr>
      <w:hyperlink w:history="1" w:anchor="_Toc224121692">
        <w:r w:rsidRPr="008F61F4">
          <w:rPr>
            <w:rStyle w:val="Hyperlink"/>
            <w:noProof/>
          </w:rPr>
          <w:t>7.13.</w:t>
        </w:r>
        <w:r>
          <w:rPr>
            <w:rFonts w:asciiTheme="minorHAnsi" w:hAnsiTheme="minorHAnsi"/>
            <w:noProof/>
            <w:kern w:val="2"/>
            <w:sz w:val="24"/>
            <w:szCs w:val="24"/>
            <w:lang w:val="en-US"/>
            <w14:ligatures w14:val="standardContextual"/>
          </w:rPr>
          <w:tab/>
        </w:r>
        <w:r w:rsidRPr="008F61F4">
          <w:rPr>
            <w:rStyle w:val="Hyperlink"/>
            <w:noProof/>
          </w:rPr>
          <w:t>Translate Domain to AAC</w:t>
        </w:r>
        <w:r>
          <w:rPr>
            <w:noProof/>
            <w:webHidden/>
          </w:rPr>
          <w:tab/>
        </w:r>
        <w:r>
          <w:rPr>
            <w:noProof/>
            <w:webHidden/>
          </w:rPr>
          <w:fldChar w:fldCharType="begin"/>
        </w:r>
        <w:r>
          <w:rPr>
            <w:noProof/>
            <w:webHidden/>
          </w:rPr>
          <w:instrText xml:space="preserve"> PAGEREF _Toc224121692 \h </w:instrText>
        </w:r>
        <w:r>
          <w:rPr>
            <w:noProof/>
            <w:webHidden/>
          </w:rPr>
        </w:r>
        <w:r>
          <w:rPr>
            <w:noProof/>
            <w:webHidden/>
          </w:rPr>
          <w:fldChar w:fldCharType="separate"/>
        </w:r>
        <w:r>
          <w:rPr>
            <w:noProof/>
            <w:webHidden/>
          </w:rPr>
          <w:t>69</w:t>
        </w:r>
        <w:r>
          <w:rPr>
            <w:noProof/>
            <w:webHidden/>
          </w:rPr>
          <w:fldChar w:fldCharType="end"/>
        </w:r>
      </w:hyperlink>
    </w:p>
    <w:p w:rsidR="001000FF" w:rsidRDefault="001000FF" w14:paraId="6F9CFFDE" w14:textId="63BF9C4F">
      <w:pPr>
        <w:pStyle w:val="TOC2"/>
        <w:rPr>
          <w:rFonts w:asciiTheme="minorHAnsi" w:hAnsiTheme="minorHAnsi"/>
          <w:noProof/>
          <w:kern w:val="2"/>
          <w:sz w:val="24"/>
          <w:szCs w:val="24"/>
          <w:lang w:val="en-US"/>
          <w14:ligatures w14:val="standardContextual"/>
        </w:rPr>
      </w:pPr>
      <w:hyperlink w:history="1" w:anchor="_Toc224121693">
        <w:r w:rsidRPr="008F61F4">
          <w:rPr>
            <w:rStyle w:val="Hyperlink"/>
            <w:noProof/>
          </w:rPr>
          <w:t>7.14.</w:t>
        </w:r>
        <w:r>
          <w:rPr>
            <w:rFonts w:asciiTheme="minorHAnsi" w:hAnsiTheme="minorHAnsi"/>
            <w:noProof/>
            <w:kern w:val="2"/>
            <w:sz w:val="24"/>
            <w:szCs w:val="24"/>
            <w:lang w:val="en-US"/>
            <w14:ligatures w14:val="standardContextual"/>
          </w:rPr>
          <w:tab/>
        </w:r>
        <w:r w:rsidRPr="008F61F4">
          <w:rPr>
            <w:rStyle w:val="Hyperlink"/>
            <w:noProof/>
          </w:rPr>
          <w:t>Net Positions from RefProg Computation</w:t>
        </w:r>
        <w:r>
          <w:rPr>
            <w:noProof/>
            <w:webHidden/>
          </w:rPr>
          <w:tab/>
        </w:r>
        <w:r>
          <w:rPr>
            <w:noProof/>
            <w:webHidden/>
          </w:rPr>
          <w:fldChar w:fldCharType="begin"/>
        </w:r>
        <w:r>
          <w:rPr>
            <w:noProof/>
            <w:webHidden/>
          </w:rPr>
          <w:instrText xml:space="preserve"> PAGEREF _Toc224121693 \h </w:instrText>
        </w:r>
        <w:r>
          <w:rPr>
            <w:noProof/>
            <w:webHidden/>
          </w:rPr>
        </w:r>
        <w:r>
          <w:rPr>
            <w:noProof/>
            <w:webHidden/>
          </w:rPr>
          <w:fldChar w:fldCharType="separate"/>
        </w:r>
        <w:r>
          <w:rPr>
            <w:noProof/>
            <w:webHidden/>
          </w:rPr>
          <w:t>70</w:t>
        </w:r>
        <w:r>
          <w:rPr>
            <w:noProof/>
            <w:webHidden/>
          </w:rPr>
          <w:fldChar w:fldCharType="end"/>
        </w:r>
      </w:hyperlink>
    </w:p>
    <w:p w:rsidR="001000FF" w:rsidRDefault="001000FF" w14:paraId="7510DB69" w14:textId="49E51FA6">
      <w:pPr>
        <w:pStyle w:val="TOC2"/>
        <w:rPr>
          <w:rFonts w:asciiTheme="minorHAnsi" w:hAnsiTheme="minorHAnsi"/>
          <w:noProof/>
          <w:kern w:val="2"/>
          <w:sz w:val="24"/>
          <w:szCs w:val="24"/>
          <w:lang w:val="en-US"/>
          <w14:ligatures w14:val="standardContextual"/>
        </w:rPr>
      </w:pPr>
      <w:hyperlink w:history="1" w:anchor="_Toc224121694">
        <w:r w:rsidRPr="008F61F4">
          <w:rPr>
            <w:rStyle w:val="Hyperlink"/>
            <w:noProof/>
          </w:rPr>
          <w:t>7.15.</w:t>
        </w:r>
        <w:r>
          <w:rPr>
            <w:rFonts w:asciiTheme="minorHAnsi" w:hAnsiTheme="minorHAnsi"/>
            <w:noProof/>
            <w:kern w:val="2"/>
            <w:sz w:val="24"/>
            <w:szCs w:val="24"/>
            <w:lang w:val="en-US"/>
            <w14:ligatures w14:val="standardContextual"/>
          </w:rPr>
          <w:tab/>
        </w:r>
        <w:r w:rsidRPr="008F61F4">
          <w:rPr>
            <w:rStyle w:val="Hyperlink"/>
            <w:noProof/>
          </w:rPr>
          <w:t>Distribute Inputs for next Intraday Process</w:t>
        </w:r>
        <w:r>
          <w:rPr>
            <w:noProof/>
            <w:webHidden/>
          </w:rPr>
          <w:tab/>
        </w:r>
        <w:r>
          <w:rPr>
            <w:noProof/>
            <w:webHidden/>
          </w:rPr>
          <w:fldChar w:fldCharType="begin"/>
        </w:r>
        <w:r>
          <w:rPr>
            <w:noProof/>
            <w:webHidden/>
          </w:rPr>
          <w:instrText xml:space="preserve"> PAGEREF _Toc224121694 \h </w:instrText>
        </w:r>
        <w:r>
          <w:rPr>
            <w:noProof/>
            <w:webHidden/>
          </w:rPr>
        </w:r>
        <w:r>
          <w:rPr>
            <w:noProof/>
            <w:webHidden/>
          </w:rPr>
          <w:fldChar w:fldCharType="separate"/>
        </w:r>
        <w:r>
          <w:rPr>
            <w:noProof/>
            <w:webHidden/>
          </w:rPr>
          <w:t>70</w:t>
        </w:r>
        <w:r>
          <w:rPr>
            <w:noProof/>
            <w:webHidden/>
          </w:rPr>
          <w:fldChar w:fldCharType="end"/>
        </w:r>
      </w:hyperlink>
    </w:p>
    <w:p w:rsidR="001000FF" w:rsidRDefault="001000FF" w14:paraId="22BE3D6A" w14:textId="5E8A4D5B">
      <w:pPr>
        <w:pStyle w:val="TOC2"/>
        <w:rPr>
          <w:rFonts w:asciiTheme="minorHAnsi" w:hAnsiTheme="minorHAnsi"/>
          <w:noProof/>
          <w:kern w:val="2"/>
          <w:sz w:val="24"/>
          <w:szCs w:val="24"/>
          <w:lang w:val="en-US"/>
          <w14:ligatures w14:val="standardContextual"/>
        </w:rPr>
      </w:pPr>
      <w:hyperlink w:history="1" w:anchor="_Toc224121695">
        <w:r w:rsidRPr="008F61F4">
          <w:rPr>
            <w:rStyle w:val="Hyperlink"/>
            <w:noProof/>
          </w:rPr>
          <w:t>7.16.</w:t>
        </w:r>
        <w:r>
          <w:rPr>
            <w:rFonts w:asciiTheme="minorHAnsi" w:hAnsiTheme="minorHAnsi"/>
            <w:noProof/>
            <w:kern w:val="2"/>
            <w:sz w:val="24"/>
            <w:szCs w:val="24"/>
            <w:lang w:val="en-US"/>
            <w14:ligatures w14:val="standardContextual"/>
          </w:rPr>
          <w:tab/>
        </w:r>
        <w:r w:rsidRPr="008F61F4">
          <w:rPr>
            <w:rStyle w:val="Hyperlink"/>
            <w:noProof/>
          </w:rPr>
          <w:t>General Fallbacks</w:t>
        </w:r>
        <w:r>
          <w:rPr>
            <w:noProof/>
            <w:webHidden/>
          </w:rPr>
          <w:tab/>
        </w:r>
        <w:r>
          <w:rPr>
            <w:noProof/>
            <w:webHidden/>
          </w:rPr>
          <w:fldChar w:fldCharType="begin"/>
        </w:r>
        <w:r>
          <w:rPr>
            <w:noProof/>
            <w:webHidden/>
          </w:rPr>
          <w:instrText xml:space="preserve"> PAGEREF _Toc224121695 \h </w:instrText>
        </w:r>
        <w:r>
          <w:rPr>
            <w:noProof/>
            <w:webHidden/>
          </w:rPr>
        </w:r>
        <w:r>
          <w:rPr>
            <w:noProof/>
            <w:webHidden/>
          </w:rPr>
          <w:fldChar w:fldCharType="separate"/>
        </w:r>
        <w:r>
          <w:rPr>
            <w:noProof/>
            <w:webHidden/>
          </w:rPr>
          <w:t>71</w:t>
        </w:r>
        <w:r>
          <w:rPr>
            <w:noProof/>
            <w:webHidden/>
          </w:rPr>
          <w:fldChar w:fldCharType="end"/>
        </w:r>
      </w:hyperlink>
    </w:p>
    <w:p w:rsidR="001000FF" w:rsidRDefault="001000FF" w14:paraId="7746BF21" w14:textId="2AAB89F8">
      <w:pPr>
        <w:pStyle w:val="TOC1"/>
        <w:rPr>
          <w:rFonts w:asciiTheme="minorHAnsi" w:hAnsiTheme="minorHAnsi"/>
          <w:noProof/>
          <w:kern w:val="2"/>
          <w:sz w:val="24"/>
          <w:szCs w:val="24"/>
          <w:lang w:val="en-US"/>
          <w14:ligatures w14:val="standardContextual"/>
        </w:rPr>
      </w:pPr>
      <w:hyperlink w:history="1" w:anchor="_Toc224121696">
        <w:r w:rsidRPr="008F61F4">
          <w:rPr>
            <w:rStyle w:val="Hyperlink"/>
            <w:rFonts w:eastAsia="Arial"/>
            <w:noProof/>
          </w:rPr>
          <w:t>8.</w:t>
        </w:r>
        <w:r>
          <w:rPr>
            <w:rFonts w:asciiTheme="minorHAnsi" w:hAnsiTheme="minorHAnsi"/>
            <w:noProof/>
            <w:kern w:val="2"/>
            <w:sz w:val="24"/>
            <w:szCs w:val="24"/>
            <w:lang w:val="en-US"/>
            <w14:ligatures w14:val="standardContextual"/>
          </w:rPr>
          <w:tab/>
        </w:r>
        <w:r w:rsidRPr="008F61F4">
          <w:rPr>
            <w:rStyle w:val="Hyperlink"/>
            <w:rFonts w:eastAsia="Arial"/>
            <w:noProof/>
          </w:rPr>
          <w:t>IDCC(d) – Pre-coupling process description</w:t>
        </w:r>
        <w:r>
          <w:rPr>
            <w:noProof/>
            <w:webHidden/>
          </w:rPr>
          <w:tab/>
        </w:r>
        <w:r>
          <w:rPr>
            <w:noProof/>
            <w:webHidden/>
          </w:rPr>
          <w:fldChar w:fldCharType="begin"/>
        </w:r>
        <w:r>
          <w:rPr>
            <w:noProof/>
            <w:webHidden/>
          </w:rPr>
          <w:instrText xml:space="preserve"> PAGEREF _Toc224121696 \h </w:instrText>
        </w:r>
        <w:r>
          <w:rPr>
            <w:noProof/>
            <w:webHidden/>
          </w:rPr>
        </w:r>
        <w:r>
          <w:rPr>
            <w:noProof/>
            <w:webHidden/>
          </w:rPr>
          <w:fldChar w:fldCharType="separate"/>
        </w:r>
        <w:r>
          <w:rPr>
            <w:noProof/>
            <w:webHidden/>
          </w:rPr>
          <w:t>72</w:t>
        </w:r>
        <w:r>
          <w:rPr>
            <w:noProof/>
            <w:webHidden/>
          </w:rPr>
          <w:fldChar w:fldCharType="end"/>
        </w:r>
      </w:hyperlink>
    </w:p>
    <w:p w:rsidR="001000FF" w:rsidRDefault="001000FF" w14:paraId="701F5AF5" w14:textId="4353D97F">
      <w:pPr>
        <w:pStyle w:val="TOC2"/>
        <w:rPr>
          <w:rFonts w:asciiTheme="minorHAnsi" w:hAnsiTheme="minorHAnsi"/>
          <w:noProof/>
          <w:kern w:val="2"/>
          <w:sz w:val="24"/>
          <w:szCs w:val="24"/>
          <w:lang w:val="en-US"/>
          <w14:ligatures w14:val="standardContextual"/>
        </w:rPr>
      </w:pPr>
      <w:hyperlink w:history="1" w:anchor="_Toc224121697">
        <w:r w:rsidRPr="008F61F4">
          <w:rPr>
            <w:rStyle w:val="Hyperlink"/>
            <w:noProof/>
          </w:rPr>
          <w:t>8.1.</w:t>
        </w:r>
        <w:r>
          <w:rPr>
            <w:rFonts w:asciiTheme="minorHAnsi" w:hAnsiTheme="minorHAnsi"/>
            <w:noProof/>
            <w:kern w:val="2"/>
            <w:sz w:val="24"/>
            <w:szCs w:val="24"/>
            <w:lang w:val="en-US"/>
            <w14:ligatures w14:val="standardContextual"/>
          </w:rPr>
          <w:tab/>
        </w:r>
        <w:r w:rsidRPr="008F61F4">
          <w:rPr>
            <w:rStyle w:val="Hyperlink"/>
            <w:noProof/>
          </w:rPr>
          <w:t>TSO Data Gathering</w:t>
        </w:r>
        <w:r>
          <w:rPr>
            <w:noProof/>
            <w:webHidden/>
          </w:rPr>
          <w:tab/>
        </w:r>
        <w:r>
          <w:rPr>
            <w:noProof/>
            <w:webHidden/>
          </w:rPr>
          <w:fldChar w:fldCharType="begin"/>
        </w:r>
        <w:r>
          <w:rPr>
            <w:noProof/>
            <w:webHidden/>
          </w:rPr>
          <w:instrText xml:space="preserve"> PAGEREF _Toc224121697 \h </w:instrText>
        </w:r>
        <w:r>
          <w:rPr>
            <w:noProof/>
            <w:webHidden/>
          </w:rPr>
        </w:r>
        <w:r>
          <w:rPr>
            <w:noProof/>
            <w:webHidden/>
          </w:rPr>
          <w:fldChar w:fldCharType="separate"/>
        </w:r>
        <w:r>
          <w:rPr>
            <w:noProof/>
            <w:webHidden/>
          </w:rPr>
          <w:t>73</w:t>
        </w:r>
        <w:r>
          <w:rPr>
            <w:noProof/>
            <w:webHidden/>
          </w:rPr>
          <w:fldChar w:fldCharType="end"/>
        </w:r>
      </w:hyperlink>
    </w:p>
    <w:p w:rsidR="001000FF" w:rsidRDefault="001000FF" w14:paraId="7DF16083" w14:textId="5ECC88BF">
      <w:pPr>
        <w:pStyle w:val="TOC2"/>
        <w:rPr>
          <w:rFonts w:asciiTheme="minorHAnsi" w:hAnsiTheme="minorHAnsi"/>
          <w:noProof/>
          <w:kern w:val="2"/>
          <w:sz w:val="24"/>
          <w:szCs w:val="24"/>
          <w:lang w:val="en-US"/>
          <w14:ligatures w14:val="standardContextual"/>
        </w:rPr>
      </w:pPr>
      <w:hyperlink w:history="1" w:anchor="_Toc224121698">
        <w:r w:rsidRPr="008F61F4">
          <w:rPr>
            <w:rStyle w:val="Hyperlink"/>
            <w:noProof/>
          </w:rPr>
          <w:t>8.2.</w:t>
        </w:r>
        <w:r>
          <w:rPr>
            <w:rFonts w:asciiTheme="minorHAnsi" w:hAnsiTheme="minorHAnsi"/>
            <w:noProof/>
            <w:kern w:val="2"/>
            <w:sz w:val="24"/>
            <w:szCs w:val="24"/>
            <w:lang w:val="en-US"/>
            <w14:ligatures w14:val="standardContextual"/>
          </w:rPr>
          <w:tab/>
        </w:r>
        <w:r w:rsidRPr="008F61F4">
          <w:rPr>
            <w:rStyle w:val="Hyperlink"/>
            <w:noProof/>
          </w:rPr>
          <w:t>First and Second CGM Data Gathering</w:t>
        </w:r>
        <w:r>
          <w:rPr>
            <w:noProof/>
            <w:webHidden/>
          </w:rPr>
          <w:tab/>
        </w:r>
        <w:r>
          <w:rPr>
            <w:noProof/>
            <w:webHidden/>
          </w:rPr>
          <w:fldChar w:fldCharType="begin"/>
        </w:r>
        <w:r>
          <w:rPr>
            <w:noProof/>
            <w:webHidden/>
          </w:rPr>
          <w:instrText xml:space="preserve"> PAGEREF _Toc224121698 \h </w:instrText>
        </w:r>
        <w:r>
          <w:rPr>
            <w:noProof/>
            <w:webHidden/>
          </w:rPr>
        </w:r>
        <w:r>
          <w:rPr>
            <w:noProof/>
            <w:webHidden/>
          </w:rPr>
          <w:fldChar w:fldCharType="separate"/>
        </w:r>
        <w:r>
          <w:rPr>
            <w:noProof/>
            <w:webHidden/>
          </w:rPr>
          <w:t>74</w:t>
        </w:r>
        <w:r>
          <w:rPr>
            <w:noProof/>
            <w:webHidden/>
          </w:rPr>
          <w:fldChar w:fldCharType="end"/>
        </w:r>
      </w:hyperlink>
    </w:p>
    <w:p w:rsidR="001000FF" w:rsidRDefault="001000FF" w14:paraId="30107701" w14:textId="09B94420">
      <w:pPr>
        <w:pStyle w:val="TOC2"/>
        <w:rPr>
          <w:rFonts w:asciiTheme="minorHAnsi" w:hAnsiTheme="minorHAnsi"/>
          <w:noProof/>
          <w:kern w:val="2"/>
          <w:sz w:val="24"/>
          <w:szCs w:val="24"/>
          <w:lang w:val="en-US"/>
          <w14:ligatures w14:val="standardContextual"/>
        </w:rPr>
      </w:pPr>
      <w:hyperlink w:history="1" w:anchor="_Toc224121699">
        <w:r w:rsidRPr="008F61F4">
          <w:rPr>
            <w:rStyle w:val="Hyperlink"/>
            <w:noProof/>
          </w:rPr>
          <w:t>8.3.</w:t>
        </w:r>
        <w:r>
          <w:rPr>
            <w:rFonts w:asciiTheme="minorHAnsi" w:hAnsiTheme="minorHAnsi"/>
            <w:noProof/>
            <w:kern w:val="2"/>
            <w:sz w:val="24"/>
            <w:szCs w:val="24"/>
            <w:lang w:val="en-US"/>
            <w14:ligatures w14:val="standardContextual"/>
          </w:rPr>
          <w:tab/>
        </w:r>
        <w:r w:rsidRPr="008F61F4">
          <w:rPr>
            <w:rStyle w:val="Hyperlink"/>
            <w:noProof/>
          </w:rPr>
          <w:t>RefProg Computation</w:t>
        </w:r>
        <w:r>
          <w:rPr>
            <w:noProof/>
            <w:webHidden/>
          </w:rPr>
          <w:tab/>
        </w:r>
        <w:r>
          <w:rPr>
            <w:noProof/>
            <w:webHidden/>
          </w:rPr>
          <w:fldChar w:fldCharType="begin"/>
        </w:r>
        <w:r>
          <w:rPr>
            <w:noProof/>
            <w:webHidden/>
          </w:rPr>
          <w:instrText xml:space="preserve"> PAGEREF _Toc224121699 \h </w:instrText>
        </w:r>
        <w:r>
          <w:rPr>
            <w:noProof/>
            <w:webHidden/>
          </w:rPr>
        </w:r>
        <w:r>
          <w:rPr>
            <w:noProof/>
            <w:webHidden/>
          </w:rPr>
          <w:fldChar w:fldCharType="separate"/>
        </w:r>
        <w:r>
          <w:rPr>
            <w:noProof/>
            <w:webHidden/>
          </w:rPr>
          <w:t>75</w:t>
        </w:r>
        <w:r>
          <w:rPr>
            <w:noProof/>
            <w:webHidden/>
          </w:rPr>
          <w:fldChar w:fldCharType="end"/>
        </w:r>
      </w:hyperlink>
    </w:p>
    <w:p w:rsidR="001000FF" w:rsidRDefault="001000FF" w14:paraId="02B22D1F" w14:textId="30910B5E">
      <w:pPr>
        <w:pStyle w:val="TOC2"/>
        <w:rPr>
          <w:rFonts w:asciiTheme="minorHAnsi" w:hAnsiTheme="minorHAnsi"/>
          <w:noProof/>
          <w:kern w:val="2"/>
          <w:sz w:val="24"/>
          <w:szCs w:val="24"/>
          <w:lang w:val="en-US"/>
          <w14:ligatures w14:val="standardContextual"/>
        </w:rPr>
      </w:pPr>
      <w:hyperlink w:history="1" w:anchor="_Toc224121700">
        <w:r w:rsidRPr="008F61F4">
          <w:rPr>
            <w:rStyle w:val="Hyperlink"/>
            <w:noProof/>
          </w:rPr>
          <w:t>8.4.</w:t>
        </w:r>
        <w:r>
          <w:rPr>
            <w:rFonts w:asciiTheme="minorHAnsi" w:hAnsiTheme="minorHAnsi"/>
            <w:noProof/>
            <w:kern w:val="2"/>
            <w:sz w:val="24"/>
            <w:szCs w:val="24"/>
            <w:lang w:val="en-US"/>
            <w14:ligatures w14:val="standardContextual"/>
          </w:rPr>
          <w:tab/>
        </w:r>
        <w:r w:rsidRPr="008F61F4">
          <w:rPr>
            <w:rStyle w:val="Hyperlink"/>
            <w:noProof/>
          </w:rPr>
          <w:t>TSO data merging</w:t>
        </w:r>
        <w:r>
          <w:rPr>
            <w:noProof/>
            <w:webHidden/>
          </w:rPr>
          <w:tab/>
        </w:r>
        <w:r>
          <w:rPr>
            <w:noProof/>
            <w:webHidden/>
          </w:rPr>
          <w:fldChar w:fldCharType="begin"/>
        </w:r>
        <w:r>
          <w:rPr>
            <w:noProof/>
            <w:webHidden/>
          </w:rPr>
          <w:instrText xml:space="preserve"> PAGEREF _Toc224121700 \h </w:instrText>
        </w:r>
        <w:r>
          <w:rPr>
            <w:noProof/>
            <w:webHidden/>
          </w:rPr>
        </w:r>
        <w:r>
          <w:rPr>
            <w:noProof/>
            <w:webHidden/>
          </w:rPr>
          <w:fldChar w:fldCharType="separate"/>
        </w:r>
        <w:r>
          <w:rPr>
            <w:noProof/>
            <w:webHidden/>
          </w:rPr>
          <w:t>76</w:t>
        </w:r>
        <w:r>
          <w:rPr>
            <w:noProof/>
            <w:webHidden/>
          </w:rPr>
          <w:fldChar w:fldCharType="end"/>
        </w:r>
      </w:hyperlink>
    </w:p>
    <w:p w:rsidR="001000FF" w:rsidRDefault="001000FF" w14:paraId="0879A3E1" w14:textId="5C14F882">
      <w:pPr>
        <w:pStyle w:val="TOC2"/>
        <w:rPr>
          <w:rFonts w:asciiTheme="minorHAnsi" w:hAnsiTheme="minorHAnsi"/>
          <w:noProof/>
          <w:kern w:val="2"/>
          <w:sz w:val="24"/>
          <w:szCs w:val="24"/>
          <w:lang w:val="en-US"/>
          <w14:ligatures w14:val="standardContextual"/>
        </w:rPr>
      </w:pPr>
      <w:hyperlink w:history="1" w:anchor="_Toc224121701">
        <w:r w:rsidRPr="008F61F4">
          <w:rPr>
            <w:rStyle w:val="Hyperlink"/>
            <w:noProof/>
          </w:rPr>
          <w:t>8.5.</w:t>
        </w:r>
        <w:r>
          <w:rPr>
            <w:rFonts w:asciiTheme="minorHAnsi" w:hAnsiTheme="minorHAnsi"/>
            <w:noProof/>
            <w:kern w:val="2"/>
            <w:sz w:val="24"/>
            <w:szCs w:val="24"/>
            <w:lang w:val="en-US"/>
            <w14:ligatures w14:val="standardContextual"/>
          </w:rPr>
          <w:tab/>
        </w:r>
        <w:r w:rsidRPr="008F61F4">
          <w:rPr>
            <w:rStyle w:val="Hyperlink"/>
            <w:noProof/>
          </w:rPr>
          <w:t>Export CGM at AAC before Initial FB Computation</w:t>
        </w:r>
        <w:r>
          <w:rPr>
            <w:noProof/>
            <w:webHidden/>
          </w:rPr>
          <w:tab/>
        </w:r>
        <w:r>
          <w:rPr>
            <w:noProof/>
            <w:webHidden/>
          </w:rPr>
          <w:fldChar w:fldCharType="begin"/>
        </w:r>
        <w:r>
          <w:rPr>
            <w:noProof/>
            <w:webHidden/>
          </w:rPr>
          <w:instrText xml:space="preserve"> PAGEREF _Toc224121701 \h </w:instrText>
        </w:r>
        <w:r>
          <w:rPr>
            <w:noProof/>
            <w:webHidden/>
          </w:rPr>
        </w:r>
        <w:r>
          <w:rPr>
            <w:noProof/>
            <w:webHidden/>
          </w:rPr>
          <w:fldChar w:fldCharType="separate"/>
        </w:r>
        <w:r>
          <w:rPr>
            <w:noProof/>
            <w:webHidden/>
          </w:rPr>
          <w:t>78</w:t>
        </w:r>
        <w:r>
          <w:rPr>
            <w:noProof/>
            <w:webHidden/>
          </w:rPr>
          <w:fldChar w:fldCharType="end"/>
        </w:r>
      </w:hyperlink>
    </w:p>
    <w:p w:rsidR="001000FF" w:rsidRDefault="001000FF" w14:paraId="3D90A943" w14:textId="13D54183">
      <w:pPr>
        <w:pStyle w:val="TOC2"/>
        <w:rPr>
          <w:rFonts w:asciiTheme="minorHAnsi" w:hAnsiTheme="minorHAnsi"/>
          <w:noProof/>
          <w:kern w:val="2"/>
          <w:sz w:val="24"/>
          <w:szCs w:val="24"/>
          <w:lang w:val="en-US"/>
          <w14:ligatures w14:val="standardContextual"/>
        </w:rPr>
      </w:pPr>
      <w:hyperlink w:history="1" w:anchor="_Toc224121702">
        <w:r w:rsidRPr="008F61F4">
          <w:rPr>
            <w:rStyle w:val="Hyperlink"/>
            <w:noProof/>
          </w:rPr>
          <w:t>8.6.</w:t>
        </w:r>
        <w:r>
          <w:rPr>
            <w:rFonts w:asciiTheme="minorHAnsi" w:hAnsiTheme="minorHAnsi"/>
            <w:noProof/>
            <w:kern w:val="2"/>
            <w:sz w:val="24"/>
            <w:szCs w:val="24"/>
            <w:lang w:val="en-US"/>
            <w14:ligatures w14:val="standardContextual"/>
          </w:rPr>
          <w:tab/>
        </w:r>
        <w:r w:rsidRPr="008F61F4">
          <w:rPr>
            <w:rStyle w:val="Hyperlink"/>
            <w:noProof/>
          </w:rPr>
          <w:t>Initial flow-based computation</w:t>
        </w:r>
        <w:r>
          <w:rPr>
            <w:noProof/>
            <w:webHidden/>
          </w:rPr>
          <w:tab/>
        </w:r>
        <w:r>
          <w:rPr>
            <w:noProof/>
            <w:webHidden/>
          </w:rPr>
          <w:fldChar w:fldCharType="begin"/>
        </w:r>
        <w:r>
          <w:rPr>
            <w:noProof/>
            <w:webHidden/>
          </w:rPr>
          <w:instrText xml:space="preserve"> PAGEREF _Toc224121702 \h </w:instrText>
        </w:r>
        <w:r>
          <w:rPr>
            <w:noProof/>
            <w:webHidden/>
          </w:rPr>
        </w:r>
        <w:r>
          <w:rPr>
            <w:noProof/>
            <w:webHidden/>
          </w:rPr>
          <w:fldChar w:fldCharType="separate"/>
        </w:r>
        <w:r>
          <w:rPr>
            <w:noProof/>
            <w:webHidden/>
          </w:rPr>
          <w:t>78</w:t>
        </w:r>
        <w:r>
          <w:rPr>
            <w:noProof/>
            <w:webHidden/>
          </w:rPr>
          <w:fldChar w:fldCharType="end"/>
        </w:r>
      </w:hyperlink>
    </w:p>
    <w:p w:rsidR="001000FF" w:rsidRDefault="001000FF" w14:paraId="71BA347D" w14:textId="465D5663">
      <w:pPr>
        <w:pStyle w:val="TOC2"/>
        <w:rPr>
          <w:rFonts w:asciiTheme="minorHAnsi" w:hAnsiTheme="minorHAnsi"/>
          <w:noProof/>
          <w:kern w:val="2"/>
          <w:sz w:val="24"/>
          <w:szCs w:val="24"/>
          <w:lang w:val="en-US"/>
          <w14:ligatures w14:val="standardContextual"/>
        </w:rPr>
      </w:pPr>
      <w:hyperlink w:history="1" w:anchor="_Toc224121703">
        <w:r w:rsidRPr="008F61F4">
          <w:rPr>
            <w:rStyle w:val="Hyperlink"/>
            <w:noProof/>
          </w:rPr>
          <w:t>8.7.</w:t>
        </w:r>
        <w:r>
          <w:rPr>
            <w:rFonts w:asciiTheme="minorHAnsi" w:hAnsiTheme="minorHAnsi"/>
            <w:noProof/>
            <w:kern w:val="2"/>
            <w:sz w:val="24"/>
            <w:szCs w:val="24"/>
            <w:lang w:val="en-US"/>
            <w14:ligatures w14:val="standardContextual"/>
          </w:rPr>
          <w:tab/>
        </w:r>
        <w:r w:rsidRPr="008F61F4">
          <w:rPr>
            <w:rStyle w:val="Hyperlink"/>
            <w:noProof/>
          </w:rPr>
          <w:t>Individual Validation</w:t>
        </w:r>
        <w:r>
          <w:rPr>
            <w:noProof/>
            <w:webHidden/>
          </w:rPr>
          <w:tab/>
        </w:r>
        <w:r>
          <w:rPr>
            <w:noProof/>
            <w:webHidden/>
          </w:rPr>
          <w:fldChar w:fldCharType="begin"/>
        </w:r>
        <w:r>
          <w:rPr>
            <w:noProof/>
            <w:webHidden/>
          </w:rPr>
          <w:instrText xml:space="preserve"> PAGEREF _Toc224121703 \h </w:instrText>
        </w:r>
        <w:r>
          <w:rPr>
            <w:noProof/>
            <w:webHidden/>
          </w:rPr>
        </w:r>
        <w:r>
          <w:rPr>
            <w:noProof/>
            <w:webHidden/>
          </w:rPr>
          <w:fldChar w:fldCharType="separate"/>
        </w:r>
        <w:r>
          <w:rPr>
            <w:noProof/>
            <w:webHidden/>
          </w:rPr>
          <w:t>79</w:t>
        </w:r>
        <w:r>
          <w:rPr>
            <w:noProof/>
            <w:webHidden/>
          </w:rPr>
          <w:fldChar w:fldCharType="end"/>
        </w:r>
      </w:hyperlink>
    </w:p>
    <w:p w:rsidR="001000FF" w:rsidRDefault="001000FF" w14:paraId="0F7C8311" w14:textId="64C9692D">
      <w:pPr>
        <w:pStyle w:val="TOC2"/>
        <w:rPr>
          <w:rFonts w:asciiTheme="minorHAnsi" w:hAnsiTheme="minorHAnsi"/>
          <w:noProof/>
          <w:kern w:val="2"/>
          <w:sz w:val="24"/>
          <w:szCs w:val="24"/>
          <w:lang w:val="en-US"/>
          <w14:ligatures w14:val="standardContextual"/>
        </w:rPr>
      </w:pPr>
      <w:hyperlink w:history="1" w:anchor="_Toc224121704">
        <w:r w:rsidRPr="008F61F4">
          <w:rPr>
            <w:rStyle w:val="Hyperlink"/>
            <w:noProof/>
          </w:rPr>
          <w:t>8.8.</w:t>
        </w:r>
        <w:r>
          <w:rPr>
            <w:rFonts w:asciiTheme="minorHAnsi" w:hAnsiTheme="minorHAnsi"/>
            <w:noProof/>
            <w:kern w:val="2"/>
            <w:sz w:val="24"/>
            <w:szCs w:val="24"/>
            <w:lang w:val="en-US"/>
            <w14:ligatures w14:val="standardContextual"/>
          </w:rPr>
          <w:tab/>
        </w:r>
        <w:r w:rsidRPr="008F61F4">
          <w:rPr>
            <w:rStyle w:val="Hyperlink"/>
            <w:noProof/>
          </w:rPr>
          <w:t>Final FB Computation</w:t>
        </w:r>
        <w:r>
          <w:rPr>
            <w:noProof/>
            <w:webHidden/>
          </w:rPr>
          <w:tab/>
        </w:r>
        <w:r>
          <w:rPr>
            <w:noProof/>
            <w:webHidden/>
          </w:rPr>
          <w:fldChar w:fldCharType="begin"/>
        </w:r>
        <w:r>
          <w:rPr>
            <w:noProof/>
            <w:webHidden/>
          </w:rPr>
          <w:instrText xml:space="preserve"> PAGEREF _Toc224121704 \h </w:instrText>
        </w:r>
        <w:r>
          <w:rPr>
            <w:noProof/>
            <w:webHidden/>
          </w:rPr>
        </w:r>
        <w:r>
          <w:rPr>
            <w:noProof/>
            <w:webHidden/>
          </w:rPr>
          <w:fldChar w:fldCharType="separate"/>
        </w:r>
        <w:r>
          <w:rPr>
            <w:noProof/>
            <w:webHidden/>
          </w:rPr>
          <w:t>79</w:t>
        </w:r>
        <w:r>
          <w:rPr>
            <w:noProof/>
            <w:webHidden/>
          </w:rPr>
          <w:fldChar w:fldCharType="end"/>
        </w:r>
      </w:hyperlink>
    </w:p>
    <w:p w:rsidR="001000FF" w:rsidRDefault="001000FF" w14:paraId="36BCECFB" w14:textId="062E2352">
      <w:pPr>
        <w:pStyle w:val="TOC2"/>
        <w:rPr>
          <w:rFonts w:asciiTheme="minorHAnsi" w:hAnsiTheme="minorHAnsi"/>
          <w:noProof/>
          <w:kern w:val="2"/>
          <w:sz w:val="24"/>
          <w:szCs w:val="24"/>
          <w:lang w:val="en-US"/>
          <w14:ligatures w14:val="standardContextual"/>
        </w:rPr>
      </w:pPr>
      <w:hyperlink w:history="1" w:anchor="_Toc224121705">
        <w:r w:rsidRPr="008F61F4">
          <w:rPr>
            <w:rStyle w:val="Hyperlink"/>
            <w:noProof/>
          </w:rPr>
          <w:t>8.9.</w:t>
        </w:r>
        <w:r>
          <w:rPr>
            <w:rFonts w:asciiTheme="minorHAnsi" w:hAnsiTheme="minorHAnsi"/>
            <w:noProof/>
            <w:kern w:val="2"/>
            <w:sz w:val="24"/>
            <w:szCs w:val="24"/>
            <w:lang w:val="en-US"/>
            <w14:ligatures w14:val="standardContextual"/>
          </w:rPr>
          <w:tab/>
        </w:r>
        <w:r w:rsidRPr="008F61F4">
          <w:rPr>
            <w:rStyle w:val="Hyperlink"/>
            <w:noProof/>
          </w:rPr>
          <w:t>Market Coupling Inputs Gathering</w:t>
        </w:r>
        <w:r>
          <w:rPr>
            <w:noProof/>
            <w:webHidden/>
          </w:rPr>
          <w:tab/>
        </w:r>
        <w:r>
          <w:rPr>
            <w:noProof/>
            <w:webHidden/>
          </w:rPr>
          <w:fldChar w:fldCharType="begin"/>
        </w:r>
        <w:r>
          <w:rPr>
            <w:noProof/>
            <w:webHidden/>
          </w:rPr>
          <w:instrText xml:space="preserve"> PAGEREF _Toc224121705 \h </w:instrText>
        </w:r>
        <w:r>
          <w:rPr>
            <w:noProof/>
            <w:webHidden/>
          </w:rPr>
        </w:r>
        <w:r>
          <w:rPr>
            <w:noProof/>
            <w:webHidden/>
          </w:rPr>
          <w:fldChar w:fldCharType="separate"/>
        </w:r>
        <w:r>
          <w:rPr>
            <w:noProof/>
            <w:webHidden/>
          </w:rPr>
          <w:t>80</w:t>
        </w:r>
        <w:r>
          <w:rPr>
            <w:noProof/>
            <w:webHidden/>
          </w:rPr>
          <w:fldChar w:fldCharType="end"/>
        </w:r>
      </w:hyperlink>
    </w:p>
    <w:p w:rsidR="001000FF" w:rsidRDefault="001000FF" w14:paraId="08DC2FCE" w14:textId="2DF7BB54">
      <w:pPr>
        <w:pStyle w:val="TOC2"/>
        <w:rPr>
          <w:rFonts w:asciiTheme="minorHAnsi" w:hAnsiTheme="minorHAnsi"/>
          <w:noProof/>
          <w:kern w:val="2"/>
          <w:sz w:val="24"/>
          <w:szCs w:val="24"/>
          <w:lang w:val="en-US"/>
          <w14:ligatures w14:val="standardContextual"/>
        </w:rPr>
      </w:pPr>
      <w:hyperlink w:history="1" w:anchor="_Toc224121706">
        <w:r w:rsidRPr="008F61F4">
          <w:rPr>
            <w:rStyle w:val="Hyperlink"/>
            <w:rFonts w:eastAsia="Arial"/>
            <w:noProof/>
          </w:rPr>
          <w:t>8.10.</w:t>
        </w:r>
        <w:r>
          <w:rPr>
            <w:rFonts w:asciiTheme="minorHAnsi" w:hAnsiTheme="minorHAnsi"/>
            <w:noProof/>
            <w:kern w:val="2"/>
            <w:sz w:val="24"/>
            <w:szCs w:val="24"/>
            <w:lang w:val="en-US"/>
            <w14:ligatures w14:val="standardContextual"/>
          </w:rPr>
          <w:tab/>
        </w:r>
        <w:r w:rsidRPr="008F61F4">
          <w:rPr>
            <w:rStyle w:val="Hyperlink"/>
            <w:noProof/>
          </w:rPr>
          <w:t>ID ATC Extraction</w:t>
        </w:r>
        <w:r>
          <w:rPr>
            <w:noProof/>
            <w:webHidden/>
          </w:rPr>
          <w:tab/>
        </w:r>
        <w:r>
          <w:rPr>
            <w:noProof/>
            <w:webHidden/>
          </w:rPr>
          <w:fldChar w:fldCharType="begin"/>
        </w:r>
        <w:r>
          <w:rPr>
            <w:noProof/>
            <w:webHidden/>
          </w:rPr>
          <w:instrText xml:space="preserve"> PAGEREF _Toc224121706 \h </w:instrText>
        </w:r>
        <w:r>
          <w:rPr>
            <w:noProof/>
            <w:webHidden/>
          </w:rPr>
        </w:r>
        <w:r>
          <w:rPr>
            <w:noProof/>
            <w:webHidden/>
          </w:rPr>
          <w:fldChar w:fldCharType="separate"/>
        </w:r>
        <w:r>
          <w:rPr>
            <w:noProof/>
            <w:webHidden/>
          </w:rPr>
          <w:t>81</w:t>
        </w:r>
        <w:r>
          <w:rPr>
            <w:noProof/>
            <w:webHidden/>
          </w:rPr>
          <w:fldChar w:fldCharType="end"/>
        </w:r>
      </w:hyperlink>
    </w:p>
    <w:p w:rsidR="001000FF" w:rsidRDefault="001000FF" w14:paraId="0222A46B" w14:textId="38082015">
      <w:pPr>
        <w:pStyle w:val="TOC2"/>
        <w:rPr>
          <w:rFonts w:asciiTheme="minorHAnsi" w:hAnsiTheme="minorHAnsi"/>
          <w:noProof/>
          <w:kern w:val="2"/>
          <w:sz w:val="24"/>
          <w:szCs w:val="24"/>
          <w:lang w:val="en-US"/>
          <w14:ligatures w14:val="standardContextual"/>
        </w:rPr>
      </w:pPr>
      <w:hyperlink w:history="1" w:anchor="_Toc224121707">
        <w:r w:rsidRPr="008F61F4">
          <w:rPr>
            <w:rStyle w:val="Hyperlink"/>
            <w:noProof/>
          </w:rPr>
          <w:t>8.11.</w:t>
        </w:r>
        <w:r>
          <w:rPr>
            <w:rFonts w:asciiTheme="minorHAnsi" w:hAnsiTheme="minorHAnsi"/>
            <w:noProof/>
            <w:kern w:val="2"/>
            <w:sz w:val="24"/>
            <w:szCs w:val="24"/>
            <w:lang w:val="en-US"/>
            <w14:ligatures w14:val="standardContextual"/>
          </w:rPr>
          <w:tab/>
        </w:r>
        <w:r w:rsidRPr="008F61F4">
          <w:rPr>
            <w:rStyle w:val="Hyperlink"/>
            <w:noProof/>
          </w:rPr>
          <w:t>Export CGM at the Already Allocated Capacities</w:t>
        </w:r>
        <w:r>
          <w:rPr>
            <w:noProof/>
            <w:webHidden/>
          </w:rPr>
          <w:tab/>
        </w:r>
        <w:r>
          <w:rPr>
            <w:noProof/>
            <w:webHidden/>
          </w:rPr>
          <w:fldChar w:fldCharType="begin"/>
        </w:r>
        <w:r>
          <w:rPr>
            <w:noProof/>
            <w:webHidden/>
          </w:rPr>
          <w:instrText xml:space="preserve"> PAGEREF _Toc224121707 \h </w:instrText>
        </w:r>
        <w:r>
          <w:rPr>
            <w:noProof/>
            <w:webHidden/>
          </w:rPr>
        </w:r>
        <w:r>
          <w:rPr>
            <w:noProof/>
            <w:webHidden/>
          </w:rPr>
          <w:fldChar w:fldCharType="separate"/>
        </w:r>
        <w:r>
          <w:rPr>
            <w:noProof/>
            <w:webHidden/>
          </w:rPr>
          <w:t>83</w:t>
        </w:r>
        <w:r>
          <w:rPr>
            <w:noProof/>
            <w:webHidden/>
          </w:rPr>
          <w:fldChar w:fldCharType="end"/>
        </w:r>
      </w:hyperlink>
    </w:p>
    <w:p w:rsidR="001000FF" w:rsidRDefault="001000FF" w14:paraId="060A414A" w14:textId="2AEF711E">
      <w:pPr>
        <w:pStyle w:val="TOC2"/>
        <w:rPr>
          <w:rFonts w:asciiTheme="minorHAnsi" w:hAnsiTheme="minorHAnsi"/>
          <w:noProof/>
          <w:kern w:val="2"/>
          <w:sz w:val="24"/>
          <w:szCs w:val="24"/>
          <w:lang w:val="en-US"/>
          <w14:ligatures w14:val="standardContextual"/>
        </w:rPr>
      </w:pPr>
      <w:hyperlink w:history="1" w:anchor="_Toc224121708">
        <w:r w:rsidRPr="008F61F4">
          <w:rPr>
            <w:rStyle w:val="Hyperlink"/>
            <w:noProof/>
          </w:rPr>
          <w:t>8.12.</w:t>
        </w:r>
        <w:r>
          <w:rPr>
            <w:rFonts w:asciiTheme="minorHAnsi" w:hAnsiTheme="minorHAnsi"/>
            <w:noProof/>
            <w:kern w:val="2"/>
            <w:sz w:val="24"/>
            <w:szCs w:val="24"/>
            <w:lang w:val="en-US"/>
            <w14:ligatures w14:val="standardContextual"/>
          </w:rPr>
          <w:tab/>
        </w:r>
        <w:r w:rsidRPr="008F61F4">
          <w:rPr>
            <w:rStyle w:val="Hyperlink"/>
            <w:noProof/>
          </w:rPr>
          <w:t>Nodal PTDF calculation</w:t>
        </w:r>
        <w:r>
          <w:rPr>
            <w:noProof/>
            <w:webHidden/>
          </w:rPr>
          <w:tab/>
        </w:r>
        <w:r>
          <w:rPr>
            <w:noProof/>
            <w:webHidden/>
          </w:rPr>
          <w:fldChar w:fldCharType="begin"/>
        </w:r>
        <w:r>
          <w:rPr>
            <w:noProof/>
            <w:webHidden/>
          </w:rPr>
          <w:instrText xml:space="preserve"> PAGEREF _Toc224121708 \h </w:instrText>
        </w:r>
        <w:r>
          <w:rPr>
            <w:noProof/>
            <w:webHidden/>
          </w:rPr>
        </w:r>
        <w:r>
          <w:rPr>
            <w:noProof/>
            <w:webHidden/>
          </w:rPr>
          <w:fldChar w:fldCharType="separate"/>
        </w:r>
        <w:r>
          <w:rPr>
            <w:noProof/>
            <w:webHidden/>
          </w:rPr>
          <w:t>84</w:t>
        </w:r>
        <w:r>
          <w:rPr>
            <w:noProof/>
            <w:webHidden/>
          </w:rPr>
          <w:fldChar w:fldCharType="end"/>
        </w:r>
      </w:hyperlink>
    </w:p>
    <w:p w:rsidR="001000FF" w:rsidRDefault="001000FF" w14:paraId="52777200" w14:textId="4AC58571">
      <w:pPr>
        <w:pStyle w:val="TOC2"/>
        <w:rPr>
          <w:rFonts w:asciiTheme="minorHAnsi" w:hAnsiTheme="minorHAnsi"/>
          <w:noProof/>
          <w:kern w:val="2"/>
          <w:sz w:val="24"/>
          <w:szCs w:val="24"/>
          <w:lang w:val="en-US"/>
          <w14:ligatures w14:val="standardContextual"/>
        </w:rPr>
      </w:pPr>
      <w:hyperlink w:history="1" w:anchor="_Toc224121709">
        <w:r w:rsidRPr="008F61F4">
          <w:rPr>
            <w:rStyle w:val="Hyperlink"/>
            <w:noProof/>
          </w:rPr>
          <w:t>8.13.</w:t>
        </w:r>
        <w:r>
          <w:rPr>
            <w:rFonts w:asciiTheme="minorHAnsi" w:hAnsiTheme="minorHAnsi"/>
            <w:noProof/>
            <w:kern w:val="2"/>
            <w:sz w:val="24"/>
            <w:szCs w:val="24"/>
            <w:lang w:val="en-US"/>
            <w14:ligatures w14:val="standardContextual"/>
          </w:rPr>
          <w:tab/>
        </w:r>
        <w:r w:rsidRPr="008F61F4">
          <w:rPr>
            <w:rStyle w:val="Hyperlink"/>
            <w:noProof/>
          </w:rPr>
          <w:t>Translate Domain to AAC</w:t>
        </w:r>
        <w:r>
          <w:rPr>
            <w:noProof/>
            <w:webHidden/>
          </w:rPr>
          <w:tab/>
        </w:r>
        <w:r>
          <w:rPr>
            <w:noProof/>
            <w:webHidden/>
          </w:rPr>
          <w:fldChar w:fldCharType="begin"/>
        </w:r>
        <w:r>
          <w:rPr>
            <w:noProof/>
            <w:webHidden/>
          </w:rPr>
          <w:instrText xml:space="preserve"> PAGEREF _Toc224121709 \h </w:instrText>
        </w:r>
        <w:r>
          <w:rPr>
            <w:noProof/>
            <w:webHidden/>
          </w:rPr>
        </w:r>
        <w:r>
          <w:rPr>
            <w:noProof/>
            <w:webHidden/>
          </w:rPr>
          <w:fldChar w:fldCharType="separate"/>
        </w:r>
        <w:r>
          <w:rPr>
            <w:noProof/>
            <w:webHidden/>
          </w:rPr>
          <w:t>84</w:t>
        </w:r>
        <w:r>
          <w:rPr>
            <w:noProof/>
            <w:webHidden/>
          </w:rPr>
          <w:fldChar w:fldCharType="end"/>
        </w:r>
      </w:hyperlink>
    </w:p>
    <w:p w:rsidR="001000FF" w:rsidRDefault="001000FF" w14:paraId="4B5D4ABA" w14:textId="23AC54DD">
      <w:pPr>
        <w:pStyle w:val="TOC2"/>
        <w:rPr>
          <w:rFonts w:asciiTheme="minorHAnsi" w:hAnsiTheme="minorHAnsi"/>
          <w:noProof/>
          <w:kern w:val="2"/>
          <w:sz w:val="24"/>
          <w:szCs w:val="24"/>
          <w:lang w:val="en-US"/>
          <w14:ligatures w14:val="standardContextual"/>
        </w:rPr>
      </w:pPr>
      <w:hyperlink w:history="1" w:anchor="_Toc224121710">
        <w:r w:rsidRPr="008F61F4">
          <w:rPr>
            <w:rStyle w:val="Hyperlink"/>
            <w:noProof/>
          </w:rPr>
          <w:t>8.14.</w:t>
        </w:r>
        <w:r>
          <w:rPr>
            <w:rFonts w:asciiTheme="minorHAnsi" w:hAnsiTheme="minorHAnsi"/>
            <w:noProof/>
            <w:kern w:val="2"/>
            <w:sz w:val="24"/>
            <w:szCs w:val="24"/>
            <w:lang w:val="en-US"/>
            <w14:ligatures w14:val="standardContextual"/>
          </w:rPr>
          <w:tab/>
        </w:r>
        <w:r w:rsidRPr="008F61F4">
          <w:rPr>
            <w:rStyle w:val="Hyperlink"/>
            <w:noProof/>
          </w:rPr>
          <w:t>Net Positions from RefProg Computation</w:t>
        </w:r>
        <w:r>
          <w:rPr>
            <w:noProof/>
            <w:webHidden/>
          </w:rPr>
          <w:tab/>
        </w:r>
        <w:r>
          <w:rPr>
            <w:noProof/>
            <w:webHidden/>
          </w:rPr>
          <w:fldChar w:fldCharType="begin"/>
        </w:r>
        <w:r>
          <w:rPr>
            <w:noProof/>
            <w:webHidden/>
          </w:rPr>
          <w:instrText xml:space="preserve"> PAGEREF _Toc224121710 \h </w:instrText>
        </w:r>
        <w:r>
          <w:rPr>
            <w:noProof/>
            <w:webHidden/>
          </w:rPr>
        </w:r>
        <w:r>
          <w:rPr>
            <w:noProof/>
            <w:webHidden/>
          </w:rPr>
          <w:fldChar w:fldCharType="separate"/>
        </w:r>
        <w:r>
          <w:rPr>
            <w:noProof/>
            <w:webHidden/>
          </w:rPr>
          <w:t>85</w:t>
        </w:r>
        <w:r>
          <w:rPr>
            <w:noProof/>
            <w:webHidden/>
          </w:rPr>
          <w:fldChar w:fldCharType="end"/>
        </w:r>
      </w:hyperlink>
    </w:p>
    <w:p w:rsidR="001000FF" w:rsidRDefault="001000FF" w14:paraId="5508A6DF" w14:textId="34A4B7C8">
      <w:pPr>
        <w:pStyle w:val="TOC2"/>
        <w:rPr>
          <w:rFonts w:asciiTheme="minorHAnsi" w:hAnsiTheme="minorHAnsi"/>
          <w:noProof/>
          <w:kern w:val="2"/>
          <w:sz w:val="24"/>
          <w:szCs w:val="24"/>
          <w:lang w:val="en-US"/>
          <w14:ligatures w14:val="standardContextual"/>
        </w:rPr>
      </w:pPr>
      <w:hyperlink w:history="1" w:anchor="_Toc224121711">
        <w:r w:rsidRPr="008F61F4">
          <w:rPr>
            <w:rStyle w:val="Hyperlink"/>
            <w:noProof/>
          </w:rPr>
          <w:t>8.15.</w:t>
        </w:r>
        <w:r>
          <w:rPr>
            <w:rFonts w:asciiTheme="minorHAnsi" w:hAnsiTheme="minorHAnsi"/>
            <w:noProof/>
            <w:kern w:val="2"/>
            <w:sz w:val="24"/>
            <w:szCs w:val="24"/>
            <w:lang w:val="en-US"/>
            <w14:ligatures w14:val="standardContextual"/>
          </w:rPr>
          <w:tab/>
        </w:r>
        <w:r w:rsidRPr="008F61F4">
          <w:rPr>
            <w:rStyle w:val="Hyperlink"/>
            <w:noProof/>
          </w:rPr>
          <w:t>Distribute Inputs for next Intraday Process</w:t>
        </w:r>
        <w:r>
          <w:rPr>
            <w:noProof/>
            <w:webHidden/>
          </w:rPr>
          <w:tab/>
        </w:r>
        <w:r>
          <w:rPr>
            <w:noProof/>
            <w:webHidden/>
          </w:rPr>
          <w:fldChar w:fldCharType="begin"/>
        </w:r>
        <w:r>
          <w:rPr>
            <w:noProof/>
            <w:webHidden/>
          </w:rPr>
          <w:instrText xml:space="preserve"> PAGEREF _Toc224121711 \h </w:instrText>
        </w:r>
        <w:r>
          <w:rPr>
            <w:noProof/>
            <w:webHidden/>
          </w:rPr>
        </w:r>
        <w:r>
          <w:rPr>
            <w:noProof/>
            <w:webHidden/>
          </w:rPr>
          <w:fldChar w:fldCharType="separate"/>
        </w:r>
        <w:r>
          <w:rPr>
            <w:noProof/>
            <w:webHidden/>
          </w:rPr>
          <w:t>85</w:t>
        </w:r>
        <w:r>
          <w:rPr>
            <w:noProof/>
            <w:webHidden/>
          </w:rPr>
          <w:fldChar w:fldCharType="end"/>
        </w:r>
      </w:hyperlink>
    </w:p>
    <w:p w:rsidR="001000FF" w:rsidRDefault="001000FF" w14:paraId="47F6A908" w14:textId="4E659184">
      <w:pPr>
        <w:pStyle w:val="TOC2"/>
        <w:rPr>
          <w:rFonts w:asciiTheme="minorHAnsi" w:hAnsiTheme="minorHAnsi"/>
          <w:noProof/>
          <w:kern w:val="2"/>
          <w:sz w:val="24"/>
          <w:szCs w:val="24"/>
          <w:lang w:val="en-US"/>
          <w14:ligatures w14:val="standardContextual"/>
        </w:rPr>
      </w:pPr>
      <w:hyperlink w:history="1" w:anchor="_Toc224121712">
        <w:r w:rsidRPr="008F61F4">
          <w:rPr>
            <w:rStyle w:val="Hyperlink"/>
            <w:noProof/>
          </w:rPr>
          <w:t>8.16.</w:t>
        </w:r>
        <w:r>
          <w:rPr>
            <w:rFonts w:asciiTheme="minorHAnsi" w:hAnsiTheme="minorHAnsi"/>
            <w:noProof/>
            <w:kern w:val="2"/>
            <w:sz w:val="24"/>
            <w:szCs w:val="24"/>
            <w:lang w:val="en-US"/>
            <w14:ligatures w14:val="standardContextual"/>
          </w:rPr>
          <w:tab/>
        </w:r>
        <w:r w:rsidRPr="008F61F4">
          <w:rPr>
            <w:rStyle w:val="Hyperlink"/>
            <w:noProof/>
          </w:rPr>
          <w:t>General Fallbacks</w:t>
        </w:r>
        <w:r>
          <w:rPr>
            <w:noProof/>
            <w:webHidden/>
          </w:rPr>
          <w:tab/>
        </w:r>
        <w:r>
          <w:rPr>
            <w:noProof/>
            <w:webHidden/>
          </w:rPr>
          <w:fldChar w:fldCharType="begin"/>
        </w:r>
        <w:r>
          <w:rPr>
            <w:noProof/>
            <w:webHidden/>
          </w:rPr>
          <w:instrText xml:space="preserve"> PAGEREF _Toc224121712 \h </w:instrText>
        </w:r>
        <w:r>
          <w:rPr>
            <w:noProof/>
            <w:webHidden/>
          </w:rPr>
        </w:r>
        <w:r>
          <w:rPr>
            <w:noProof/>
            <w:webHidden/>
          </w:rPr>
          <w:fldChar w:fldCharType="separate"/>
        </w:r>
        <w:r>
          <w:rPr>
            <w:noProof/>
            <w:webHidden/>
          </w:rPr>
          <w:t>86</w:t>
        </w:r>
        <w:r>
          <w:rPr>
            <w:noProof/>
            <w:webHidden/>
          </w:rPr>
          <w:fldChar w:fldCharType="end"/>
        </w:r>
      </w:hyperlink>
    </w:p>
    <w:p w:rsidR="00B47D5C" w:rsidP="029219A7" w:rsidRDefault="00B47D5C" w14:paraId="6943E950" w14:textId="5CBF6096">
      <w:pPr>
        <w:pStyle w:val="TOC2"/>
        <w:tabs>
          <w:tab w:val="clear" w:pos="800"/>
          <w:tab w:val="clear" w:pos="9288"/>
          <w:tab w:val="left" w:pos="795"/>
          <w:tab w:val="right" w:leader="dot" w:pos="9285"/>
        </w:tabs>
        <w:rPr>
          <w:rFonts w:asciiTheme="minorHAnsi" w:hAnsiTheme="minorHAnsi"/>
          <w:noProof/>
          <w:kern w:val="2"/>
          <w:sz w:val="24"/>
          <w:szCs w:val="24"/>
          <w:lang w:val="en-US"/>
          <w14:ligatures w14:val="standardContextual"/>
        </w:rPr>
      </w:pPr>
      <w:r>
        <w:fldChar w:fldCharType="end"/>
      </w:r>
    </w:p>
    <w:p w:rsidR="4EF8F33A" w:rsidP="008078E8" w:rsidRDefault="4EF8F33A" w14:paraId="7D34B221" w14:textId="6D5A9C1E">
      <w:pPr>
        <w:pStyle w:val="TOC2"/>
      </w:pPr>
    </w:p>
    <w:p w:rsidR="276B1EA8" w:rsidP="276B1EA8" w:rsidRDefault="276B1EA8" w14:paraId="23A34881" w14:textId="0974A582">
      <w:pPr>
        <w:pStyle w:val="TOC2"/>
        <w:tabs>
          <w:tab w:val="clear" w:pos="800"/>
          <w:tab w:val="clear" w:pos="9288"/>
          <w:tab w:val="left" w:pos="795"/>
          <w:tab w:val="right" w:leader="dot" w:pos="9285"/>
        </w:tabs>
      </w:pPr>
    </w:p>
    <w:p w:rsidRPr="005276F6" w:rsidR="00384B6B" w:rsidP="000A4806" w:rsidRDefault="00384B6B" w14:paraId="0ACB740C" w14:textId="30C80777">
      <w:pPr>
        <w:spacing w:after="240"/>
        <w:rPr>
          <w:lang w:val="en-GB"/>
        </w:rPr>
      </w:pPr>
    </w:p>
    <w:p w:rsidR="006B3284" w:rsidP="000A4806" w:rsidRDefault="006B3284" w14:paraId="71E36B6F" w14:textId="30EF905E">
      <w:pPr>
        <w:spacing w:after="240"/>
        <w:rPr>
          <w:rFonts w:cs="Arial"/>
          <w:lang w:val="en-GB"/>
        </w:rPr>
      </w:pPr>
    </w:p>
    <w:p w:rsidR="00384B6B" w:rsidP="000A4806" w:rsidRDefault="00384B6B" w14:paraId="1B0E4D33" w14:textId="77777777">
      <w:pPr>
        <w:spacing w:after="240" w:line="276" w:lineRule="auto"/>
        <w:rPr>
          <w:rFonts w:cs="Arial" w:eastAsiaTheme="minorHAnsi"/>
          <w:caps/>
          <w:color w:val="7F7F7F" w:themeColor="text1" w:themeTint="80"/>
          <w:sz w:val="28"/>
          <w:szCs w:val="22"/>
          <w:lang w:val="en-GB" w:eastAsia="nl-NL"/>
        </w:rPr>
      </w:pPr>
      <w:bookmarkStart w:name="_Toc81316928" w:id="6"/>
      <w:bookmarkStart w:name="_Ref156989452" w:id="7"/>
      <w:bookmarkStart w:name="_Toc322017754" w:id="8"/>
      <w:bookmarkStart w:name="_Toc119835602" w:id="9"/>
      <w:bookmarkStart w:name="_Toc1888817933" w:id="10"/>
      <w:r>
        <w:br w:type="page"/>
      </w:r>
    </w:p>
    <w:p w:rsidRPr="005E3B83" w:rsidR="00C17D32" w:rsidP="000A4806" w:rsidRDefault="029219A7" w14:paraId="4D655E64" w14:textId="6D456A5C">
      <w:pPr>
        <w:pStyle w:val="Heading1"/>
        <w:spacing w:before="0"/>
      </w:pPr>
      <w:bookmarkStart w:name="_Toc952907634" w:id="11"/>
      <w:bookmarkStart w:name="_Toc224121637" w:id="12"/>
      <w:r>
        <w:t>Related documents</w:t>
      </w:r>
      <w:bookmarkEnd w:id="6"/>
      <w:bookmarkEnd w:id="7"/>
      <w:bookmarkEnd w:id="12"/>
      <w:r w:rsidR="7457B0FF">
        <w:tab/>
      </w:r>
      <w:bookmarkEnd w:id="8"/>
      <w:bookmarkEnd w:id="9"/>
      <w:bookmarkEnd w:id="10"/>
      <w:bookmarkEnd w:id="11"/>
    </w:p>
    <w:p w:rsidRPr="005E3B83" w:rsidR="00C17D32" w:rsidP="00B47D5C" w:rsidRDefault="029219A7" w14:paraId="44E310EC" w14:textId="77777777">
      <w:pPr>
        <w:pStyle w:val="Heading2"/>
      </w:pPr>
      <w:bookmarkStart w:name="_Toc1500133798" w:id="13"/>
      <w:bookmarkStart w:name="_Toc354875212" w:id="14"/>
      <w:bookmarkStart w:name="_Toc224121638" w:id="15"/>
      <w:r>
        <w:t>Related project documents</w:t>
      </w:r>
      <w:bookmarkEnd w:id="13"/>
      <w:bookmarkEnd w:id="14"/>
      <w:bookmarkEnd w:id="15"/>
    </w:p>
    <w:tbl>
      <w:tblPr>
        <w:tblW w:w="9187" w:type="dxa"/>
        <w:tblInd w:w="108" w:type="dxa"/>
        <w:tblLayout w:type="fixed"/>
        <w:tblLook w:val="0000" w:firstRow="0" w:lastRow="0" w:firstColumn="0" w:lastColumn="0" w:noHBand="0" w:noVBand="0"/>
      </w:tblPr>
      <w:tblGrid>
        <w:gridCol w:w="454"/>
        <w:gridCol w:w="8733"/>
      </w:tblGrid>
      <w:tr w:rsidRPr="005E3B83" w:rsidR="00C17D32" w:rsidTr="119AFF89" w14:paraId="00028405" w14:textId="77777777">
        <w:trPr>
          <w:trHeight w:val="265"/>
        </w:trPr>
        <w:tc>
          <w:tcPr>
            <w:tcW w:w="454" w:type="dxa"/>
            <w:tcBorders>
              <w:top w:val="single" w:color="000000" w:themeColor="text1" w:sz="4" w:space="0"/>
              <w:left w:val="single" w:color="000000" w:themeColor="text1" w:sz="4" w:space="0"/>
              <w:bottom w:val="single" w:color="000000" w:themeColor="text1" w:sz="4" w:space="0"/>
            </w:tcBorders>
          </w:tcPr>
          <w:p w:rsidRPr="005E3B83" w:rsidR="00C17D32" w:rsidP="000A4806" w:rsidRDefault="00C17D32" w14:paraId="560D0B78" w14:textId="77777777">
            <w:r w:rsidRPr="005E3B83">
              <w:t>1</w:t>
            </w:r>
          </w:p>
        </w:tc>
        <w:tc>
          <w:tcPr>
            <w:tcW w:w="87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3B83" w:rsidR="00C17D32" w:rsidP="000A4806" w:rsidRDefault="00C17D32" w14:paraId="4D7DDD59" w14:textId="77777777">
            <w:r w:rsidRPr="005E3B83">
              <w:t xml:space="preserve">HLBP timings for IDCC(a) and IDCC(b): </w:t>
            </w:r>
          </w:p>
          <w:p w:rsidRPr="005E3B83" w:rsidR="00C17D32" w:rsidP="000A4806" w:rsidRDefault="119AFF89" w14:paraId="70A1889B" w14:textId="6A1D1027">
            <w:hyperlink w:anchor="direct/document/371884900" r:id="rId13">
              <w:r w:rsidRPr="119AFF89">
                <w:rPr>
                  <w:rStyle w:val="Hyperlink"/>
                </w:rPr>
                <w:t>https://service.projectplace.com/#/project/1377317479/documents/413348241</w:t>
              </w:r>
            </w:hyperlink>
            <w:r>
              <w:t xml:space="preserve"> </w:t>
            </w:r>
          </w:p>
        </w:tc>
      </w:tr>
      <w:tr w:rsidRPr="005E3B83" w:rsidR="00C17D32" w:rsidTr="119AFF89" w14:paraId="041DF16A" w14:textId="77777777">
        <w:trPr>
          <w:trHeight w:val="265"/>
        </w:trPr>
        <w:tc>
          <w:tcPr>
            <w:tcW w:w="454" w:type="dxa"/>
            <w:tcBorders>
              <w:top w:val="single" w:color="000000" w:themeColor="text1" w:sz="4" w:space="0"/>
              <w:left w:val="single" w:color="000000" w:themeColor="text1" w:sz="4" w:space="0"/>
              <w:bottom w:val="single" w:color="000000" w:themeColor="text1" w:sz="4" w:space="0"/>
            </w:tcBorders>
          </w:tcPr>
          <w:p w:rsidRPr="005E3B83" w:rsidR="00C17D32" w:rsidP="000A4806" w:rsidRDefault="00C17D32" w14:paraId="7B8F61E5" w14:textId="77777777">
            <w:r w:rsidRPr="005E3B83">
              <w:t>2</w:t>
            </w:r>
          </w:p>
        </w:tc>
        <w:tc>
          <w:tcPr>
            <w:tcW w:w="87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3B83" w:rsidR="00C17D32" w:rsidP="000A4806" w:rsidRDefault="00C17D32" w14:paraId="46AB833B" w14:textId="77777777">
            <w:r w:rsidRPr="005E3B83">
              <w:t>Email templates:</w:t>
            </w:r>
          </w:p>
          <w:p w:rsidRPr="005E3B83" w:rsidR="00C17D32" w:rsidP="000A4806" w:rsidRDefault="6FA6F48F" w14:paraId="3CD64B92" w14:textId="2C1B7C9F">
            <w:hyperlink w:anchor="direct/document/771696476" r:id="rId14">
              <w:r w:rsidRPr="6FA6F48F">
                <w:rPr>
                  <w:rStyle w:val="Hyperlink"/>
                </w:rPr>
                <w:t>https://service.projectplace.com/#direct/document/771696476</w:t>
              </w:r>
            </w:hyperlink>
            <w:r>
              <w:t xml:space="preserve"> </w:t>
            </w:r>
          </w:p>
        </w:tc>
      </w:tr>
      <w:tr w:rsidRPr="005E3B83" w:rsidR="00C17D32" w:rsidTr="119AFF89" w14:paraId="63F7C5B1" w14:textId="77777777">
        <w:trPr>
          <w:trHeight w:val="265"/>
        </w:trPr>
        <w:tc>
          <w:tcPr>
            <w:tcW w:w="454" w:type="dxa"/>
            <w:tcBorders>
              <w:top w:val="single" w:color="000000" w:themeColor="text1" w:sz="4" w:space="0"/>
              <w:left w:val="single" w:color="000000" w:themeColor="text1" w:sz="4" w:space="0"/>
              <w:bottom w:val="single" w:color="000000" w:themeColor="text1" w:sz="4" w:space="0"/>
            </w:tcBorders>
          </w:tcPr>
          <w:p w:rsidRPr="005E3B83" w:rsidR="00C17D32" w:rsidP="000A4806" w:rsidRDefault="00C17D32" w14:paraId="0BC32D07" w14:textId="77777777">
            <w:r w:rsidRPr="005E3B83">
              <w:t>3</w:t>
            </w:r>
          </w:p>
        </w:tc>
        <w:tc>
          <w:tcPr>
            <w:tcW w:w="87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C17D32" w:rsidP="000A4806" w:rsidRDefault="00C17D32" w14:paraId="7BD44DEE" w14:textId="77777777">
            <w:r w:rsidRPr="005E3B83">
              <w:t>Organisation of rollback procedure for IDCC Core:</w:t>
            </w:r>
          </w:p>
          <w:p w:rsidRPr="005E3B83" w:rsidR="006D23FF" w:rsidP="000A4806" w:rsidRDefault="006D23FF" w14:paraId="61BE7E15" w14:textId="7CF8F443">
            <w:hyperlink w:history="1" w:anchor="direct/document/370526388" r:id="rId15">
              <w:r w:rsidRPr="007819D5">
                <w:rPr>
                  <w:rStyle w:val="Hyperlink"/>
                </w:rPr>
                <w:t>https://service.projectplace.com/#direct/document/370526388</w:t>
              </w:r>
            </w:hyperlink>
            <w:r>
              <w:t xml:space="preserve"> </w:t>
            </w:r>
          </w:p>
        </w:tc>
      </w:tr>
      <w:tr w:rsidRPr="005E3B83" w:rsidR="00A2525B" w:rsidTr="119AFF89" w14:paraId="0FAC391F" w14:textId="77777777">
        <w:trPr>
          <w:trHeight w:val="265"/>
        </w:trPr>
        <w:tc>
          <w:tcPr>
            <w:tcW w:w="454" w:type="dxa"/>
            <w:tcBorders>
              <w:top w:val="single" w:color="000000" w:themeColor="text1" w:sz="4" w:space="0"/>
              <w:left w:val="single" w:color="000000" w:themeColor="text1" w:sz="4" w:space="0"/>
              <w:bottom w:val="single" w:color="000000" w:themeColor="text1" w:sz="4" w:space="0"/>
            </w:tcBorders>
          </w:tcPr>
          <w:p w:rsidRPr="005E3B83" w:rsidR="00A2525B" w:rsidP="00A2525B" w:rsidRDefault="00A2525B" w14:paraId="125A5937" w14:textId="1F336A81">
            <w:r>
              <w:t>4</w:t>
            </w:r>
          </w:p>
        </w:tc>
        <w:tc>
          <w:tcPr>
            <w:tcW w:w="8733"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3B83" w:rsidR="00A2525B" w:rsidP="00A2525B" w:rsidRDefault="00A2525B" w14:paraId="23A446A4" w14:textId="77777777">
            <w:r w:rsidRPr="005E3B83">
              <w:t>Operational contact list or also referred to as the distribution list:</w:t>
            </w:r>
          </w:p>
          <w:p w:rsidRPr="005E3B83" w:rsidR="00A2525B" w:rsidP="00A2525B" w:rsidRDefault="00715623" w14:paraId="2F1D3CA4" w14:textId="270640B6">
            <w:hyperlink w:history="1" w:anchor="direct/document/370367411" r:id="rId16">
              <w:r w:rsidRPr="00715623">
                <w:rPr>
                  <w:rStyle w:val="Hyperlink"/>
                </w:rPr>
                <w:t>https://service.projectplace.com/#direct/document/370367411</w:t>
              </w:r>
            </w:hyperlink>
          </w:p>
        </w:tc>
      </w:tr>
    </w:tbl>
    <w:p w:rsidR="0099603D" w:rsidP="000A4806" w:rsidRDefault="0099603D" w14:paraId="75A11018" w14:textId="77777777">
      <w:bookmarkStart w:name="_Toc2146047436" w:id="16"/>
    </w:p>
    <w:p w:rsidRPr="00AC1A24" w:rsidR="00C17D32" w:rsidP="00B47D5C" w:rsidRDefault="029219A7" w14:paraId="37836DC4" w14:textId="6442E6E7">
      <w:pPr>
        <w:pStyle w:val="Heading2"/>
      </w:pPr>
      <w:bookmarkStart w:name="_Toc2043340344" w:id="17"/>
      <w:bookmarkStart w:name="_Toc224121639" w:id="18"/>
      <w:r>
        <w:t>Links to useful documents – information only</w:t>
      </w:r>
      <w:bookmarkEnd w:id="16"/>
      <w:bookmarkEnd w:id="17"/>
      <w:bookmarkEnd w:id="18"/>
    </w:p>
    <w:tbl>
      <w:tblPr>
        <w:tblW w:w="0" w:type="auto"/>
        <w:tblInd w:w="108" w:type="dxa"/>
        <w:tblLook w:val="0000" w:firstRow="0" w:lastRow="0" w:firstColumn="0" w:lastColumn="0" w:noHBand="0" w:noVBand="0"/>
      </w:tblPr>
      <w:tblGrid>
        <w:gridCol w:w="316"/>
        <w:gridCol w:w="8864"/>
      </w:tblGrid>
      <w:tr w:rsidRPr="005E3B83" w:rsidR="00C17D32" w:rsidTr="00A2525B" w14:paraId="680D116D" w14:textId="77777777">
        <w:trPr>
          <w:trHeight w:val="265"/>
        </w:trPr>
        <w:tc>
          <w:tcPr>
            <w:tcW w:w="316" w:type="dxa"/>
            <w:tcBorders>
              <w:top w:val="single" w:color="000000" w:themeColor="text1" w:sz="4" w:space="0"/>
              <w:left w:val="single" w:color="000000" w:themeColor="text1" w:sz="4" w:space="0"/>
              <w:bottom w:val="single" w:color="000000" w:themeColor="text1" w:sz="4" w:space="0"/>
            </w:tcBorders>
          </w:tcPr>
          <w:p w:rsidRPr="005E3B83" w:rsidR="00C17D32" w:rsidP="000A4806" w:rsidRDefault="00C17D32" w14:paraId="4816C78D" w14:textId="77777777">
            <w:r w:rsidRPr="005E3B83">
              <w:t>1</w:t>
            </w:r>
          </w:p>
        </w:tc>
        <w:tc>
          <w:tcPr>
            <w:tcW w:w="8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3B83" w:rsidR="00C17D32" w:rsidP="000A4806" w:rsidRDefault="00C17D32" w14:paraId="2CF253C6" w14:textId="77777777">
            <w:r w:rsidRPr="005E3B83">
              <w:t>Core CC tool all versions of operators’ manual [uubook]:</w:t>
            </w:r>
          </w:p>
          <w:p w:rsidRPr="005E3B83" w:rsidR="00C17D32" w:rsidP="000A4806" w:rsidRDefault="005C03E1" w14:paraId="6784ADD1" w14:textId="5104EAE4">
            <w:hyperlink w:history="1" r:id="rId17">
              <w:r w:rsidRPr="00AD2139">
                <w:rPr>
                  <w:rStyle w:val="Hyperlink"/>
                </w:rPr>
                <w:t>https://uuapp.plus4u.net/uu-bookkit-maing01/78462435-94748bedc82549e99e7c7c66434dab6d/book/page?code=USER_GUIDE</w:t>
              </w:r>
            </w:hyperlink>
            <w:r>
              <w:t xml:space="preserve"> </w:t>
            </w:r>
          </w:p>
        </w:tc>
      </w:tr>
      <w:tr w:rsidRPr="005E3B83" w:rsidR="00C17D32" w:rsidTr="00A2525B" w14:paraId="0DA379A6" w14:textId="77777777">
        <w:trPr>
          <w:trHeight w:val="933"/>
        </w:trPr>
        <w:tc>
          <w:tcPr>
            <w:tcW w:w="316" w:type="dxa"/>
            <w:tcBorders>
              <w:top w:val="single" w:color="000000" w:themeColor="text1" w:sz="4" w:space="0"/>
              <w:left w:val="single" w:color="000000" w:themeColor="text1" w:sz="4" w:space="0"/>
              <w:bottom w:val="single" w:color="000000" w:themeColor="text1" w:sz="4" w:space="0"/>
            </w:tcBorders>
          </w:tcPr>
          <w:p w:rsidRPr="005E3B83" w:rsidR="00C17D32" w:rsidP="000A4806" w:rsidRDefault="00C17D32" w14:paraId="58626F05" w14:textId="77777777">
            <w:r w:rsidRPr="005E3B83">
              <w:t>2</w:t>
            </w:r>
          </w:p>
        </w:tc>
        <w:tc>
          <w:tcPr>
            <w:tcW w:w="8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3B83" w:rsidR="00C17D32" w:rsidP="00B4633D" w:rsidRDefault="005C03E1" w14:paraId="0A8E3C14" w14:textId="45299A0F">
            <w:r>
              <w:t xml:space="preserve">Intraday Capacity Calculation Methodology: </w:t>
            </w:r>
            <w:hyperlink w:history="1" r:id="rId18">
              <w:r w:rsidRPr="00AD2139">
                <w:rPr>
                  <w:rStyle w:val="Hyperlink"/>
                </w:rPr>
                <w:t>https://www.acer.europa.eu/sites/default/files/documents/Individual%20Decisions_annex/ACER_Decision_03-2024_Core_ID_CCM_A2-3-Annex_III.pdf</w:t>
              </w:r>
            </w:hyperlink>
            <w:r>
              <w:t xml:space="preserve"> </w:t>
            </w:r>
          </w:p>
        </w:tc>
      </w:tr>
      <w:tr w:rsidRPr="005E3B83" w:rsidR="00C17D32" w:rsidTr="00A2525B" w14:paraId="53B7D786" w14:textId="77777777">
        <w:trPr>
          <w:trHeight w:val="90"/>
        </w:trPr>
        <w:tc>
          <w:tcPr>
            <w:tcW w:w="316" w:type="dxa"/>
            <w:tcBorders>
              <w:top w:val="single" w:color="000000" w:themeColor="text1" w:sz="4" w:space="0"/>
              <w:left w:val="single" w:color="000000" w:themeColor="text1" w:sz="4" w:space="0"/>
              <w:bottom w:val="single" w:color="000000" w:themeColor="text1" w:sz="4" w:space="0"/>
            </w:tcBorders>
          </w:tcPr>
          <w:p w:rsidRPr="005E3B83" w:rsidR="00C17D32" w:rsidP="000A4806" w:rsidRDefault="00C17D32" w14:paraId="537E997D" w14:textId="77777777">
            <w:r w:rsidRPr="005E3B83">
              <w:t>3</w:t>
            </w:r>
          </w:p>
        </w:tc>
        <w:tc>
          <w:tcPr>
            <w:tcW w:w="8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3B83" w:rsidR="00C17D32" w:rsidP="00B4633D" w:rsidRDefault="00C17D32" w14:paraId="3AD3357D" w14:textId="77777777">
            <w:pPr>
              <w:rPr>
                <w:highlight w:val="yellow"/>
              </w:rPr>
            </w:pPr>
            <w:r w:rsidRPr="005E3B83">
              <w:t xml:space="preserve">IMT (DBAG ticketing) procedures - </w:t>
            </w:r>
            <w:hyperlink w:history="1" w:anchor="project/1625129943/documents/1764223908" r:id="rId19">
              <w:r w:rsidRPr="00B4633D">
                <w:t>https://service.projectplace.com/#project/1625129943/documents/1764223908</w:t>
              </w:r>
            </w:hyperlink>
            <w:r w:rsidRPr="005E3B83">
              <w:t xml:space="preserve"> </w:t>
            </w:r>
          </w:p>
        </w:tc>
      </w:tr>
      <w:tr w:rsidRPr="005E3B83" w:rsidR="00C17D32" w:rsidTr="00A2525B" w14:paraId="494C4638" w14:textId="77777777">
        <w:trPr>
          <w:trHeight w:val="90"/>
        </w:trPr>
        <w:tc>
          <w:tcPr>
            <w:tcW w:w="316" w:type="dxa"/>
            <w:tcBorders>
              <w:top w:val="single" w:color="000000" w:themeColor="text1" w:sz="4" w:space="0"/>
              <w:left w:val="single" w:color="000000" w:themeColor="text1" w:sz="4" w:space="0"/>
              <w:bottom w:val="single" w:color="000000" w:themeColor="text1" w:sz="4" w:space="0"/>
            </w:tcBorders>
          </w:tcPr>
          <w:p w:rsidRPr="005E3B83" w:rsidR="00C17D32" w:rsidP="000A4806" w:rsidRDefault="00D30B29" w14:paraId="4ED404B9" w14:textId="7B5F0EB7">
            <w:r>
              <w:t>4</w:t>
            </w:r>
          </w:p>
        </w:tc>
        <w:tc>
          <w:tcPr>
            <w:tcW w:w="8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5E3B83" w:rsidR="00C17D32" w:rsidP="000A4806" w:rsidRDefault="00C17D32" w14:paraId="36C60D44" w14:textId="6F25C75A">
            <w:r w:rsidRPr="005E3B83">
              <w:t>Core Flow</w:t>
            </w:r>
            <w:r w:rsidR="001B13ED">
              <w:t>-</w:t>
            </w:r>
            <w:r w:rsidRPr="005E3B83">
              <w:t>Based Business Process Document for day-ahead capacity calculation in Core region:</w:t>
            </w:r>
          </w:p>
          <w:p w:rsidRPr="005E3B83" w:rsidR="00C17D32" w:rsidP="000A4806" w:rsidRDefault="005C03E1" w14:paraId="66F7BE4C" w14:textId="1610953D">
            <w:hyperlink w:history="1" w:anchor="direct/document/1352956803" r:id="rId20">
              <w:r w:rsidRPr="00AD2139">
                <w:rPr>
                  <w:rStyle w:val="Hyperlink"/>
                </w:rPr>
                <w:t>https://service.projectplace.com/#direct/document/1352956803</w:t>
              </w:r>
            </w:hyperlink>
            <w:r>
              <w:t xml:space="preserve"> </w:t>
            </w:r>
          </w:p>
        </w:tc>
      </w:tr>
    </w:tbl>
    <w:p w:rsidR="00B47D5C" w:rsidP="000A4806" w:rsidRDefault="00B47D5C" w14:paraId="5161576D" w14:textId="000A1E14">
      <w:bookmarkStart w:name="_Toc470773931" w:id="19"/>
      <w:bookmarkStart w:name="_Toc470773932" w:id="20"/>
      <w:bookmarkStart w:name="_Toc470773933" w:id="21"/>
      <w:bookmarkStart w:name="_Toc81316930" w:id="22"/>
      <w:bookmarkStart w:name="_Toc551784036" w:id="23"/>
      <w:bookmarkStart w:name="_Toc720629043" w:id="24"/>
      <w:bookmarkStart w:name="_Toc1705163493" w:id="25"/>
      <w:bookmarkEnd w:id="19"/>
      <w:bookmarkEnd w:id="20"/>
      <w:bookmarkEnd w:id="21"/>
    </w:p>
    <w:p w:rsidR="00AC1A24" w:rsidP="00B47D5C" w:rsidRDefault="00B47D5C" w14:paraId="44DA26AA" w14:textId="1B9A6CF2">
      <w:pPr>
        <w:spacing w:after="200" w:line="276" w:lineRule="auto"/>
      </w:pPr>
      <w:r>
        <w:br w:type="page"/>
      </w:r>
    </w:p>
    <w:p w:rsidRPr="0099603D" w:rsidR="005E3B83" w:rsidP="000A4806" w:rsidRDefault="029219A7" w14:paraId="11AF8D9A" w14:textId="6C5343EA">
      <w:pPr>
        <w:pStyle w:val="Heading1"/>
        <w:spacing w:before="0"/>
      </w:pPr>
      <w:bookmarkStart w:name="_Toc515347413" w:id="26"/>
      <w:bookmarkStart w:name="_Toc224121640" w:id="27"/>
      <w:r>
        <w:t>Glossary – Abbreviations</w:t>
      </w:r>
      <w:bookmarkEnd w:id="22"/>
      <w:bookmarkEnd w:id="23"/>
      <w:bookmarkEnd w:id="24"/>
      <w:bookmarkEnd w:id="25"/>
      <w:bookmarkEnd w:id="26"/>
      <w:bookmarkEnd w:id="27"/>
    </w:p>
    <w:p w:rsidRPr="005E3B83" w:rsidR="005E3B83" w:rsidP="00B47D5C" w:rsidRDefault="029219A7" w14:paraId="16D81A33" w14:textId="77777777">
      <w:pPr>
        <w:pStyle w:val="Heading2"/>
      </w:pPr>
      <w:bookmarkStart w:name="_Toc81316931" w:id="28"/>
      <w:bookmarkStart w:name="_Toc1788946159" w:id="29"/>
      <w:bookmarkStart w:name="_Toc1070930485" w:id="30"/>
      <w:bookmarkStart w:name="_Toc368372625" w:id="31"/>
      <w:bookmarkStart w:name="_Toc1121269879" w:id="32"/>
      <w:bookmarkStart w:name="_Toc224121641" w:id="33"/>
      <w:r>
        <w:t>Abbreviations</w:t>
      </w:r>
      <w:bookmarkEnd w:id="28"/>
      <w:bookmarkEnd w:id="29"/>
      <w:bookmarkEnd w:id="30"/>
      <w:bookmarkEnd w:id="31"/>
      <w:bookmarkEnd w:id="32"/>
      <w:bookmarkEnd w:id="33"/>
    </w:p>
    <w:p w:rsidRPr="005E3B83" w:rsidR="005E3B83" w:rsidP="000A4806" w:rsidRDefault="005E3B83" w14:paraId="7B71D46A" w14:textId="77777777">
      <w:r w:rsidRPr="005E3B83">
        <w:t>ATC</w:t>
      </w:r>
      <w:r w:rsidRPr="005E3B83">
        <w:tab/>
      </w:r>
      <w:r w:rsidRPr="005E3B83">
        <w:tab/>
      </w:r>
      <w:r w:rsidRPr="005E3B83">
        <w:t>Available Transfer Capacity</w:t>
      </w:r>
    </w:p>
    <w:p w:rsidRPr="005E3B83" w:rsidR="005E3B83" w:rsidP="000A4806" w:rsidRDefault="005E3B83" w14:paraId="58EEE80F" w14:textId="77777777">
      <w:r w:rsidRPr="005E3B83">
        <w:t>CB</w:t>
      </w:r>
      <w:r w:rsidRPr="005E3B83">
        <w:tab/>
      </w:r>
      <w:r w:rsidRPr="005E3B83">
        <w:tab/>
      </w:r>
      <w:r w:rsidRPr="005E3B83">
        <w:t>Critical Branch</w:t>
      </w:r>
    </w:p>
    <w:p w:rsidRPr="005E3B83" w:rsidR="005E3B83" w:rsidP="000A4806" w:rsidRDefault="005E3B83" w14:paraId="60496389" w14:textId="5BED3803">
      <w:r w:rsidRPr="005E3B83">
        <w:t>CBCORA</w:t>
      </w:r>
      <w:r w:rsidRPr="005E3B83">
        <w:tab/>
      </w:r>
      <w:r w:rsidRPr="005E3B83">
        <w:t>Critical Branch Critical Outage Remedial Actions</w:t>
      </w:r>
    </w:p>
    <w:p w:rsidRPr="005E3B83" w:rsidR="005E3B83" w:rsidP="000A4806" w:rsidRDefault="005E3B83" w14:paraId="7A7C61AC" w14:textId="77777777">
      <w:r w:rsidRPr="005E3B83">
        <w:t xml:space="preserve">CCB </w:t>
      </w:r>
      <w:r w:rsidRPr="005E3B83">
        <w:tab/>
      </w:r>
      <w:r w:rsidRPr="005E3B83">
        <w:tab/>
      </w:r>
      <w:r w:rsidRPr="005E3B83">
        <w:t>Change Control Board</w:t>
      </w:r>
    </w:p>
    <w:p w:rsidRPr="005E3B83" w:rsidR="005E3B83" w:rsidP="000A4806" w:rsidRDefault="005E3B83" w14:paraId="10BBFAB3" w14:textId="77777777">
      <w:r w:rsidRPr="005E3B83">
        <w:t>CCC</w:t>
      </w:r>
      <w:r w:rsidRPr="005E3B83">
        <w:tab/>
      </w:r>
      <w:r w:rsidRPr="005E3B83">
        <w:tab/>
      </w:r>
      <w:r w:rsidRPr="005E3B83">
        <w:t>Capacity Calculation Coordinator</w:t>
      </w:r>
    </w:p>
    <w:p w:rsidRPr="005E3B83" w:rsidR="005E3B83" w:rsidP="000A4806" w:rsidRDefault="005E3B83" w14:paraId="168D5835" w14:textId="77777777">
      <w:r w:rsidRPr="005E3B83">
        <w:t>CCCt</w:t>
      </w:r>
      <w:r w:rsidRPr="005E3B83">
        <w:tab/>
      </w:r>
      <w:r w:rsidRPr="005E3B83">
        <w:tab/>
      </w:r>
      <w:r w:rsidRPr="005E3B83">
        <w:t>Core Capacity Calculation Tool</w:t>
      </w:r>
    </w:p>
    <w:p w:rsidRPr="005E3B83" w:rsidR="005E3B83" w:rsidP="000A4806" w:rsidRDefault="005E3B83" w14:paraId="477D9F0D" w14:textId="77777777">
      <w:r w:rsidRPr="005E3B83">
        <w:t>CCM</w:t>
      </w:r>
      <w:r w:rsidRPr="005E3B83">
        <w:tab/>
      </w:r>
      <w:r w:rsidRPr="005E3B83">
        <w:tab/>
      </w:r>
      <w:r w:rsidRPr="005E3B83">
        <w:t>Capacity Calculation Methodology</w:t>
      </w:r>
    </w:p>
    <w:p w:rsidRPr="005E3B83" w:rsidR="005E3B83" w:rsidP="000A4806" w:rsidRDefault="005E3B83" w14:paraId="394B9F99" w14:textId="77777777">
      <w:r w:rsidRPr="005E3B83">
        <w:t>CCR</w:t>
      </w:r>
      <w:r w:rsidRPr="005E3B83">
        <w:tab/>
      </w:r>
      <w:r w:rsidRPr="005E3B83">
        <w:tab/>
      </w:r>
      <w:r w:rsidRPr="005E3B83">
        <w:t>Capacity Calculation Region</w:t>
      </w:r>
    </w:p>
    <w:p w:rsidRPr="005E3B83" w:rsidR="005E3B83" w:rsidP="000A4806" w:rsidRDefault="005E3B83" w14:paraId="25367D50" w14:textId="77777777">
      <w:r w:rsidRPr="005E3B83">
        <w:t>CSA</w:t>
      </w:r>
      <w:r w:rsidRPr="005E3B83">
        <w:tab/>
      </w:r>
      <w:r w:rsidRPr="005E3B83">
        <w:tab/>
      </w:r>
      <w:r w:rsidRPr="005E3B83">
        <w:t>Coordinated Security Analysis</w:t>
      </w:r>
    </w:p>
    <w:p w:rsidRPr="005E3B83" w:rsidR="005E3B83" w:rsidP="000A4806" w:rsidRDefault="005E3B83" w14:paraId="3672198A" w14:textId="77777777">
      <w:r w:rsidRPr="005E3B83">
        <w:t>CGM</w:t>
      </w:r>
      <w:r w:rsidRPr="005E3B83">
        <w:tab/>
      </w:r>
      <w:r w:rsidRPr="005E3B83">
        <w:tab/>
      </w:r>
      <w:r w:rsidRPr="005E3B83">
        <w:t>Common Grid Model</w:t>
      </w:r>
    </w:p>
    <w:p w:rsidRPr="005E3B83" w:rsidR="005E3B83" w:rsidP="000A4806" w:rsidRDefault="005E3B83" w14:paraId="524A94CE" w14:textId="77777777">
      <w:r w:rsidRPr="005E3B83">
        <w:t>CET</w:t>
      </w:r>
      <w:r w:rsidRPr="005E3B83">
        <w:tab/>
      </w:r>
      <w:r w:rsidRPr="005E3B83">
        <w:tab/>
      </w:r>
      <w:r w:rsidRPr="005E3B83">
        <w:t xml:space="preserve">Critical End Time </w:t>
      </w:r>
    </w:p>
    <w:p w:rsidRPr="005E3B83" w:rsidR="005E3B83" w:rsidP="000A4806" w:rsidRDefault="005E3B83" w14:paraId="123B7C3A" w14:textId="77777777">
      <w:r w:rsidRPr="005E3B83">
        <w:t>CNE</w:t>
      </w:r>
      <w:r w:rsidRPr="005E3B83">
        <w:tab/>
      </w:r>
      <w:r w:rsidRPr="005E3B83">
        <w:tab/>
      </w:r>
      <w:r w:rsidRPr="005E3B83">
        <w:t>Critical Network Element</w:t>
      </w:r>
    </w:p>
    <w:p w:rsidRPr="005E3B83" w:rsidR="005E3B83" w:rsidP="000A4806" w:rsidRDefault="005E3B83" w14:paraId="0F198B4C" w14:textId="77777777">
      <w:r w:rsidRPr="005E3B83">
        <w:t>CNEC</w:t>
      </w:r>
      <w:r w:rsidRPr="005E3B83">
        <w:tab/>
      </w:r>
      <w:r w:rsidRPr="005E3B83">
        <w:tab/>
      </w:r>
      <w:r w:rsidRPr="005E3B83">
        <w:t>Critical Network Element and Contingency</w:t>
      </w:r>
    </w:p>
    <w:p w:rsidRPr="005E3B83" w:rsidR="005E3B83" w:rsidP="000A4806" w:rsidRDefault="005E3B83" w14:paraId="6201AE5C" w14:textId="77777777">
      <w:r w:rsidRPr="005E3B83">
        <w:t>D-2</w:t>
      </w:r>
      <w:r w:rsidRPr="005E3B83">
        <w:tab/>
      </w:r>
      <w:r w:rsidRPr="005E3B83">
        <w:tab/>
      </w:r>
      <w:r w:rsidRPr="005E3B83">
        <w:t>Two-Days Ahead</w:t>
      </w:r>
    </w:p>
    <w:p w:rsidRPr="005E3B83" w:rsidR="005E3B83" w:rsidP="000A4806" w:rsidRDefault="005E3B83" w14:paraId="758AF1C2" w14:textId="77777777">
      <w:r w:rsidRPr="005E3B83">
        <w:t>DA</w:t>
      </w:r>
      <w:r w:rsidRPr="005E3B83">
        <w:tab/>
      </w:r>
      <w:r w:rsidRPr="005E3B83">
        <w:tab/>
      </w:r>
      <w:r w:rsidRPr="005E3B83">
        <w:t>Day-Ahead</w:t>
      </w:r>
    </w:p>
    <w:p w:rsidRPr="005E3B83" w:rsidR="005E3B83" w:rsidP="000A4806" w:rsidRDefault="005E3B83" w14:paraId="6E69A6B8" w14:textId="77777777">
      <w:r w:rsidRPr="005E3B83">
        <w:t>DACF</w:t>
      </w:r>
      <w:r w:rsidRPr="005E3B83">
        <w:tab/>
      </w:r>
      <w:r w:rsidRPr="005E3B83">
        <w:tab/>
      </w:r>
      <w:r w:rsidRPr="005E3B83">
        <w:t>Day-Ahead Congestion Forecast</w:t>
      </w:r>
    </w:p>
    <w:p w:rsidRPr="005E3B83" w:rsidR="005E3B83" w:rsidP="000A4806" w:rsidRDefault="005E3B83" w14:paraId="662DDBCD" w14:textId="77777777">
      <w:r w:rsidRPr="005E3B83">
        <w:t>EC</w:t>
      </w:r>
      <w:r w:rsidRPr="005E3B83">
        <w:tab/>
      </w:r>
      <w:r w:rsidRPr="005E3B83">
        <w:tab/>
      </w:r>
      <w:r w:rsidRPr="005E3B83">
        <w:t>External Constraint</w:t>
      </w:r>
    </w:p>
    <w:p w:rsidRPr="005E3B83" w:rsidR="005E3B83" w:rsidP="000A4806" w:rsidRDefault="005E3B83" w14:paraId="0856242A" w14:textId="77777777">
      <w:r w:rsidRPr="005E3B83">
        <w:t>ECP</w:t>
      </w:r>
      <w:r w:rsidRPr="005E3B83">
        <w:tab/>
      </w:r>
      <w:r w:rsidRPr="005E3B83">
        <w:tab/>
      </w:r>
      <w:r w:rsidRPr="005E3B83">
        <w:t>Energy Communication Platform</w:t>
      </w:r>
    </w:p>
    <w:p w:rsidRPr="005E3B83" w:rsidR="005E3B83" w:rsidP="000A4806" w:rsidRDefault="005E3B83" w14:paraId="6BB606D1" w14:textId="77777777">
      <w:r w:rsidRPr="005E3B83">
        <w:t>FB</w:t>
      </w:r>
      <w:r w:rsidRPr="005E3B83">
        <w:tab/>
      </w:r>
      <w:r w:rsidRPr="005E3B83">
        <w:tab/>
      </w:r>
      <w:r w:rsidRPr="005E3B83">
        <w:t>Flow-Based</w:t>
      </w:r>
    </w:p>
    <w:p w:rsidRPr="005E3B83" w:rsidR="005E3B83" w:rsidP="000A4806" w:rsidRDefault="005E3B83" w14:paraId="41307C88" w14:textId="77777777">
      <w:r w:rsidRPr="005E3B83">
        <w:t>FBMC</w:t>
      </w:r>
      <w:r w:rsidRPr="005E3B83">
        <w:tab/>
      </w:r>
      <w:r w:rsidRPr="005E3B83">
        <w:tab/>
      </w:r>
      <w:r w:rsidRPr="005E3B83">
        <w:t>Flow-Based Market Coupling</w:t>
      </w:r>
    </w:p>
    <w:p w:rsidRPr="005E3B83" w:rsidR="005E3B83" w:rsidP="000A4806" w:rsidRDefault="005E3B83" w14:paraId="7C2649F0" w14:textId="77777777">
      <w:r w:rsidRPr="005E3B83">
        <w:t>Fmax</w:t>
      </w:r>
      <w:r w:rsidRPr="005E3B83">
        <w:tab/>
      </w:r>
      <w:r w:rsidRPr="005E3B83">
        <w:tab/>
      </w:r>
      <w:r w:rsidRPr="005E3B83">
        <w:t>Maximum allowable flow on a given critical branch</w:t>
      </w:r>
    </w:p>
    <w:p w:rsidRPr="005E3B83" w:rsidR="005E3B83" w:rsidP="000A4806" w:rsidRDefault="005E3B83" w14:paraId="63EF88E7" w14:textId="77777777">
      <w:r w:rsidRPr="005E3B83">
        <w:t>GLSK</w:t>
      </w:r>
      <w:r w:rsidRPr="005E3B83">
        <w:tab/>
      </w:r>
      <w:r w:rsidRPr="005E3B83">
        <w:tab/>
      </w:r>
      <w:r w:rsidRPr="005E3B83">
        <w:t>Generation Load Shift Key</w:t>
      </w:r>
    </w:p>
    <w:p w:rsidRPr="005E3B83" w:rsidR="005E3B83" w:rsidP="000A4806" w:rsidRDefault="0C98F74B" w14:paraId="7763E48D" w14:textId="77777777">
      <w:r>
        <w:t>ID</w:t>
      </w:r>
      <w:r w:rsidR="005E3B83">
        <w:tab/>
      </w:r>
      <w:r w:rsidR="005E3B83">
        <w:tab/>
      </w:r>
      <w:r>
        <w:t>Intraday</w:t>
      </w:r>
    </w:p>
    <w:p w:rsidRPr="008078E8" w:rsidR="0C98F74B" w:rsidP="008078E8" w:rsidRDefault="0C98F74B" w14:paraId="58020490" w14:textId="55FC36F2">
      <w:r w:rsidRPr="008078E8">
        <w:t>IDCF</w:t>
      </w:r>
      <w:r w:rsidRPr="008078E8">
        <w:tab/>
      </w:r>
      <w:r w:rsidRPr="008078E8">
        <w:tab/>
      </w:r>
      <w:r w:rsidRPr="008078E8">
        <w:t>Intraday Congestion Forecast</w:t>
      </w:r>
    </w:p>
    <w:p w:rsidRPr="005E3B83" w:rsidR="005E3B83" w:rsidP="000A4806" w:rsidRDefault="005E3B83" w14:paraId="4E43DEDF" w14:textId="77777777">
      <w:r w:rsidRPr="005E3B83">
        <w:t>IGM</w:t>
      </w:r>
      <w:r w:rsidRPr="005E3B83">
        <w:tab/>
      </w:r>
      <w:r w:rsidRPr="005E3B83">
        <w:tab/>
      </w:r>
      <w:r w:rsidRPr="005E3B83">
        <w:t>Individual Grid Model</w:t>
      </w:r>
    </w:p>
    <w:p w:rsidRPr="005E3B83" w:rsidR="005E3B83" w:rsidP="000A4806" w:rsidRDefault="005E3B83" w14:paraId="1CC9EF59" w14:textId="77777777">
      <w:r w:rsidRPr="005E3B83">
        <w:t>Imax</w:t>
      </w:r>
      <w:r w:rsidRPr="005E3B83">
        <w:tab/>
      </w:r>
      <w:r w:rsidRPr="005E3B83">
        <w:tab/>
      </w:r>
      <w:r w:rsidRPr="005E3B83">
        <w:t>Maximum current on a critical branch</w:t>
      </w:r>
    </w:p>
    <w:p w:rsidRPr="005E3B83" w:rsidR="005E3B83" w:rsidP="000A4806" w:rsidRDefault="005E3B83" w14:paraId="09EFF71C" w14:textId="77777777">
      <w:r w:rsidRPr="005E3B83">
        <w:t>IVA</w:t>
      </w:r>
      <w:r w:rsidRPr="005E3B83">
        <w:tab/>
      </w:r>
      <w:r w:rsidRPr="005E3B83">
        <w:tab/>
      </w:r>
      <w:r w:rsidRPr="005E3B83">
        <w:t>Individual Validation Adjustment</w:t>
      </w:r>
    </w:p>
    <w:p w:rsidRPr="005E3B83" w:rsidR="005E3B83" w:rsidP="000A4806" w:rsidRDefault="005E3B83" w14:paraId="55E7B57A" w14:textId="77777777">
      <w:r w:rsidRPr="005E3B83">
        <w:t>JAO</w:t>
      </w:r>
      <w:r w:rsidRPr="005E3B83">
        <w:tab/>
      </w:r>
      <w:r w:rsidRPr="005E3B83">
        <w:tab/>
      </w:r>
      <w:r w:rsidRPr="005E3B83">
        <w:t>Joint Allocation Office</w:t>
      </w:r>
    </w:p>
    <w:p w:rsidRPr="005E3B83" w:rsidR="005E3B83" w:rsidP="000A4806" w:rsidRDefault="005E3B83" w14:paraId="3529EE06" w14:textId="77777777">
      <w:r w:rsidRPr="005E3B83">
        <w:t>MTU</w:t>
      </w:r>
      <w:r w:rsidRPr="005E3B83">
        <w:tab/>
      </w:r>
      <w:r w:rsidRPr="005E3B83">
        <w:tab/>
      </w:r>
      <w:r w:rsidRPr="005E3B83">
        <w:t>Market Time Unit</w:t>
      </w:r>
    </w:p>
    <w:p w:rsidRPr="005E3B83" w:rsidR="005E3B83" w:rsidP="000A4806" w:rsidRDefault="005E3B83" w14:paraId="249D3AD1" w14:textId="77777777">
      <w:r w:rsidRPr="005E3B83">
        <w:t>NP</w:t>
      </w:r>
      <w:r w:rsidRPr="005E3B83">
        <w:tab/>
      </w:r>
      <w:r w:rsidRPr="005E3B83">
        <w:tab/>
      </w:r>
      <w:r w:rsidRPr="005E3B83">
        <w:t>Net Position</w:t>
      </w:r>
    </w:p>
    <w:p w:rsidRPr="005E3B83" w:rsidR="005E3B83" w:rsidP="000A4806" w:rsidRDefault="005E3B83" w14:paraId="3EE62736" w14:textId="77777777">
      <w:r w:rsidRPr="005E3B83">
        <w:t>NTC</w:t>
      </w:r>
      <w:r w:rsidRPr="005E3B83">
        <w:tab/>
      </w:r>
      <w:r w:rsidRPr="005E3B83">
        <w:tab/>
      </w:r>
      <w:r w:rsidRPr="005E3B83">
        <w:t>Net Transfer Capacity</w:t>
      </w:r>
    </w:p>
    <w:p w:rsidRPr="005E3B83" w:rsidR="005E3B83" w:rsidP="000A4806" w:rsidRDefault="005E3B83" w14:paraId="1E7B20CE" w14:textId="77777777">
      <w:r w:rsidRPr="005E3B83">
        <w:t>PST</w:t>
      </w:r>
      <w:r w:rsidRPr="005E3B83">
        <w:tab/>
      </w:r>
      <w:r w:rsidRPr="005E3B83">
        <w:tab/>
      </w:r>
      <w:r w:rsidRPr="005E3B83">
        <w:t>Phase Shifting Transformer</w:t>
      </w:r>
    </w:p>
    <w:p w:rsidRPr="005E3B83" w:rsidR="005E3B83" w:rsidP="000A4806" w:rsidRDefault="005E3B83" w14:paraId="74A63EAC" w14:textId="77777777">
      <w:r w:rsidRPr="005E3B83">
        <w:t>PTDF</w:t>
      </w:r>
      <w:r w:rsidRPr="005E3B83">
        <w:tab/>
      </w:r>
      <w:r w:rsidRPr="005E3B83">
        <w:tab/>
      </w:r>
      <w:r w:rsidRPr="005E3B83">
        <w:t>Power Transfer Distribution Factor</w:t>
      </w:r>
    </w:p>
    <w:p w:rsidRPr="005E3B83" w:rsidR="005E3B83" w:rsidP="000A4806" w:rsidRDefault="005E3B83" w14:paraId="28BF4366" w14:textId="77777777">
      <w:r w:rsidRPr="005E3B83">
        <w:t>RA</w:t>
      </w:r>
      <w:r w:rsidRPr="005E3B83">
        <w:tab/>
      </w:r>
      <w:r w:rsidRPr="005E3B83">
        <w:tab/>
      </w:r>
      <w:r w:rsidRPr="005E3B83">
        <w:t>Remedial Action</w:t>
      </w:r>
    </w:p>
    <w:p w:rsidRPr="005E3B83" w:rsidR="005E3B83" w:rsidP="000A4806" w:rsidRDefault="005E3B83" w14:paraId="4C895DB8" w14:textId="77777777">
      <w:r w:rsidRPr="005E3B83">
        <w:t>RAM</w:t>
      </w:r>
      <w:r w:rsidRPr="005E3B83">
        <w:tab/>
      </w:r>
      <w:r w:rsidRPr="005E3B83">
        <w:tab/>
      </w:r>
      <w:r w:rsidRPr="005E3B83">
        <w:t>Remaining Available Margin</w:t>
      </w:r>
    </w:p>
    <w:p w:rsidRPr="005E3B83" w:rsidR="005E3B83" w:rsidP="000A4806" w:rsidRDefault="005E3B83" w14:paraId="4CDD487D" w14:textId="77777777">
      <w:r w:rsidRPr="005E3B83">
        <w:t>SDAC</w:t>
      </w:r>
      <w:r w:rsidRPr="005E3B83">
        <w:tab/>
      </w:r>
      <w:r w:rsidRPr="005E3B83">
        <w:tab/>
      </w:r>
      <w:r w:rsidRPr="005E3B83">
        <w:t>Single Day-Ahead Coupling</w:t>
      </w:r>
    </w:p>
    <w:p w:rsidRPr="005E3B83" w:rsidR="005E3B83" w:rsidP="000A4806" w:rsidRDefault="005E3B83" w14:paraId="6032CBC9" w14:textId="77777777">
      <w:r w:rsidRPr="005E3B83">
        <w:t xml:space="preserve">SIDC </w:t>
      </w:r>
      <w:r w:rsidRPr="005E3B83">
        <w:tab/>
      </w:r>
      <w:r w:rsidRPr="005E3B83">
        <w:tab/>
      </w:r>
      <w:r w:rsidRPr="005E3B83">
        <w:t>Single Intraday Coupling (XBID)</w:t>
      </w:r>
    </w:p>
    <w:p w:rsidRPr="005E3B83" w:rsidR="005E3B83" w:rsidP="000A4806" w:rsidRDefault="005E3B83" w14:paraId="17C0B8D6" w14:textId="77777777">
      <w:r w:rsidRPr="005E3B83">
        <w:t>TET</w:t>
      </w:r>
      <w:r w:rsidRPr="005E3B83">
        <w:tab/>
      </w:r>
      <w:r w:rsidRPr="005E3B83">
        <w:tab/>
      </w:r>
      <w:r w:rsidRPr="005E3B83">
        <w:t>Target End Time</w:t>
      </w:r>
    </w:p>
    <w:p w:rsidRPr="005E3B83" w:rsidR="00DB49BC" w:rsidP="00DB49BC" w:rsidRDefault="005E3B83" w14:paraId="7B70708F" w14:textId="1C8CEBE0">
      <w:r w:rsidRPr="005E3B83">
        <w:t>TSO</w:t>
      </w:r>
      <w:r w:rsidRPr="005E3B83">
        <w:tab/>
      </w:r>
      <w:r w:rsidRPr="005E3B83">
        <w:tab/>
      </w:r>
      <w:r w:rsidRPr="005E3B83">
        <w:t>Transmission System Operator</w:t>
      </w:r>
    </w:p>
    <w:p w:rsidRPr="005E3B83" w:rsidR="005E3B83" w:rsidP="00DB49BC" w:rsidRDefault="005E3B83" w14:paraId="61C8C588" w14:textId="77777777">
      <w:pPr>
        <w:spacing w:before="240" w:after="240"/>
      </w:pPr>
      <w:r w:rsidRPr="00696255">
        <w:rPr>
          <w:b/>
          <w:bCs/>
        </w:rPr>
        <w:t>Allocation/Capacity Allocation</w:t>
      </w:r>
      <w:r w:rsidRPr="005E3B83">
        <w:t xml:space="preserve"> – attribution of Cross Zonal Capacity and Energy. The capacity shall refer to implicit auction unless stated otherwise;</w:t>
      </w:r>
    </w:p>
    <w:p w:rsidRPr="005E3B83" w:rsidR="005E3B83" w:rsidP="000A4806" w:rsidRDefault="005E3B83" w14:paraId="62852175" w14:textId="77777777">
      <w:pPr>
        <w:spacing w:after="240"/>
      </w:pPr>
      <w:r w:rsidRPr="00696255">
        <w:rPr>
          <w:b/>
          <w:bCs/>
        </w:rPr>
        <w:t>CB file</w:t>
      </w:r>
      <w:r w:rsidRPr="005E3B83">
        <w:t xml:space="preserve"> – file containing the combination of a monitored branch and critical outage, and possibly remedial action for an equipment of the network, which could probably limit the commercial exchanges between the areas because it often reaches its physical limits;</w:t>
      </w:r>
    </w:p>
    <w:p w:rsidRPr="005E3B83" w:rsidR="005E3B83" w:rsidP="000A4806" w:rsidRDefault="005E3B83" w14:paraId="28617ED1" w14:textId="77777777">
      <w:pPr>
        <w:spacing w:after="240"/>
      </w:pPr>
      <w:r w:rsidRPr="00696255">
        <w:rPr>
          <w:b/>
          <w:bCs/>
        </w:rPr>
        <w:t xml:space="preserve">Hub </w:t>
      </w:r>
      <w:r w:rsidRPr="005E3B83">
        <w:t>- A group of buses (nodes), within a determined region at which is Locational Marginal Prices (LMPs) calculated to create a single pricing reference. It is a Market Area;</w:t>
      </w:r>
    </w:p>
    <w:p w:rsidRPr="005E3B83" w:rsidR="005E3B83" w:rsidP="000A4806" w:rsidRDefault="005E3B83" w14:paraId="3F4ACE53" w14:textId="72CF67D9">
      <w:pPr>
        <w:spacing w:after="240"/>
      </w:pPr>
      <w:r w:rsidRPr="00696255">
        <w:rPr>
          <w:b/>
          <w:bCs/>
        </w:rPr>
        <w:t>Power Transfer Distribution Factor (PTDF)</w:t>
      </w:r>
      <w:r w:rsidRPr="005E3B83">
        <w:t xml:space="preserve"> – coefficients based on a state of the initial network, this is the influence on the flow on a critical branch of every additional MW injected at a participating node</w:t>
      </w:r>
      <w:r w:rsidR="00696255">
        <w:t>;</w:t>
      </w:r>
    </w:p>
    <w:p w:rsidRPr="005E3B83" w:rsidR="005E3B83" w:rsidP="000A4806" w:rsidRDefault="005E3B83" w14:paraId="514C6D7B" w14:textId="508C9851">
      <w:pPr>
        <w:spacing w:after="240"/>
      </w:pPr>
      <w:r w:rsidRPr="00696255">
        <w:rPr>
          <w:b/>
          <w:bCs/>
        </w:rPr>
        <w:t>DA Leftovers</w:t>
      </w:r>
      <w:r w:rsidRPr="005E3B83">
        <w:t xml:space="preserve"> – DA leftover refers to the capacities that are available after DA market clearing and can be provided to intraday timeframe prior to recalculating cross-border intraday capacities during IDCC (a) process.</w:t>
      </w:r>
    </w:p>
    <w:p w:rsidRPr="005E3B83" w:rsidR="005E3B83" w:rsidP="00B47D5C" w:rsidRDefault="029219A7" w14:paraId="7C10E484" w14:textId="77777777">
      <w:pPr>
        <w:pStyle w:val="Heading2"/>
      </w:pPr>
      <w:bookmarkStart w:name="_Toc81316932" w:id="34"/>
      <w:bookmarkStart w:name="_Toc401855329" w:id="35"/>
      <w:bookmarkStart w:name="_Toc226285822" w:id="36"/>
      <w:bookmarkStart w:name="_Toc1755407141" w:id="37"/>
      <w:bookmarkStart w:name="_Toc1064133959" w:id="38"/>
      <w:bookmarkStart w:name="_Toc224121642" w:id="39"/>
      <w:r>
        <w:t>Identified entities</w:t>
      </w:r>
      <w:bookmarkEnd w:id="34"/>
      <w:bookmarkEnd w:id="35"/>
      <w:bookmarkEnd w:id="36"/>
      <w:bookmarkEnd w:id="37"/>
      <w:bookmarkEnd w:id="38"/>
      <w:bookmarkEnd w:id="39"/>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4"/>
        <w:gridCol w:w="8244"/>
      </w:tblGrid>
      <w:tr w:rsidRPr="005E3B83" w:rsidR="005E3B83" w:rsidTr="1EF167E3" w14:paraId="20169B12" w14:textId="77777777">
        <w:tc>
          <w:tcPr>
            <w:tcW w:w="1044" w:type="dxa"/>
          </w:tcPr>
          <w:p w:rsidRPr="005E3B83" w:rsidR="005E3B83" w:rsidP="000A4806" w:rsidRDefault="005E3B83" w14:paraId="2F1B9E2E" w14:textId="77777777">
            <w:r w:rsidRPr="005E3B83">
              <w:t>TSO</w:t>
            </w:r>
          </w:p>
        </w:tc>
        <w:tc>
          <w:tcPr>
            <w:tcW w:w="8244" w:type="dxa"/>
          </w:tcPr>
          <w:p w:rsidRPr="005E3B83" w:rsidR="005E3B83" w:rsidP="000A4806" w:rsidRDefault="005E3B83" w14:paraId="519018DC" w14:textId="44BA7DC4">
            <w:r w:rsidRPr="005E3B83">
              <w:t>Local TSO, participating to Core IDCC</w:t>
            </w:r>
            <w:r w:rsidR="006E58EA">
              <w:t>, meaning:</w:t>
            </w:r>
            <w:r w:rsidRPr="005E3B83">
              <w:t xml:space="preserve"> APG, Elia, HOPS, CEPS, RTE, 50Hertz, Amprion, TenneT TSO GmbH, TransnetBW, MAVIR, CREOS, TenneT B.V, PSE, TRANSELECTRICA, SEPS and ELES. </w:t>
            </w:r>
          </w:p>
        </w:tc>
      </w:tr>
      <w:tr w:rsidRPr="005E3B83" w:rsidR="005E3B83" w:rsidTr="1EF167E3" w14:paraId="3BD3A340" w14:textId="77777777">
        <w:tc>
          <w:tcPr>
            <w:tcW w:w="1044" w:type="dxa"/>
          </w:tcPr>
          <w:p w:rsidRPr="005E3B83" w:rsidR="005E3B83" w:rsidP="000A4806" w:rsidRDefault="005E3B83" w14:paraId="1E47D1A4" w14:textId="77777777">
            <w:r w:rsidRPr="005E3B83">
              <w:t>RCC</w:t>
            </w:r>
          </w:p>
        </w:tc>
        <w:tc>
          <w:tcPr>
            <w:tcW w:w="8244" w:type="dxa"/>
          </w:tcPr>
          <w:p w:rsidRPr="005E3B83" w:rsidR="005E3B83" w:rsidP="000A4806" w:rsidRDefault="005E3B83" w14:paraId="44423AB9" w14:textId="77777777">
            <w:r w:rsidRPr="005E3B83">
              <w:t xml:space="preserve">Regional Coordination Centers participating to Core IDCC process are Coreso and TSCNet Services </w:t>
            </w:r>
          </w:p>
        </w:tc>
      </w:tr>
      <w:tr w:rsidRPr="005E3B83" w:rsidR="005E3B83" w:rsidTr="1EF167E3" w14:paraId="47F1B0A3" w14:textId="77777777">
        <w:tc>
          <w:tcPr>
            <w:tcW w:w="1044" w:type="dxa"/>
          </w:tcPr>
          <w:p w:rsidRPr="005E3B83" w:rsidR="005E3B83" w:rsidP="000A4806" w:rsidRDefault="005E3B83" w14:paraId="412A9223" w14:textId="77777777">
            <w:r w:rsidRPr="005E3B83">
              <w:t>CCC</w:t>
            </w:r>
          </w:p>
        </w:tc>
        <w:tc>
          <w:tcPr>
            <w:tcW w:w="8244" w:type="dxa"/>
          </w:tcPr>
          <w:p w:rsidRPr="005E3B83" w:rsidR="005E3B83" w:rsidP="000A4806" w:rsidRDefault="005E3B83" w14:paraId="193511EC" w14:textId="75798E5A">
            <w:r w:rsidRPr="005E3B83">
              <w:t>Capacity Calculation Coordinator. Entity in charge of operating the pre-coupling modules of the CCCt</w:t>
            </w:r>
            <w:r w:rsidR="00415F53">
              <w:t xml:space="preserve"> i</w:t>
            </w:r>
            <w:r w:rsidRPr="005E3B83">
              <w:t>n shifts as defined by the Operational Calendar.</w:t>
            </w:r>
          </w:p>
          <w:p w:rsidRPr="005E3B83" w:rsidR="005E3B83" w:rsidP="000A4806" w:rsidRDefault="005E3B83" w14:paraId="23FD4FF8" w14:textId="1E08E2B2">
            <w:r w:rsidRPr="005E3B83">
              <w:t>Weekly role shared by the two RCCs</w:t>
            </w:r>
            <w:r w:rsidR="00B44B4B">
              <w:t>:</w:t>
            </w:r>
            <w:r w:rsidRPr="005E3B83">
              <w:t xml:space="preserve"> TSCNet Services (on behalf of APG, HOPS, CEPS, Amprion, TenneT TSO GmbH, TransnetBW, MAVIR, CREOS, TenneT B.V, PSE, TRANSELECTRICA, SEPS and ELES) and Coreso (on behalf of Elia, 50Hertz and RTE)</w:t>
            </w:r>
          </w:p>
        </w:tc>
      </w:tr>
      <w:tr w:rsidRPr="005E3B83" w:rsidR="005E3B83" w:rsidTr="1EF167E3" w14:paraId="7AC3353C" w14:textId="77777777">
        <w:tc>
          <w:tcPr>
            <w:tcW w:w="1044" w:type="dxa"/>
          </w:tcPr>
          <w:p w:rsidRPr="005E3B83" w:rsidR="005E3B83" w:rsidP="000A4806" w:rsidRDefault="005E3B83" w14:paraId="1E124B5D" w14:textId="77777777">
            <w:r w:rsidRPr="005E3B83">
              <w:t>ME</w:t>
            </w:r>
          </w:p>
        </w:tc>
        <w:tc>
          <w:tcPr>
            <w:tcW w:w="8244" w:type="dxa"/>
          </w:tcPr>
          <w:p w:rsidRPr="005E3B83" w:rsidR="005E3B83" w:rsidP="000A4806" w:rsidRDefault="005E3B83" w14:paraId="3EE1E2B6" w14:textId="1FA78FA4">
            <w:r w:rsidRPr="005E3B83">
              <w:t>The merging entity which will perform the merging of all DACF</w:t>
            </w:r>
            <w:r w:rsidR="00C53C16">
              <w:t xml:space="preserve"> </w:t>
            </w:r>
            <w:r w:rsidRPr="005E3B83">
              <w:t>into the CGM. For Core IDCC the merging entity refers to the party responsible for the provision of the CGM and RefProg (reference programs).</w:t>
            </w:r>
          </w:p>
        </w:tc>
      </w:tr>
      <w:tr w:rsidRPr="005E3B83" w:rsidR="005E3B83" w:rsidTr="1EF167E3" w14:paraId="326EE87C" w14:textId="77777777">
        <w:tc>
          <w:tcPr>
            <w:tcW w:w="1044" w:type="dxa"/>
          </w:tcPr>
          <w:p w:rsidRPr="005E3B83" w:rsidR="005E3B83" w:rsidP="000A4806" w:rsidRDefault="005E3B83" w14:paraId="2DDE25D3" w14:textId="77777777">
            <w:r w:rsidRPr="005E3B83">
              <w:t>JAO</w:t>
            </w:r>
          </w:p>
        </w:tc>
        <w:tc>
          <w:tcPr>
            <w:tcW w:w="8244" w:type="dxa"/>
          </w:tcPr>
          <w:p w:rsidRPr="005E3B83" w:rsidR="005E3B83" w:rsidP="000A4806" w:rsidRDefault="005E3B83" w14:paraId="3E5DE033" w14:textId="77777777">
            <w:r w:rsidRPr="005E3B83">
              <w:t>Joint Allocation Office performing post-coupling operator activities in CCCt, the long-term auctions and the shadow auctions, and distributing congestion revenue</w:t>
            </w:r>
          </w:p>
        </w:tc>
      </w:tr>
      <w:tr w:rsidRPr="005E3B83" w:rsidR="005E3B83" w:rsidTr="1EF167E3" w14:paraId="5CC94ECF" w14:textId="77777777">
        <w:tc>
          <w:tcPr>
            <w:tcW w:w="1044" w:type="dxa"/>
          </w:tcPr>
          <w:p w:rsidRPr="005E3B83" w:rsidR="005E3B83" w:rsidP="000A4806" w:rsidRDefault="005E3B83" w14:paraId="63D99C5C" w14:textId="77777777">
            <w:r w:rsidRPr="005E3B83">
              <w:t>CCA</w:t>
            </w:r>
          </w:p>
        </w:tc>
        <w:tc>
          <w:tcPr>
            <w:tcW w:w="8244" w:type="dxa"/>
          </w:tcPr>
          <w:p w:rsidRPr="005E3B83" w:rsidR="005E3B83" w:rsidP="000A4806" w:rsidRDefault="005E3B83" w14:paraId="2E5061EB" w14:textId="77777777">
            <w:r w:rsidRPr="005E3B83">
              <w:t>Change Control Administrator: person in charge of coordinating the changes to be introduced in the CCCt</w:t>
            </w:r>
          </w:p>
        </w:tc>
      </w:tr>
      <w:tr w:rsidRPr="005E3B83" w:rsidR="005E3B83" w:rsidTr="1EF167E3" w14:paraId="041A7448" w14:textId="77777777">
        <w:tc>
          <w:tcPr>
            <w:tcW w:w="1044" w:type="dxa"/>
          </w:tcPr>
          <w:p w:rsidRPr="005E3B83" w:rsidR="005E3B83" w:rsidP="000A4806" w:rsidRDefault="005E3B83" w14:paraId="31E13E41" w14:textId="77777777">
            <w:r w:rsidRPr="005E3B83">
              <w:t>CCB</w:t>
            </w:r>
          </w:p>
        </w:tc>
        <w:tc>
          <w:tcPr>
            <w:tcW w:w="8244" w:type="dxa"/>
          </w:tcPr>
          <w:p w:rsidRPr="005E3B83" w:rsidR="005E3B83" w:rsidP="000A4806" w:rsidRDefault="005E3B83" w14:paraId="291E2266" w14:textId="77777777">
            <w:r w:rsidRPr="005E3B83">
              <w:t>Change Control Board, in charge of all changes needed to the systems.</w:t>
            </w:r>
          </w:p>
        </w:tc>
      </w:tr>
      <w:tr w:rsidRPr="005E3B83" w:rsidR="005E3B83" w:rsidTr="1EF167E3" w14:paraId="2C89F8D9" w14:textId="77777777">
        <w:tc>
          <w:tcPr>
            <w:tcW w:w="1044" w:type="dxa"/>
          </w:tcPr>
          <w:p w:rsidRPr="005E3B83" w:rsidR="005E3B83" w:rsidP="000A4806" w:rsidRDefault="1EF167E3" w14:paraId="2F13A939" w14:textId="48FCD95D">
            <w:r>
              <w:t>DA IC</w:t>
            </w:r>
          </w:p>
        </w:tc>
        <w:tc>
          <w:tcPr>
            <w:tcW w:w="8244" w:type="dxa"/>
          </w:tcPr>
          <w:p w:rsidRPr="005E3B83" w:rsidR="005E3B83" w:rsidP="000A4806" w:rsidRDefault="1EF167E3" w14:paraId="204FB2C5" w14:textId="1A7F8B09">
            <w:r>
              <w:t>A DA Incident Committee is a call organized by the Functional System Operator of the MC system in case the Market Coupling for business day D is at risk in D-1.</w:t>
            </w:r>
          </w:p>
        </w:tc>
      </w:tr>
      <w:tr w:rsidRPr="005E3B83" w:rsidR="00B4633D" w:rsidTr="1EF167E3" w14:paraId="0ED9BF0B" w14:textId="77777777">
        <w:tc>
          <w:tcPr>
            <w:tcW w:w="1044" w:type="dxa"/>
          </w:tcPr>
          <w:p w:rsidRPr="005E3B83" w:rsidR="00B4633D" w:rsidP="000A4806" w:rsidRDefault="1EF167E3" w14:paraId="64BE1B48" w14:textId="0B03D5C7">
            <w:r>
              <w:t>ID IC</w:t>
            </w:r>
          </w:p>
        </w:tc>
        <w:tc>
          <w:tcPr>
            <w:tcW w:w="8244" w:type="dxa"/>
          </w:tcPr>
          <w:p w:rsidRPr="005E3B83" w:rsidR="00B4633D" w:rsidP="000A4806" w:rsidRDefault="1EF167E3" w14:paraId="6C297E28" w14:textId="147FF3C8">
            <w:r>
              <w:t>An ID Incident Committee is a call organized by the Functional System Operator of the IDA system in case the Market Coupling for business day D is at risk.</w:t>
            </w:r>
          </w:p>
        </w:tc>
      </w:tr>
      <w:tr w:rsidRPr="005E3B83" w:rsidR="005E3B83" w:rsidTr="1EF167E3" w14:paraId="540F6DD2" w14:textId="77777777">
        <w:tc>
          <w:tcPr>
            <w:tcW w:w="1044" w:type="dxa"/>
          </w:tcPr>
          <w:p w:rsidRPr="005E3B83" w:rsidR="005E3B83" w:rsidP="000A4806" w:rsidRDefault="005E3B83" w14:paraId="441C6909" w14:textId="77777777">
            <w:r w:rsidRPr="005E3B83">
              <w:t>XBID</w:t>
            </w:r>
          </w:p>
        </w:tc>
        <w:tc>
          <w:tcPr>
            <w:tcW w:w="8244" w:type="dxa"/>
          </w:tcPr>
          <w:p w:rsidRPr="005E3B83" w:rsidR="005E3B83" w:rsidP="000A4806" w:rsidRDefault="005E3B83" w14:paraId="10F64DB2" w14:textId="406E3AF3">
            <w:r w:rsidRPr="005E3B83">
              <w:t>European cross-border intraday platform that allows for orders entered by market participants for continuous matching in one bidding zone to be matched by orders similarly submitted by market participants in any other bidding zone within the XBID solution’s reach, based on</w:t>
            </w:r>
            <w:r w:rsidR="00C53C16">
              <w:t xml:space="preserve"> </w:t>
            </w:r>
            <w:r w:rsidRPr="005E3B83">
              <w:t>transmission capacity made available in IDCC.</w:t>
            </w:r>
          </w:p>
        </w:tc>
      </w:tr>
    </w:tbl>
    <w:p w:rsidR="005E3B83" w:rsidP="000A4806" w:rsidRDefault="005E3B83" w14:paraId="6EF4E80E" w14:textId="77777777">
      <w:pPr>
        <w:spacing w:after="240"/>
      </w:pPr>
    </w:p>
    <w:p w:rsidRPr="005E3B83" w:rsidR="00B47D5C" w:rsidP="000A4806" w:rsidRDefault="00B47D5C" w14:paraId="28CBD244" w14:textId="77777777">
      <w:pPr>
        <w:spacing w:after="240"/>
      </w:pPr>
    </w:p>
    <w:p w:rsidRPr="005E3B83" w:rsidR="005E3B83" w:rsidP="00B47D5C" w:rsidRDefault="029219A7" w14:paraId="447747F6" w14:textId="77777777">
      <w:pPr>
        <w:pStyle w:val="Heading2"/>
      </w:pPr>
      <w:bookmarkStart w:name="_Toc62578398" w:id="40"/>
      <w:bookmarkStart w:name="_Toc62578896" w:id="41"/>
      <w:bookmarkStart w:name="_Toc81316933" w:id="42"/>
      <w:bookmarkStart w:name="_Toc225594704" w:id="43"/>
      <w:bookmarkStart w:name="_Toc1776771744" w:id="44"/>
      <w:bookmarkStart w:name="_Toc657799773" w:id="45"/>
      <w:bookmarkStart w:name="_Toc1917958294" w:id="46"/>
      <w:bookmarkStart w:name="_Toc224121643" w:id="47"/>
      <w:bookmarkEnd w:id="40"/>
      <w:bookmarkEnd w:id="41"/>
      <w:r>
        <w:t>Tools</w:t>
      </w:r>
      <w:bookmarkEnd w:id="42"/>
      <w:bookmarkEnd w:id="43"/>
      <w:bookmarkEnd w:id="44"/>
      <w:bookmarkEnd w:id="45"/>
      <w:bookmarkEnd w:id="46"/>
      <w:bookmarkEnd w:id="47"/>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96"/>
        <w:gridCol w:w="8092"/>
      </w:tblGrid>
      <w:tr w:rsidRPr="005E3B83" w:rsidR="005E3B83" w:rsidTr="004D07FF" w14:paraId="2C067767" w14:textId="77777777">
        <w:tc>
          <w:tcPr>
            <w:tcW w:w="1234" w:type="dxa"/>
          </w:tcPr>
          <w:p w:rsidRPr="005E3B83" w:rsidR="005E3B83" w:rsidP="000A4806" w:rsidRDefault="005E3B83" w14:paraId="2F109158" w14:textId="77777777">
            <w:r w:rsidRPr="005E3B83">
              <w:t>CCCt</w:t>
            </w:r>
          </w:p>
        </w:tc>
        <w:tc>
          <w:tcPr>
            <w:tcW w:w="8960" w:type="dxa"/>
          </w:tcPr>
          <w:p w:rsidRPr="005E3B83" w:rsidR="005E3B83" w:rsidP="000A4806" w:rsidRDefault="005E3B83" w14:paraId="29A4A2CE" w14:textId="77777777">
            <w:r w:rsidRPr="005E3B83">
              <w:t>Core Capacity Calculation Tool</w:t>
            </w:r>
          </w:p>
        </w:tc>
      </w:tr>
      <w:tr w:rsidRPr="005E3B83" w:rsidR="005E3B83" w:rsidTr="004D07FF" w14:paraId="24FA372D" w14:textId="77777777">
        <w:tc>
          <w:tcPr>
            <w:tcW w:w="1234" w:type="dxa"/>
          </w:tcPr>
          <w:p w:rsidRPr="005E3B83" w:rsidR="005E3B83" w:rsidP="000A4806" w:rsidRDefault="005E3B83" w14:paraId="0F1F7799" w14:textId="77777777">
            <w:r w:rsidRPr="005E3B83">
              <w:t>FBPCM</w:t>
            </w:r>
          </w:p>
        </w:tc>
        <w:tc>
          <w:tcPr>
            <w:tcW w:w="8960" w:type="dxa"/>
          </w:tcPr>
          <w:p w:rsidRPr="005E3B83" w:rsidR="005E3B83" w:rsidP="000A4806" w:rsidRDefault="005E3B83" w14:paraId="453BDF81" w14:textId="0FF39BC9">
            <w:r w:rsidRPr="005E3B83">
              <w:t>Flow</w:t>
            </w:r>
            <w:r w:rsidR="001B13ED">
              <w:t>-</w:t>
            </w:r>
            <w:r w:rsidRPr="005E3B83">
              <w:t>based parameter computation module, central part of the CCCt</w:t>
            </w:r>
          </w:p>
        </w:tc>
      </w:tr>
      <w:tr w:rsidRPr="005E3B83" w:rsidR="005E3B83" w:rsidTr="004D07FF" w14:paraId="5E03B2EB" w14:textId="77777777">
        <w:tc>
          <w:tcPr>
            <w:tcW w:w="1234" w:type="dxa"/>
          </w:tcPr>
          <w:p w:rsidRPr="005E3B83" w:rsidR="005E3B83" w:rsidP="000A4806" w:rsidRDefault="005E3B83" w14:paraId="2E236EA0" w14:textId="77777777">
            <w:r w:rsidRPr="005E3B83">
              <w:t>ECP</w:t>
            </w:r>
          </w:p>
        </w:tc>
        <w:tc>
          <w:tcPr>
            <w:tcW w:w="8960" w:type="dxa"/>
          </w:tcPr>
          <w:p w:rsidRPr="005E3B83" w:rsidR="005E3B83" w:rsidP="000A4806" w:rsidRDefault="005E3B83" w14:paraId="2057A939" w14:textId="77777777">
            <w:r w:rsidRPr="005E3B83">
              <w:t>Energy Communication Platform</w:t>
            </w:r>
          </w:p>
        </w:tc>
      </w:tr>
    </w:tbl>
    <w:p w:rsidR="006345E1" w:rsidP="000A4806" w:rsidRDefault="006345E1" w14:paraId="43D85F52" w14:textId="77777777">
      <w:bookmarkStart w:name="_Toc81316934" w:id="48"/>
      <w:bookmarkStart w:name="_Toc694614020" w:id="49"/>
      <w:bookmarkStart w:name="_Toc1771175203" w:id="50"/>
      <w:bookmarkStart w:name="_Toc691128178" w:id="51"/>
    </w:p>
    <w:p w:rsidR="00D82948" w:rsidP="000A4806" w:rsidRDefault="00D82948" w14:paraId="53F711E2" w14:textId="77777777"/>
    <w:p w:rsidRPr="005E3B83" w:rsidR="005E3B83" w:rsidP="000A4806" w:rsidRDefault="029219A7" w14:paraId="4EF3B896" w14:textId="015F65FE">
      <w:pPr>
        <w:pStyle w:val="Heading1"/>
        <w:spacing w:before="0"/>
      </w:pPr>
      <w:bookmarkStart w:name="_Toc527973559" w:id="52"/>
      <w:bookmarkStart w:name="_Toc224121644" w:id="53"/>
      <w:r>
        <w:t>Introduction</w:t>
      </w:r>
      <w:bookmarkEnd w:id="48"/>
      <w:bookmarkEnd w:id="49"/>
      <w:bookmarkEnd w:id="50"/>
      <w:bookmarkEnd w:id="51"/>
      <w:bookmarkEnd w:id="52"/>
      <w:bookmarkEnd w:id="53"/>
    </w:p>
    <w:p w:rsidRPr="005E3B83" w:rsidR="005E3B83" w:rsidP="000A4806" w:rsidRDefault="77AE94F8" w14:paraId="6C12EE19" w14:textId="4BBFE339">
      <w:pPr>
        <w:spacing w:after="240"/>
      </w:pPr>
      <w:bookmarkStart w:name="_Pre-Coupling_Process" w:id="54"/>
      <w:bookmarkStart w:name="_Hlk135979756" w:id="55"/>
      <w:bookmarkEnd w:id="54"/>
      <w:r>
        <w:t>This document aims to describe the day-to-day activities to be handled by TSOs and RCCs when using the CCCt (Core Capacity Calculation tool</w:t>
      </w:r>
      <w:bookmarkEnd w:id="55"/>
      <w:r>
        <w:t xml:space="preserve">) for Intraday Capacity Calculation Process, incl. actions RCCs need to take in fallback mode with respect to Back-Up tool and XBID. The process in this document is focused on the pre-coupling process of SIDC (Single IntraDay Coupling). </w:t>
      </w:r>
    </w:p>
    <w:p w:rsidRPr="005E3B83" w:rsidR="005E3B83" w:rsidP="000A4806" w:rsidRDefault="005E3B83" w14:paraId="2D451CB6" w14:textId="77777777">
      <w:pPr>
        <w:spacing w:after="240"/>
      </w:pPr>
      <w:r w:rsidRPr="005E3B83">
        <w:t xml:space="preserve">The activities are based on sequential actions, either ensured by local entities or entities in charge of common activities. </w:t>
      </w:r>
    </w:p>
    <w:p w:rsidRPr="005E3B83" w:rsidR="005E3B83" w:rsidP="000A4806" w:rsidRDefault="005E3B83" w14:paraId="4F6B2DAF" w14:textId="77777777">
      <w:pPr>
        <w:spacing w:after="240"/>
      </w:pPr>
      <w:r w:rsidRPr="005E3B83">
        <w:t>This document groups a set of procedures that can be used individually, depending on the situation faced by the operating entity.</w:t>
      </w:r>
    </w:p>
    <w:p w:rsidRPr="005E3B83" w:rsidR="005E3B83" w:rsidP="000A4806" w:rsidRDefault="005E3B83" w14:paraId="5DC47BEC" w14:textId="14D3BF59">
      <w:pPr>
        <w:spacing w:after="240"/>
      </w:pPr>
      <w:r w:rsidRPr="005E3B83">
        <w:t xml:space="preserve">This document aims at giving a clear and complete view </w:t>
      </w:r>
      <w:r w:rsidR="00417912">
        <w:t>of</w:t>
      </w:r>
      <w:r w:rsidRPr="005E3B83" w:rsidR="00417912">
        <w:t xml:space="preserve"> </w:t>
      </w:r>
      <w:r w:rsidRPr="005E3B83">
        <w:t>activities, actors, exception handling, and fallback scenarios of the business processes, by detailing the following points:</w:t>
      </w:r>
    </w:p>
    <w:p w:rsidRPr="005E3B83" w:rsidR="005E3B83" w:rsidP="00750DB4" w:rsidRDefault="005E3B83" w14:paraId="55D2F568" w14:textId="77777777">
      <w:pPr>
        <w:pStyle w:val="ListParagraph"/>
        <w:numPr>
          <w:ilvl w:val="0"/>
          <w:numId w:val="11"/>
        </w:numPr>
        <w:spacing w:after="240"/>
      </w:pPr>
      <w:r w:rsidRPr="005E3B83">
        <w:t>Detailed action sequence and corresponding responsibilities</w:t>
      </w:r>
    </w:p>
    <w:p w:rsidRPr="005E3B83" w:rsidR="005E3B83" w:rsidP="00750DB4" w:rsidRDefault="005E3B83" w14:paraId="191D8D78" w14:textId="77777777">
      <w:pPr>
        <w:pStyle w:val="ListParagraph"/>
        <w:numPr>
          <w:ilvl w:val="0"/>
          <w:numId w:val="11"/>
        </w:numPr>
        <w:spacing w:after="240"/>
      </w:pPr>
      <w:r w:rsidRPr="005E3B83">
        <w:t>Exception handling (back-up procedures and fallbacks)</w:t>
      </w:r>
    </w:p>
    <w:p w:rsidR="005E3B83" w:rsidP="00750DB4" w:rsidRDefault="005E3B83" w14:paraId="1DC903A5" w14:textId="77777777">
      <w:pPr>
        <w:pStyle w:val="ListParagraph"/>
        <w:numPr>
          <w:ilvl w:val="0"/>
          <w:numId w:val="11"/>
        </w:numPr>
        <w:spacing w:after="240"/>
      </w:pPr>
      <w:r w:rsidRPr="005E3B83">
        <w:t>Timings (00:00 – 24:00 format)</w:t>
      </w:r>
    </w:p>
    <w:p w:rsidRPr="005E3B83" w:rsidR="00E8056C" w:rsidP="00E8056C" w:rsidRDefault="00E8056C" w14:paraId="341045ED" w14:textId="77777777">
      <w:pPr>
        <w:pStyle w:val="ListParagraph"/>
        <w:numPr>
          <w:ilvl w:val="0"/>
          <w:numId w:val="0"/>
        </w:numPr>
        <w:spacing w:after="240"/>
        <w:ind w:left="720"/>
      </w:pPr>
    </w:p>
    <w:p w:rsidR="00EE5A01" w:rsidP="00B47D5C" w:rsidRDefault="029219A7" w14:paraId="0DCD657A" w14:textId="77777777">
      <w:pPr>
        <w:pStyle w:val="Heading2"/>
      </w:pPr>
      <w:bookmarkStart w:name="_Toc62551825" w:id="56"/>
      <w:bookmarkStart w:name="_Toc62578402" w:id="57"/>
      <w:bookmarkStart w:name="_Toc62578900" w:id="58"/>
      <w:bookmarkStart w:name="_Toc62551826" w:id="59"/>
      <w:bookmarkStart w:name="_Toc62578403" w:id="60"/>
      <w:bookmarkStart w:name="_Toc62578901" w:id="61"/>
      <w:bookmarkStart w:name="_Toc875677219" w:id="62"/>
      <w:bookmarkStart w:name="_Toc1823777836" w:id="63"/>
      <w:bookmarkStart w:name="_Toc1096948616" w:id="64"/>
      <w:bookmarkStart w:name="_Toc184566809" w:id="65"/>
      <w:bookmarkStart w:name="_Toc81316936" w:id="66"/>
      <w:bookmarkStart w:name="_Toc224121645" w:id="67"/>
      <w:bookmarkEnd w:id="56"/>
      <w:bookmarkEnd w:id="57"/>
      <w:bookmarkEnd w:id="58"/>
      <w:bookmarkEnd w:id="59"/>
      <w:bookmarkEnd w:id="60"/>
      <w:bookmarkEnd w:id="61"/>
      <w:r>
        <w:t>Structure of this document</w:t>
      </w:r>
      <w:bookmarkEnd w:id="62"/>
      <w:bookmarkEnd w:id="67"/>
      <w:r>
        <w:t xml:space="preserve"> </w:t>
      </w:r>
    </w:p>
    <w:p w:rsidRPr="008078E8" w:rsidR="00EE5A01" w:rsidP="000A4806" w:rsidRDefault="1C6A2CF3" w14:paraId="1BBAAEE6" w14:textId="1267C50C">
      <w:pPr>
        <w:spacing w:after="240"/>
      </w:pPr>
      <w:r>
        <w:t xml:space="preserve">This document is </w:t>
      </w:r>
      <w:r w:rsidRPr="008078E8">
        <w:t xml:space="preserve">structured in function of the </w:t>
      </w:r>
      <w:commentRangeStart w:id="68"/>
      <w:commentRangeStart w:id="69"/>
      <w:r w:rsidRPr="008078E8">
        <w:t xml:space="preserve">four </w:t>
      </w:r>
      <w:commentRangeEnd w:id="68"/>
      <w:r w:rsidRPr="008078E8" w:rsidR="73F6F21D">
        <w:rPr>
          <w:rStyle w:val="CommentReference"/>
          <w:sz w:val="20"/>
          <w:szCs w:val="20"/>
        </w:rPr>
        <w:commentReference w:id="68"/>
      </w:r>
      <w:commentRangeEnd w:id="69"/>
      <w:r w:rsidRPr="008078E8" w:rsidR="73F6F21D">
        <w:rPr>
          <w:rStyle w:val="CommentReference"/>
          <w:sz w:val="20"/>
          <w:szCs w:val="20"/>
        </w:rPr>
        <w:commentReference w:id="69"/>
      </w:r>
      <w:r w:rsidRPr="008078E8">
        <w:t>intraday timeframes for which cross zonal capacities are calculated and provided to the XBID platform. Future introduction of new calculations (/timeframes) in intraday will result in an update of this document.</w:t>
      </w:r>
    </w:p>
    <w:p w:rsidRPr="008078E8" w:rsidR="00EE5A01" w:rsidP="00750DB4" w:rsidRDefault="6FA6F48F" w14:paraId="63D45C29" w14:textId="25551EFB">
      <w:pPr>
        <w:pStyle w:val="ListParagraph"/>
        <w:numPr>
          <w:ilvl w:val="0"/>
          <w:numId w:val="12"/>
        </w:numPr>
        <w:spacing w:after="240"/>
      </w:pPr>
      <w:r w:rsidRPr="008078E8">
        <w:rPr>
          <w:b/>
        </w:rPr>
        <w:t>IDCC(a) timeframe:</w:t>
      </w:r>
      <w:r w:rsidRPr="008078E8">
        <w:t xml:space="preserve"> During this timeframe, the provisioning of validated DA leftovers for IDCZGOT 15:00 takes place. Cross zonal capacities are provided to the XBID platform before 14:45 by CCCt. </w:t>
      </w:r>
    </w:p>
    <w:p w:rsidRPr="008078E8" w:rsidR="00EE5A01" w:rsidP="4EF8F33A" w:rsidRDefault="4EF8F33A" w14:paraId="64E069FB" w14:textId="197C9286">
      <w:pPr>
        <w:pStyle w:val="ListParagraph"/>
        <w:spacing w:after="240"/>
      </w:pPr>
      <w:r w:rsidRPr="008078E8">
        <w:rPr>
          <w:b/>
        </w:rPr>
        <w:t>IDCC(b) timeframe:</w:t>
      </w:r>
      <w:r w:rsidRPr="008078E8">
        <w:t xml:space="preserve"> Cross zonal capacities are provided to the XBID platform before 21:45 by CCCt. This process relies on the best forecasts available when the calculation process starts.</w:t>
      </w:r>
    </w:p>
    <w:p w:rsidRPr="008078E8" w:rsidR="4EF8F33A" w:rsidP="597472B0" w:rsidRDefault="597472B0" w14:paraId="6BBDC8A1" w14:textId="7A3842EF">
      <w:pPr>
        <w:pStyle w:val="ListParagraph"/>
        <w:spacing w:after="240"/>
        <w:rPr>
          <w:rFonts w:eastAsia="Arial"/>
          <w:color w:val="000000" w:themeColor="text1"/>
        </w:rPr>
      </w:pPr>
      <w:r w:rsidRPr="008078E8">
        <w:rPr>
          <w:rFonts w:eastAsia="Arial"/>
          <w:b/>
          <w:color w:val="000000" w:themeColor="text1"/>
        </w:rPr>
        <w:t>IDCC(c) timeframe:</w:t>
      </w:r>
      <w:r w:rsidRPr="008078E8">
        <w:rPr>
          <w:rFonts w:eastAsia="Arial"/>
          <w:color w:val="000000" w:themeColor="text1"/>
        </w:rPr>
        <w:t xml:space="preserve"> Cross zonal capacities are provided to the XBID platform before 04:30 (happy flow) by CCCt. This process relies on the best forecasts available when the calculation process starts.</w:t>
      </w:r>
    </w:p>
    <w:p w:rsidRPr="008078E8" w:rsidR="597472B0" w:rsidP="73F6F21D" w:rsidRDefault="73F6F21D" w14:paraId="32DDD5B2" w14:textId="64A207CE">
      <w:pPr>
        <w:pStyle w:val="ListParagraph"/>
        <w:spacing w:after="240"/>
      </w:pPr>
      <w:r w:rsidRPr="008078E8">
        <w:rPr>
          <w:rFonts w:eastAsia="Arial"/>
          <w:b/>
          <w:color w:val="000000" w:themeColor="text1"/>
          <w:szCs w:val="20"/>
        </w:rPr>
        <w:t>IDCC(d) timeframe:</w:t>
      </w:r>
      <w:r w:rsidRPr="008078E8">
        <w:rPr>
          <w:rFonts w:eastAsia="Arial"/>
          <w:bCs w:val="0"/>
          <w:color w:val="000000" w:themeColor="text1"/>
          <w:szCs w:val="20"/>
        </w:rPr>
        <w:t xml:space="preserve"> Cross zonal capacities are provided to the XBID platform before 09:45 by CCCt. This process relies on the best forecasts available when the calculation process starts</w:t>
      </w:r>
    </w:p>
    <w:p w:rsidR="597472B0" w:rsidP="000100D9" w:rsidRDefault="597472B0" w14:paraId="58EA0685" w14:textId="60D00E2F">
      <w:pPr>
        <w:pStyle w:val="ListParagraph"/>
        <w:numPr>
          <w:ilvl w:val="0"/>
          <w:numId w:val="0"/>
        </w:numPr>
        <w:spacing w:after="240"/>
        <w:ind w:left="720"/>
        <w:rPr>
          <w:rFonts w:eastAsia="Arial"/>
          <w:color w:val="000000" w:themeColor="text1"/>
        </w:rPr>
      </w:pPr>
    </w:p>
    <w:p w:rsidRPr="005E3B83" w:rsidR="002D1BB5" w:rsidP="000A4806" w:rsidRDefault="00EE5A01" w14:paraId="47BCCA0E" w14:textId="02049E2B">
      <w:pPr>
        <w:spacing w:after="240"/>
      </w:pPr>
      <w:r w:rsidRPr="005E3B83">
        <w:t>The table of all main process timings for IDCC</w:t>
      </w:r>
      <w:r>
        <w:t xml:space="preserve"> </w:t>
      </w:r>
      <w:r w:rsidRPr="005E3B83">
        <w:t xml:space="preserve">timeframe </w:t>
      </w:r>
      <w:r>
        <w:t>is</w:t>
      </w:r>
      <w:r w:rsidRPr="005E3B83">
        <w:t xml:space="preserve"> available in the </w:t>
      </w:r>
      <w:r>
        <w:t>E</w:t>
      </w:r>
      <w:r w:rsidRPr="005E3B83">
        <w:t xml:space="preserve">xcel file, for which the link is provided in section </w:t>
      </w:r>
      <w:r w:rsidRPr="005E3B83">
        <w:fldChar w:fldCharType="begin"/>
      </w:r>
      <w:r w:rsidRPr="005E3B83">
        <w:instrText xml:space="preserve"> REF _Ref156989452 \r \h </w:instrText>
      </w:r>
      <w:r w:rsidR="000A4806">
        <w:instrText xml:space="preserve"> \* MERGEFORMAT </w:instrText>
      </w:r>
      <w:r w:rsidRPr="005E3B83">
        <w:fldChar w:fldCharType="separate"/>
      </w:r>
      <w:r w:rsidR="007D4BE8">
        <w:t>0</w:t>
      </w:r>
      <w:r w:rsidRPr="005E3B83">
        <w:fldChar w:fldCharType="end"/>
      </w:r>
      <w:r w:rsidRPr="005E3B83">
        <w:t xml:space="preserve"> (‘Related </w:t>
      </w:r>
      <w:r w:rsidR="00417912">
        <w:t>D</w:t>
      </w:r>
      <w:r w:rsidRPr="005E3B83">
        <w:t>ocument</w:t>
      </w:r>
      <w:r w:rsidR="00417912">
        <w:t>s’</w:t>
      </w:r>
      <w:r w:rsidRPr="005E3B83">
        <w:t>).</w:t>
      </w:r>
      <w:r>
        <w:t xml:space="preserve"> </w:t>
      </w:r>
      <w:r w:rsidRPr="005E3B83">
        <w:t>All sub process timings of the steps described throughout the operators’ procedures are included in this Excel too.</w:t>
      </w:r>
      <w:r>
        <w:t xml:space="preserve"> </w:t>
      </w:r>
      <w:bookmarkEnd w:id="63"/>
      <w:bookmarkEnd w:id="64"/>
      <w:bookmarkEnd w:id="65"/>
    </w:p>
    <w:p w:rsidRPr="005E3B83" w:rsidR="005E3B83" w:rsidP="00B47D5C" w:rsidRDefault="029219A7" w14:paraId="282E8AD8" w14:textId="77777777">
      <w:pPr>
        <w:pStyle w:val="Heading2"/>
      </w:pPr>
      <w:bookmarkStart w:name="_Toc1135767953" w:id="70"/>
      <w:bookmarkStart w:name="_Toc1943187509" w:id="71"/>
      <w:bookmarkStart w:name="_Toc1976769722" w:id="72"/>
      <w:bookmarkStart w:name="_Toc297361359" w:id="73"/>
      <w:bookmarkStart w:name="_Toc224121646" w:id="74"/>
      <w:r>
        <w:t>Time notions</w:t>
      </w:r>
      <w:bookmarkEnd w:id="66"/>
      <w:bookmarkEnd w:id="70"/>
      <w:bookmarkEnd w:id="71"/>
      <w:bookmarkEnd w:id="72"/>
      <w:bookmarkEnd w:id="73"/>
      <w:bookmarkEnd w:id="74"/>
    </w:p>
    <w:p w:rsidRPr="005E3B83" w:rsidR="005E3B83" w:rsidP="000A4806" w:rsidRDefault="005E3B83" w14:paraId="1C915896" w14:textId="77777777">
      <w:pPr>
        <w:spacing w:after="240"/>
      </w:pPr>
      <w:r w:rsidRPr="005E3B83">
        <w:t>FB process is based on 3-time notions which are:</w:t>
      </w:r>
    </w:p>
    <w:p w:rsidRPr="005E3B83" w:rsidR="005E3B83" w:rsidP="00750DB4" w:rsidRDefault="005E3B83" w14:paraId="0F003D59" w14:textId="77777777">
      <w:pPr>
        <w:pStyle w:val="ListParagraph"/>
        <w:numPr>
          <w:ilvl w:val="0"/>
          <w:numId w:val="13"/>
        </w:numPr>
        <w:spacing w:after="240"/>
      </w:pPr>
      <w:r w:rsidRPr="00EC1CDA">
        <w:rPr>
          <w:b/>
          <w:bCs w:val="0"/>
        </w:rPr>
        <w:t>Target Start Time</w:t>
      </w:r>
      <w:r w:rsidRPr="005E3B83">
        <w:t>: Target start time of a process.</w:t>
      </w:r>
    </w:p>
    <w:p w:rsidRPr="005E3B83" w:rsidR="005E3B83" w:rsidP="00750DB4" w:rsidRDefault="005E3B83" w14:paraId="173E446B" w14:textId="77777777">
      <w:pPr>
        <w:pStyle w:val="ListParagraph"/>
        <w:numPr>
          <w:ilvl w:val="0"/>
          <w:numId w:val="13"/>
        </w:numPr>
        <w:spacing w:after="240"/>
      </w:pPr>
      <w:r w:rsidRPr="00EC1CDA">
        <w:rPr>
          <w:b/>
          <w:bCs w:val="0"/>
        </w:rPr>
        <w:t>Target End Time</w:t>
      </w:r>
      <w:r w:rsidRPr="005E3B83">
        <w:t>: Target end time of a process and limit time to send data. Time at which, if a process is not completed, back-up or fallback processes have to be started.</w:t>
      </w:r>
    </w:p>
    <w:p w:rsidRPr="005E3B83" w:rsidR="005E3B83" w:rsidP="00750DB4" w:rsidRDefault="005E3B83" w14:paraId="4AD3827B" w14:textId="6349CB4C">
      <w:pPr>
        <w:pStyle w:val="ListParagraph"/>
        <w:numPr>
          <w:ilvl w:val="0"/>
          <w:numId w:val="13"/>
        </w:numPr>
        <w:spacing w:after="240"/>
      </w:pPr>
      <w:r w:rsidRPr="00EC1CDA">
        <w:rPr>
          <w:b/>
          <w:bCs w:val="0"/>
        </w:rPr>
        <w:t>Critical End Time</w:t>
      </w:r>
      <w:r w:rsidRPr="005E3B83">
        <w:t>:</w:t>
      </w:r>
      <w:r w:rsidR="00C53C16">
        <w:t xml:space="preserve"> </w:t>
      </w:r>
      <w:r w:rsidRPr="005E3B83">
        <w:t>Latest time until a process has to be completed in case of applying fallback or back-up mode.</w:t>
      </w:r>
    </w:p>
    <w:p w:rsidRPr="005E3B83" w:rsidR="005E3B83" w:rsidP="00750DB4" w:rsidRDefault="005E3B83" w14:paraId="2F4178B5" w14:textId="77777777">
      <w:pPr>
        <w:pStyle w:val="ListParagraph"/>
        <w:numPr>
          <w:ilvl w:val="1"/>
          <w:numId w:val="13"/>
        </w:numPr>
        <w:spacing w:after="240"/>
      </w:pPr>
      <w:r w:rsidRPr="005E3B83">
        <w:t>For all the steps (except the NTCs provided to XBID platform</w:t>
      </w:r>
      <w:r w:rsidRPr="00AC42F5">
        <w:rPr>
          <w:vertAlign w:val="superscript"/>
        </w:rPr>
        <w:footnoteReference w:id="2"/>
      </w:r>
      <w:r w:rsidRPr="005E3B83">
        <w:t>), if back-up processes (incl. fallback scenario’s) have not succeeded at that time, a back-up tool shall generate high negative NTCs (zero capacity fallback).</w:t>
      </w:r>
    </w:p>
    <w:p w:rsidRPr="005E3B83" w:rsidR="005E3B83" w:rsidP="34A1EE44" w:rsidRDefault="34A1EE44" w14:paraId="7DC0914A" w14:textId="77777777">
      <w:pPr>
        <w:pStyle w:val="ListParagraph"/>
        <w:spacing w:after="240"/>
      </w:pPr>
      <w:r>
        <w:t xml:space="preserve">For the NTCs provided to the XBID platform, the Critical End Time (CET) definition is stricter: In case the capacities are not received by XBID at Critical End Time, the concerned region / interconnector will be </w:t>
      </w:r>
      <w:bookmarkStart w:name="_Int_nOAJY2bQ" w:id="75"/>
      <w:r>
        <w:t>decoupled</w:t>
      </w:r>
      <w:bookmarkEnd w:id="75"/>
      <w:r>
        <w:t xml:space="preserve"> and no capacities can be allocated.</w:t>
      </w:r>
    </w:p>
    <w:p w:rsidRPr="005E3B83" w:rsidR="005E3B83" w:rsidP="000A4806" w:rsidRDefault="005E3B83" w14:paraId="5F92C668" w14:textId="77777777">
      <w:pPr>
        <w:spacing w:after="240"/>
      </w:pPr>
      <w:r w:rsidRPr="005E3B83">
        <w:t>If a problem occurs during the execution of the process, two types of procedures can be applied as mentioned below. Back-up and fallback procedures can be triggered due to issues in the IDCC(a) or IDCC (b) process, but equally due to a delay in the DACC process.</w:t>
      </w:r>
    </w:p>
    <w:p w:rsidRPr="005E3B83" w:rsidR="005E3B83" w:rsidP="00750DB4" w:rsidRDefault="005E3B83" w14:paraId="1CD26DCF" w14:textId="77777777">
      <w:pPr>
        <w:pStyle w:val="ListParagraph"/>
        <w:numPr>
          <w:ilvl w:val="0"/>
          <w:numId w:val="14"/>
        </w:numPr>
        <w:spacing w:after="240"/>
      </w:pPr>
      <w:r w:rsidRPr="005E3B83">
        <w:t>Backup procedure, as long as</w:t>
      </w:r>
    </w:p>
    <w:p w:rsidRPr="005E3B83" w:rsidR="005E3B83" w:rsidP="00750DB4" w:rsidRDefault="005E3B83" w14:paraId="4FCB5280" w14:textId="77777777">
      <w:pPr>
        <w:pStyle w:val="ListParagraph"/>
        <w:numPr>
          <w:ilvl w:val="1"/>
          <w:numId w:val="14"/>
        </w:numPr>
        <w:spacing w:after="240"/>
      </w:pPr>
      <w:r w:rsidRPr="005E3B83">
        <w:t>the process can still be run, but in a fallback mode from a capacity outcome perspective (ex. DA domain at RefProg, DA domain at AACs, …)</w:t>
      </w:r>
    </w:p>
    <w:p w:rsidRPr="005E3B83" w:rsidR="005E3B83" w:rsidP="00750DB4" w:rsidRDefault="005E3B83" w14:paraId="4628CA19" w14:textId="77777777">
      <w:pPr>
        <w:pStyle w:val="ListParagraph"/>
        <w:numPr>
          <w:ilvl w:val="1"/>
          <w:numId w:val="14"/>
        </w:numPr>
        <w:spacing w:after="240"/>
      </w:pPr>
      <w:r w:rsidRPr="005E3B83">
        <w:t>the foreseen output can be delivered before the Critical End Time, but may be delivered later than in a normal situation (after Target End Time)</w:t>
      </w:r>
    </w:p>
    <w:p w:rsidRPr="005E3B83" w:rsidR="005E3B83" w:rsidP="00750DB4" w:rsidRDefault="005E3B83" w14:paraId="25DDF381" w14:textId="77777777">
      <w:pPr>
        <w:pStyle w:val="ListParagraph"/>
        <w:numPr>
          <w:ilvl w:val="0"/>
          <w:numId w:val="14"/>
        </w:numPr>
        <w:spacing w:after="240"/>
      </w:pPr>
      <w:r w:rsidRPr="005E3B83">
        <w:t>Fallback procedure, if the foreseen output cannot be delivered before the Critical End Time using normal and backup mode. In this case, another deliverable will be produced.</w:t>
      </w:r>
    </w:p>
    <w:p w:rsidRPr="005E3B83" w:rsidR="005E3B83" w:rsidP="000A4806" w:rsidRDefault="005E3B83" w14:paraId="4ED36E35" w14:textId="57CC2936">
      <w:pPr>
        <w:spacing w:after="240"/>
      </w:pPr>
      <w:r w:rsidRPr="005E3B83">
        <w:t>If a Target End Time is not respected, a backup solution must be found before the corresponding Critical End Time. The delay of the completion of a process step before Target End Time can be dependent on factors out of scope of this document, regardless the trigger for such a fallback or backup must be described in this document</w:t>
      </w:r>
      <w:r w:rsidR="00B24C4B">
        <w:t>,</w:t>
      </w:r>
      <w:r w:rsidRPr="005E3B83">
        <w:t xml:space="preserve"> or the corresponding document listed in section 2</w:t>
      </w:r>
      <w:r w:rsidR="00417912">
        <w:t xml:space="preserve"> (‘</w:t>
      </w:r>
      <w:r w:rsidRPr="005E3B83">
        <w:t>Related Documents</w:t>
      </w:r>
      <w:r w:rsidR="00417912">
        <w:t>’)</w:t>
      </w:r>
      <w:r w:rsidRPr="005E3B83">
        <w:t>.</w:t>
      </w:r>
    </w:p>
    <w:p w:rsidR="005E3B83" w:rsidP="000A4806" w:rsidRDefault="005E3B83" w14:paraId="2037D8FF" w14:textId="3AFA129A">
      <w:pPr>
        <w:spacing w:after="240"/>
        <w:rPr>
          <w:b/>
          <w:bCs/>
        </w:rPr>
      </w:pPr>
      <w:r w:rsidRPr="00B24C4B">
        <w:rPr>
          <w:b/>
          <w:bCs/>
        </w:rPr>
        <w:t>If Critical End Times are not respected, there is a risk of decoupling of the market for the considered BD. This is why it is crucial to respect the Critical End Times.</w:t>
      </w:r>
    </w:p>
    <w:p w:rsidRPr="00B24C4B" w:rsidR="00E8056C" w:rsidP="000A4806" w:rsidRDefault="00E8056C" w14:paraId="05E95127" w14:textId="77777777">
      <w:pPr>
        <w:spacing w:after="240"/>
        <w:rPr>
          <w:b/>
          <w:bCs/>
        </w:rPr>
      </w:pPr>
    </w:p>
    <w:p w:rsidRPr="005E3B83" w:rsidR="005E3B83" w:rsidP="00B47D5C" w:rsidRDefault="029219A7" w14:paraId="198C7E23" w14:textId="77777777">
      <w:pPr>
        <w:pStyle w:val="Heading2"/>
      </w:pPr>
      <w:bookmarkStart w:name="_Toc81316937" w:id="76"/>
      <w:bookmarkStart w:name="_Toc1422323268" w:id="77"/>
      <w:bookmarkStart w:name="_Toc1768871903" w:id="78"/>
      <w:bookmarkStart w:name="_Toc401731556" w:id="79"/>
      <w:bookmarkStart w:name="_Toc398115834" w:id="80"/>
      <w:bookmarkStart w:name="_Toc224121647" w:id="81"/>
      <w:r>
        <w:t>General Pre-requisites</w:t>
      </w:r>
      <w:bookmarkEnd w:id="76"/>
      <w:bookmarkEnd w:id="77"/>
      <w:bookmarkEnd w:id="78"/>
      <w:bookmarkEnd w:id="79"/>
      <w:bookmarkEnd w:id="80"/>
      <w:bookmarkEnd w:id="81"/>
    </w:p>
    <w:p w:rsidRPr="005E3B83" w:rsidR="005E3B83" w:rsidP="000A4806" w:rsidRDefault="005E3B83" w14:paraId="3DCFD3D7" w14:textId="4627E2EE">
      <w:pPr>
        <w:spacing w:after="240"/>
      </w:pPr>
      <w:bookmarkStart w:name="_Toc344042195" w:id="82"/>
      <w:r w:rsidRPr="005E3B83">
        <w:t>From the Target Start Time TSOs can send an update of an already sent file until the Target End Time. The file is stored in the CCCt with a higher version</w:t>
      </w:r>
      <w:r w:rsidR="00417912">
        <w:t xml:space="preserve"> number</w:t>
      </w:r>
      <w:r w:rsidRPr="005E3B83">
        <w:t xml:space="preserve"> than the one before: the TSO sending an updated file is responsible for sending its new file with a higher version number, otherwise the file will be </w:t>
      </w:r>
      <w:r w:rsidRPr="005E3B83">
        <w:t xml:space="preserve">rejected by the CCCt. The latest file </w:t>
      </w:r>
      <w:r w:rsidR="00417912">
        <w:t xml:space="preserve">correctly </w:t>
      </w:r>
      <w:r w:rsidRPr="005E3B83">
        <w:t>received</w:t>
      </w:r>
      <w:r w:rsidR="00417912">
        <w:t xml:space="preserve"> by the CCCt</w:t>
      </w:r>
      <w:r w:rsidRPr="005E3B83">
        <w:t xml:space="preserve"> is the one that will be used to run the sub-process.</w:t>
      </w:r>
    </w:p>
    <w:p w:rsidRPr="005E3B83" w:rsidR="005E3B83" w:rsidP="000A4806" w:rsidRDefault="005E3B83" w14:paraId="68FEB1C0" w14:textId="77777777">
      <w:pPr>
        <w:spacing w:after="240"/>
      </w:pPr>
      <w:r w:rsidRPr="005E3B83">
        <w:t xml:space="preserve">As a general principle, to the extent that local TSO provisioning fails to CCCt, Core TSOs can reach out to CCCs to provide files per e-mail to CCC. </w:t>
      </w:r>
    </w:p>
    <w:p w:rsidRPr="005E3B83" w:rsidR="005E3B83" w:rsidP="000A4806" w:rsidRDefault="6FA6F48F" w14:paraId="0DF5FA01" w14:textId="544396E0">
      <w:pPr>
        <w:spacing w:after="240"/>
      </w:pPr>
      <w:r>
        <w:t>In general, in case of a happy flow scenario, no email is sent from the CCC (Capacity Calculation Coordinator) to TSOs that the process was followed according to scheduled timings.</w:t>
      </w:r>
    </w:p>
    <w:p w:rsidRPr="005E3B83" w:rsidR="005E3B83" w:rsidP="000A4806" w:rsidRDefault="005E3B83" w14:paraId="3084B761" w14:textId="77777777">
      <w:pPr>
        <w:spacing w:after="240"/>
      </w:pPr>
      <w:r w:rsidRPr="005E3B83">
        <w:t xml:space="preserve">The sender is responsible for the correct receiving of the data by the corresponding parties, that is why the sender will monitor reception of ACK and take action if the ACK is not received. In practice, the CCCt operator monitors the reception of ACK messages from XBID via the GUI in CCCt and takes appropriate actions if the messages are not well received as later detailed in this document. </w:t>
      </w:r>
    </w:p>
    <w:p w:rsidRPr="005E3B83" w:rsidR="005E3B83" w:rsidRDefault="7CF76B0A" w14:paraId="6E7BD4DC" w14:textId="7071A191">
      <w:pPr>
        <w:spacing w:after="240"/>
      </w:pPr>
      <w:r>
        <w:t>The CCC can upload data manually in the CCCt if requested by a local TSO, or as part of a fallback or backup process described in this document, and if this does not endanger the intraday capacity calculation process. Additionally, the CCC is entitled to upload or download data manually to the XBID as prescribed by the processes later detailed in this document. The CCC is entitled to act on behalf of Core TSOs during IDCC(a), IDCC(b)and IDCC(c) process for provisioning of high negative NTCs, computed AACs and computed NTCs for following Core borders:</w:t>
      </w:r>
    </w:p>
    <w:tbl>
      <w:tblPr>
        <w:tblW w:w="92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A0" w:firstRow="1" w:lastRow="0" w:firstColumn="1" w:lastColumn="0" w:noHBand="1" w:noVBand="1"/>
      </w:tblPr>
      <w:tblGrid>
        <w:gridCol w:w="1800"/>
        <w:gridCol w:w="2731"/>
        <w:gridCol w:w="2127"/>
        <w:gridCol w:w="2637"/>
      </w:tblGrid>
      <w:tr w:rsidRPr="005E3B83" w:rsidR="005E3B83" w:rsidTr="6FA6F48F" w14:paraId="5CE1683B" w14:textId="77777777">
        <w:trPr>
          <w:trHeight w:val="552"/>
        </w:trPr>
        <w:tc>
          <w:tcPr>
            <w:tcW w:w="1800" w:type="dxa"/>
          </w:tcPr>
          <w:p w:rsidRPr="007C2214" w:rsidR="005E3B83" w:rsidP="000A4806" w:rsidRDefault="005E3B83" w14:paraId="1FA1E6D9" w14:textId="77777777">
            <w:pPr>
              <w:rPr>
                <w:b/>
                <w:bCs/>
              </w:rPr>
            </w:pPr>
            <w:r w:rsidRPr="007C2214">
              <w:rPr>
                <w:b/>
                <w:bCs/>
              </w:rPr>
              <w:t>Border</w:t>
            </w:r>
          </w:p>
        </w:tc>
        <w:tc>
          <w:tcPr>
            <w:tcW w:w="2731" w:type="dxa"/>
          </w:tcPr>
          <w:p w:rsidRPr="007C2214" w:rsidR="005E3B83" w:rsidP="000A4806" w:rsidRDefault="005E3B83" w14:paraId="2121CE1A" w14:textId="77777777">
            <w:pPr>
              <w:rPr>
                <w:b/>
                <w:bCs/>
              </w:rPr>
            </w:pPr>
            <w:r w:rsidRPr="007C2214">
              <w:rPr>
                <w:b/>
                <w:bCs/>
              </w:rPr>
              <w:t>Interconnector/Border Level</w:t>
            </w:r>
          </w:p>
        </w:tc>
        <w:tc>
          <w:tcPr>
            <w:tcW w:w="2127" w:type="dxa"/>
          </w:tcPr>
          <w:p w:rsidRPr="007C2214" w:rsidR="005E3B83" w:rsidP="000A4806" w:rsidRDefault="6FA6F48F" w14:paraId="28EC88EC" w14:textId="6EE9ADFC">
            <w:pPr>
              <w:rPr>
                <w:b/>
                <w:bCs/>
              </w:rPr>
            </w:pPr>
            <w:r w:rsidRPr="6FA6F48F">
              <w:rPr>
                <w:b/>
                <w:bCs/>
              </w:rPr>
              <w:t>Possible providing TSO(s) of MD250 to Core CCCt</w:t>
            </w:r>
          </w:p>
        </w:tc>
        <w:tc>
          <w:tcPr>
            <w:tcW w:w="2637" w:type="dxa"/>
          </w:tcPr>
          <w:p w:rsidRPr="007C2214" w:rsidR="005E3B83" w:rsidP="6FA6F48F" w:rsidRDefault="6FA6F48F" w14:paraId="154D9888" w14:textId="7499A9AC">
            <w:pPr>
              <w:rPr>
                <w:b/>
                <w:bCs/>
              </w:rPr>
            </w:pPr>
            <w:r w:rsidRPr="6FA6F48F">
              <w:rPr>
                <w:b/>
                <w:bCs/>
              </w:rPr>
              <w:t>Accepted TSO senders by XBID to submit NTC/AAC input on respective</w:t>
            </w:r>
            <w:r w:rsidR="008A50DE">
              <w:rPr>
                <w:b/>
                <w:bCs/>
              </w:rPr>
              <w:t xml:space="preserve"> </w:t>
            </w:r>
            <w:r w:rsidRPr="6FA6F48F">
              <w:rPr>
                <w:b/>
                <w:bCs/>
              </w:rPr>
              <w:t>borders</w:t>
            </w:r>
          </w:p>
        </w:tc>
      </w:tr>
      <w:tr w:rsidRPr="005E3B83" w:rsidR="005E3B83" w:rsidTr="6FA6F48F" w14:paraId="2BCF7F15" w14:textId="77777777">
        <w:trPr>
          <w:trHeight w:val="300"/>
        </w:trPr>
        <w:tc>
          <w:tcPr>
            <w:tcW w:w="1800" w:type="dxa"/>
          </w:tcPr>
          <w:p w:rsidRPr="005E3B83" w:rsidR="005E3B83" w:rsidP="000A4806" w:rsidRDefault="6FACA039" w14:paraId="4E687C92" w14:textId="6F2EBD9C">
            <w:r>
              <w:t>50Hertz-PLC</w:t>
            </w:r>
          </w:p>
        </w:tc>
        <w:tc>
          <w:tcPr>
            <w:tcW w:w="2731" w:type="dxa"/>
          </w:tcPr>
          <w:p w:rsidRPr="005E3B83" w:rsidR="005E3B83" w:rsidP="000A4806" w:rsidRDefault="005E3B83" w14:paraId="197FBE6A" w14:textId="77777777">
            <w:r w:rsidRPr="005E3B83">
              <w:t>Interconnector</w:t>
            </w:r>
          </w:p>
        </w:tc>
        <w:tc>
          <w:tcPr>
            <w:tcW w:w="2127" w:type="dxa"/>
          </w:tcPr>
          <w:p w:rsidRPr="005E3B83" w:rsidR="005E3B83" w:rsidP="000A4806" w:rsidRDefault="6FA6F48F" w14:paraId="54B8A606" w14:textId="2467E5F9">
            <w:r>
              <w:t>PSE</w:t>
            </w:r>
          </w:p>
        </w:tc>
        <w:tc>
          <w:tcPr>
            <w:tcW w:w="2637" w:type="dxa"/>
          </w:tcPr>
          <w:p w:rsidRPr="005E3B83" w:rsidR="005E3B83" w:rsidP="000A4806" w:rsidRDefault="6FA6F48F" w14:paraId="4AC612E4" w14:textId="75357FEC">
            <w:r>
              <w:t>50Hertz, PSE</w:t>
            </w:r>
          </w:p>
        </w:tc>
      </w:tr>
      <w:tr w:rsidRPr="005E3B83" w:rsidR="005E3B83" w:rsidTr="6FA6F48F" w14:paraId="696C40C5" w14:textId="77777777">
        <w:trPr>
          <w:trHeight w:val="300"/>
        </w:trPr>
        <w:tc>
          <w:tcPr>
            <w:tcW w:w="1800" w:type="dxa"/>
          </w:tcPr>
          <w:p w:rsidRPr="005E3B83" w:rsidR="005E3B83" w:rsidP="000A4806" w:rsidRDefault="005E3B83" w14:paraId="524B22B1" w14:textId="77777777">
            <w:r w:rsidRPr="005E3B83">
              <w:t>DE-AT</w:t>
            </w:r>
          </w:p>
        </w:tc>
        <w:tc>
          <w:tcPr>
            <w:tcW w:w="2731" w:type="dxa"/>
          </w:tcPr>
          <w:p w:rsidRPr="005E3B83" w:rsidR="005E3B83" w:rsidP="000A4806" w:rsidRDefault="005E3B83" w14:paraId="277EC6E1" w14:textId="77777777">
            <w:r w:rsidRPr="005E3B83">
              <w:t>Border</w:t>
            </w:r>
          </w:p>
        </w:tc>
        <w:tc>
          <w:tcPr>
            <w:tcW w:w="2127" w:type="dxa"/>
          </w:tcPr>
          <w:p w:rsidRPr="005E3B83" w:rsidR="005E3B83" w:rsidP="000A4806" w:rsidRDefault="005E3B83" w14:paraId="45A072C4" w14:textId="77777777">
            <w:r w:rsidRPr="005E3B83">
              <w:t>APG</w:t>
            </w:r>
          </w:p>
        </w:tc>
        <w:tc>
          <w:tcPr>
            <w:tcW w:w="2637" w:type="dxa"/>
          </w:tcPr>
          <w:p w:rsidRPr="005E3B83" w:rsidR="005E3B83" w:rsidP="000A4806" w:rsidRDefault="6FA6F48F" w14:paraId="375F988E" w14:textId="5A41BFCA">
            <w:r>
              <w:t>Amprion, APG,</w:t>
            </w:r>
          </w:p>
        </w:tc>
      </w:tr>
      <w:tr w:rsidRPr="005E3B83" w:rsidR="005E3B83" w:rsidTr="6FA6F48F" w14:paraId="7200CEB1" w14:textId="77777777">
        <w:trPr>
          <w:trHeight w:val="300"/>
        </w:trPr>
        <w:tc>
          <w:tcPr>
            <w:tcW w:w="1800" w:type="dxa"/>
          </w:tcPr>
          <w:p w:rsidRPr="005E3B83" w:rsidR="005E3B83" w:rsidP="000A4806" w:rsidRDefault="005E3B83" w14:paraId="78FDC6D1" w14:textId="77777777">
            <w:r w:rsidRPr="005E3B83">
              <w:t>AMP-ELIA</w:t>
            </w:r>
          </w:p>
        </w:tc>
        <w:tc>
          <w:tcPr>
            <w:tcW w:w="2731" w:type="dxa"/>
          </w:tcPr>
          <w:p w:rsidRPr="005E3B83" w:rsidR="005E3B83" w:rsidP="000A4806" w:rsidRDefault="005E3B83" w14:paraId="3AC1266E" w14:textId="77777777">
            <w:r w:rsidRPr="005E3B83">
              <w:t>Interconnector</w:t>
            </w:r>
          </w:p>
        </w:tc>
        <w:tc>
          <w:tcPr>
            <w:tcW w:w="2127" w:type="dxa"/>
          </w:tcPr>
          <w:p w:rsidRPr="005E3B83" w:rsidR="005E3B83" w:rsidP="000A4806" w:rsidRDefault="005E3B83" w14:paraId="1EEC1005" w14:textId="77777777">
            <w:r w:rsidRPr="005E3B83">
              <w:t>Elia</w:t>
            </w:r>
          </w:p>
        </w:tc>
        <w:tc>
          <w:tcPr>
            <w:tcW w:w="2637" w:type="dxa"/>
          </w:tcPr>
          <w:p w:rsidRPr="005E3B83" w:rsidR="005E3B83" w:rsidP="000A4806" w:rsidRDefault="6FA6F48F" w14:paraId="612F6349" w14:textId="47F30280">
            <w:r>
              <w:t>Amprion, Elia</w:t>
            </w:r>
          </w:p>
        </w:tc>
      </w:tr>
      <w:tr w:rsidRPr="005E3B83" w:rsidR="005E3B83" w:rsidTr="6FA6F48F" w14:paraId="15B10C87" w14:textId="77777777">
        <w:trPr>
          <w:trHeight w:val="300"/>
        </w:trPr>
        <w:tc>
          <w:tcPr>
            <w:tcW w:w="1800" w:type="dxa"/>
          </w:tcPr>
          <w:p w:rsidRPr="005E3B83" w:rsidR="005E3B83" w:rsidP="000A4806" w:rsidRDefault="005E3B83" w14:paraId="24066113" w14:textId="77777777">
            <w:r w:rsidRPr="005E3B83">
              <w:t>DE-FR</w:t>
            </w:r>
          </w:p>
        </w:tc>
        <w:tc>
          <w:tcPr>
            <w:tcW w:w="2731" w:type="dxa"/>
          </w:tcPr>
          <w:p w:rsidRPr="005E3B83" w:rsidR="005E3B83" w:rsidP="000A4806" w:rsidRDefault="005E3B83" w14:paraId="23C6EAA6" w14:textId="77777777">
            <w:r w:rsidRPr="005E3B83">
              <w:t>Border</w:t>
            </w:r>
          </w:p>
        </w:tc>
        <w:tc>
          <w:tcPr>
            <w:tcW w:w="2127" w:type="dxa"/>
          </w:tcPr>
          <w:p w:rsidRPr="005E3B83" w:rsidR="005E3B83" w:rsidP="000A4806" w:rsidRDefault="6FACA039" w14:paraId="2124A67E" w14:textId="58AA1912">
            <w:r>
              <w:t>Amprion</w:t>
            </w:r>
          </w:p>
        </w:tc>
        <w:tc>
          <w:tcPr>
            <w:tcW w:w="2637" w:type="dxa"/>
          </w:tcPr>
          <w:p w:rsidRPr="005E3B83" w:rsidR="005E3B83" w:rsidP="000A4806" w:rsidRDefault="6FA6F48F" w14:paraId="1613EE7E" w14:textId="2436ECBD">
            <w:r>
              <w:t>Amprion, RTE</w:t>
            </w:r>
          </w:p>
        </w:tc>
      </w:tr>
      <w:tr w:rsidRPr="005E3B83" w:rsidR="005E3B83" w:rsidTr="6FA6F48F" w14:paraId="2AD0D0AA" w14:textId="77777777">
        <w:trPr>
          <w:trHeight w:val="300"/>
        </w:trPr>
        <w:tc>
          <w:tcPr>
            <w:tcW w:w="1800" w:type="dxa"/>
          </w:tcPr>
          <w:p w:rsidRPr="005E3B83" w:rsidR="005E3B83" w:rsidP="000A4806" w:rsidRDefault="005E3B83" w14:paraId="443A45B9" w14:textId="77777777">
            <w:r w:rsidRPr="005E3B83">
              <w:t>DE-NL</w:t>
            </w:r>
          </w:p>
        </w:tc>
        <w:tc>
          <w:tcPr>
            <w:tcW w:w="2731" w:type="dxa"/>
          </w:tcPr>
          <w:p w:rsidRPr="005E3B83" w:rsidR="005E3B83" w:rsidP="000A4806" w:rsidRDefault="005E3B83" w14:paraId="0A91AA45" w14:textId="77777777">
            <w:r w:rsidRPr="005E3B83">
              <w:t>Border</w:t>
            </w:r>
          </w:p>
        </w:tc>
        <w:tc>
          <w:tcPr>
            <w:tcW w:w="2127" w:type="dxa"/>
          </w:tcPr>
          <w:p w:rsidRPr="005E3B83" w:rsidR="005E3B83" w:rsidP="000A4806" w:rsidRDefault="005E3B83" w14:paraId="113DC74D" w14:textId="77777777">
            <w:r w:rsidRPr="005E3B83">
              <w:t>TTN</w:t>
            </w:r>
          </w:p>
        </w:tc>
        <w:tc>
          <w:tcPr>
            <w:tcW w:w="2637" w:type="dxa"/>
          </w:tcPr>
          <w:p w:rsidRPr="005E3B83" w:rsidR="005E3B83" w:rsidP="000A4806" w:rsidRDefault="6FA6F48F" w14:paraId="0A138B39" w14:textId="0559E659">
            <w:r>
              <w:t>TTG, TTN</w:t>
            </w:r>
          </w:p>
        </w:tc>
      </w:tr>
      <w:tr w:rsidRPr="005E3B83" w:rsidR="005E3B83" w:rsidTr="6FA6F48F" w14:paraId="58579131" w14:textId="77777777">
        <w:trPr>
          <w:trHeight w:val="300"/>
        </w:trPr>
        <w:tc>
          <w:tcPr>
            <w:tcW w:w="1800" w:type="dxa"/>
          </w:tcPr>
          <w:p w:rsidRPr="005E3B83" w:rsidR="005E3B83" w:rsidP="000A4806" w:rsidRDefault="005E3B83" w14:paraId="27E1E420" w14:textId="77777777">
            <w:r w:rsidRPr="005E3B83">
              <w:t>CZ-DE</w:t>
            </w:r>
          </w:p>
        </w:tc>
        <w:tc>
          <w:tcPr>
            <w:tcW w:w="2731" w:type="dxa"/>
          </w:tcPr>
          <w:p w:rsidRPr="005E3B83" w:rsidR="005E3B83" w:rsidP="000A4806" w:rsidRDefault="005E3B83" w14:paraId="1FF9555A" w14:textId="77777777">
            <w:r w:rsidRPr="005E3B83">
              <w:t>Border</w:t>
            </w:r>
          </w:p>
        </w:tc>
        <w:tc>
          <w:tcPr>
            <w:tcW w:w="2127" w:type="dxa"/>
          </w:tcPr>
          <w:p w:rsidRPr="005E3B83" w:rsidR="005E3B83" w:rsidP="000A4806" w:rsidRDefault="005E3B83" w14:paraId="3B4C1A3D" w14:textId="77777777">
            <w:r w:rsidRPr="005E3B83">
              <w:t>CEPS</w:t>
            </w:r>
          </w:p>
        </w:tc>
        <w:tc>
          <w:tcPr>
            <w:tcW w:w="2637" w:type="dxa"/>
          </w:tcPr>
          <w:p w:rsidRPr="005E3B83" w:rsidR="005E3B83" w:rsidP="000A4806" w:rsidRDefault="6FA6F48F" w14:paraId="71976701" w14:textId="02338A9B">
            <w:r>
              <w:t>50Hertz, CEPS</w:t>
            </w:r>
          </w:p>
        </w:tc>
      </w:tr>
      <w:tr w:rsidRPr="005E3B83" w:rsidR="005E3B83" w:rsidTr="6FA6F48F" w14:paraId="5A249473" w14:textId="77777777">
        <w:trPr>
          <w:trHeight w:val="300"/>
        </w:trPr>
        <w:tc>
          <w:tcPr>
            <w:tcW w:w="1800" w:type="dxa"/>
          </w:tcPr>
          <w:p w:rsidRPr="005E3B83" w:rsidR="005E3B83" w:rsidP="000A4806" w:rsidRDefault="005E3B83" w14:paraId="3269DA25" w14:textId="77777777">
            <w:r w:rsidRPr="005E3B83">
              <w:t>CEPS-APG</w:t>
            </w:r>
          </w:p>
        </w:tc>
        <w:tc>
          <w:tcPr>
            <w:tcW w:w="2731" w:type="dxa"/>
          </w:tcPr>
          <w:p w:rsidRPr="005E3B83" w:rsidR="005E3B83" w:rsidP="000A4806" w:rsidRDefault="005E3B83" w14:paraId="21E29303" w14:textId="77777777">
            <w:r w:rsidRPr="005E3B83">
              <w:t>Interconnector</w:t>
            </w:r>
          </w:p>
        </w:tc>
        <w:tc>
          <w:tcPr>
            <w:tcW w:w="2127" w:type="dxa"/>
          </w:tcPr>
          <w:p w:rsidRPr="005E3B83" w:rsidR="005E3B83" w:rsidP="000A4806" w:rsidRDefault="005E3B83" w14:paraId="0C2E9E34" w14:textId="77777777">
            <w:r w:rsidRPr="005E3B83">
              <w:t>APG</w:t>
            </w:r>
          </w:p>
        </w:tc>
        <w:tc>
          <w:tcPr>
            <w:tcW w:w="2637" w:type="dxa"/>
          </w:tcPr>
          <w:p w:rsidRPr="005E3B83" w:rsidR="005E3B83" w:rsidP="000A4806" w:rsidRDefault="6FA6F48F" w14:paraId="7377E8A2" w14:textId="07BD0035">
            <w:r>
              <w:t>CEPS, APG</w:t>
            </w:r>
          </w:p>
        </w:tc>
      </w:tr>
      <w:tr w:rsidRPr="005E3B83" w:rsidR="005E3B83" w:rsidTr="6FA6F48F" w14:paraId="572A5599" w14:textId="77777777">
        <w:trPr>
          <w:trHeight w:val="300"/>
        </w:trPr>
        <w:tc>
          <w:tcPr>
            <w:tcW w:w="1800" w:type="dxa"/>
          </w:tcPr>
          <w:p w:rsidRPr="005E3B83" w:rsidR="005E3B83" w:rsidP="000A4806" w:rsidRDefault="6FACA039" w14:paraId="485FD485" w14:textId="0AD43E33">
            <w:r>
              <w:t>CEPS-PLC</w:t>
            </w:r>
          </w:p>
        </w:tc>
        <w:tc>
          <w:tcPr>
            <w:tcW w:w="2731" w:type="dxa"/>
          </w:tcPr>
          <w:p w:rsidRPr="005E3B83" w:rsidR="005E3B83" w:rsidP="000A4806" w:rsidRDefault="005E3B83" w14:paraId="1F68DCDE" w14:textId="77777777">
            <w:r w:rsidRPr="005E3B83">
              <w:t>Interconnector</w:t>
            </w:r>
          </w:p>
        </w:tc>
        <w:tc>
          <w:tcPr>
            <w:tcW w:w="2127" w:type="dxa"/>
          </w:tcPr>
          <w:p w:rsidRPr="005E3B83" w:rsidR="005E3B83" w:rsidP="000A4806" w:rsidRDefault="005E3B83" w14:paraId="14EDEF5E" w14:textId="77777777">
            <w:r w:rsidRPr="005E3B83">
              <w:t>PSE</w:t>
            </w:r>
          </w:p>
        </w:tc>
        <w:tc>
          <w:tcPr>
            <w:tcW w:w="2637" w:type="dxa"/>
          </w:tcPr>
          <w:p w:rsidRPr="005E3B83" w:rsidR="005E3B83" w:rsidP="000A4806" w:rsidRDefault="6FA6F48F" w14:paraId="07049DE7" w14:textId="0CCE5175">
            <w:r>
              <w:t>CEPS, PSE</w:t>
            </w:r>
          </w:p>
        </w:tc>
      </w:tr>
      <w:tr w:rsidRPr="005E3B83" w:rsidR="005E3B83" w:rsidTr="6FA6F48F" w14:paraId="26091680" w14:textId="77777777">
        <w:trPr>
          <w:trHeight w:val="300"/>
        </w:trPr>
        <w:tc>
          <w:tcPr>
            <w:tcW w:w="1800" w:type="dxa"/>
          </w:tcPr>
          <w:p w:rsidRPr="005E3B83" w:rsidR="005E3B83" w:rsidP="000A4806" w:rsidRDefault="005E3B83" w14:paraId="0E22AEA5" w14:textId="77777777">
            <w:r w:rsidRPr="005E3B83">
              <w:t>ELES-APG</w:t>
            </w:r>
          </w:p>
        </w:tc>
        <w:tc>
          <w:tcPr>
            <w:tcW w:w="2731" w:type="dxa"/>
          </w:tcPr>
          <w:p w:rsidRPr="005E3B83" w:rsidR="005E3B83" w:rsidP="000A4806" w:rsidRDefault="005E3B83" w14:paraId="63929E2C" w14:textId="77777777">
            <w:r w:rsidRPr="005E3B83">
              <w:t>Interconnector</w:t>
            </w:r>
          </w:p>
        </w:tc>
        <w:tc>
          <w:tcPr>
            <w:tcW w:w="2127" w:type="dxa"/>
          </w:tcPr>
          <w:p w:rsidRPr="005E3B83" w:rsidR="005E3B83" w:rsidP="000A4806" w:rsidRDefault="6FA6F48F" w14:paraId="0ACADA99" w14:textId="3BEBAA3C">
            <w:r>
              <w:t>APG, ELES</w:t>
            </w:r>
          </w:p>
        </w:tc>
        <w:tc>
          <w:tcPr>
            <w:tcW w:w="2637" w:type="dxa"/>
          </w:tcPr>
          <w:p w:rsidRPr="005E3B83" w:rsidR="005E3B83" w:rsidP="000A4806" w:rsidRDefault="6FA6F48F" w14:paraId="2330E68B" w14:textId="5E301648">
            <w:r>
              <w:t>APG, ELES</w:t>
            </w:r>
          </w:p>
        </w:tc>
      </w:tr>
      <w:tr w:rsidRPr="005E3B83" w:rsidR="005E3B83" w:rsidTr="6FA6F48F" w14:paraId="62F1FCDE" w14:textId="77777777">
        <w:trPr>
          <w:trHeight w:val="300"/>
        </w:trPr>
        <w:tc>
          <w:tcPr>
            <w:tcW w:w="1800" w:type="dxa"/>
          </w:tcPr>
          <w:p w:rsidRPr="005E3B83" w:rsidR="005E3B83" w:rsidP="000A4806" w:rsidRDefault="005E3B83" w14:paraId="45B0E239" w14:textId="77777777">
            <w:r w:rsidRPr="005E3B83">
              <w:t>ELES-HOPS</w:t>
            </w:r>
          </w:p>
        </w:tc>
        <w:tc>
          <w:tcPr>
            <w:tcW w:w="2731" w:type="dxa"/>
          </w:tcPr>
          <w:p w:rsidRPr="005E3B83" w:rsidR="005E3B83" w:rsidP="000A4806" w:rsidRDefault="005E3B83" w14:paraId="2DE3879D" w14:textId="77777777">
            <w:r w:rsidRPr="005E3B83">
              <w:t>Interconnector</w:t>
            </w:r>
          </w:p>
        </w:tc>
        <w:tc>
          <w:tcPr>
            <w:tcW w:w="2127" w:type="dxa"/>
          </w:tcPr>
          <w:p w:rsidRPr="005E3B83" w:rsidR="005E3B83" w:rsidP="000A4806" w:rsidRDefault="005E3B83" w14:paraId="0CD662E3" w14:textId="77777777">
            <w:r w:rsidRPr="005E3B83">
              <w:t>ELES</w:t>
            </w:r>
          </w:p>
        </w:tc>
        <w:tc>
          <w:tcPr>
            <w:tcW w:w="2637" w:type="dxa"/>
          </w:tcPr>
          <w:p w:rsidRPr="005E3B83" w:rsidR="005E3B83" w:rsidP="000A4806" w:rsidRDefault="6FA6F48F" w14:paraId="179C5192" w14:textId="1CC2CEAF">
            <w:r>
              <w:t>ELES, HOPs</w:t>
            </w:r>
          </w:p>
        </w:tc>
      </w:tr>
      <w:tr w:rsidRPr="005E3B83" w:rsidR="005E3B83" w:rsidTr="6FA6F48F" w14:paraId="21BE820D" w14:textId="77777777">
        <w:trPr>
          <w:trHeight w:val="300"/>
        </w:trPr>
        <w:tc>
          <w:tcPr>
            <w:tcW w:w="1800" w:type="dxa"/>
          </w:tcPr>
          <w:p w:rsidRPr="005E3B83" w:rsidR="005E3B83" w:rsidP="000A4806" w:rsidRDefault="005E3B83" w14:paraId="787EBEA4" w14:textId="77777777">
            <w:r w:rsidRPr="005E3B83">
              <w:t>ELIA-TTN</w:t>
            </w:r>
          </w:p>
        </w:tc>
        <w:tc>
          <w:tcPr>
            <w:tcW w:w="2731" w:type="dxa"/>
          </w:tcPr>
          <w:p w:rsidRPr="005E3B83" w:rsidR="005E3B83" w:rsidP="000A4806" w:rsidRDefault="005E3B83" w14:paraId="31648C4B" w14:textId="77777777">
            <w:r w:rsidRPr="005E3B83">
              <w:t>Interconnector</w:t>
            </w:r>
          </w:p>
        </w:tc>
        <w:tc>
          <w:tcPr>
            <w:tcW w:w="2127" w:type="dxa"/>
          </w:tcPr>
          <w:p w:rsidRPr="005E3B83" w:rsidR="005E3B83" w:rsidP="000A4806" w:rsidRDefault="6FACA039" w14:paraId="7966F6AE" w14:textId="6150F24F">
            <w:r>
              <w:t>Elia</w:t>
            </w:r>
          </w:p>
        </w:tc>
        <w:tc>
          <w:tcPr>
            <w:tcW w:w="2637" w:type="dxa"/>
          </w:tcPr>
          <w:p w:rsidRPr="005E3B83" w:rsidR="005E3B83" w:rsidP="000A4806" w:rsidRDefault="6FA6F48F" w14:paraId="7E125E74" w14:textId="24BC4008">
            <w:r>
              <w:t>Elia, TTN</w:t>
            </w:r>
          </w:p>
        </w:tc>
      </w:tr>
      <w:tr w:rsidRPr="005E3B83" w:rsidR="005E3B83" w:rsidTr="6FA6F48F" w14:paraId="4FC3B1B3" w14:textId="77777777">
        <w:trPr>
          <w:trHeight w:val="300"/>
        </w:trPr>
        <w:tc>
          <w:tcPr>
            <w:tcW w:w="1800" w:type="dxa"/>
          </w:tcPr>
          <w:p w:rsidRPr="005E3B83" w:rsidR="005E3B83" w:rsidP="000A4806" w:rsidRDefault="005E3B83" w14:paraId="248FF495" w14:textId="77777777">
            <w:r w:rsidRPr="005E3B83">
              <w:t>HOPS-MAVIR</w:t>
            </w:r>
          </w:p>
        </w:tc>
        <w:tc>
          <w:tcPr>
            <w:tcW w:w="2731" w:type="dxa"/>
          </w:tcPr>
          <w:p w:rsidRPr="005E3B83" w:rsidR="005E3B83" w:rsidP="000A4806" w:rsidRDefault="005E3B83" w14:paraId="41A6B306" w14:textId="77777777">
            <w:r w:rsidRPr="005E3B83">
              <w:t>Interconnector</w:t>
            </w:r>
          </w:p>
        </w:tc>
        <w:tc>
          <w:tcPr>
            <w:tcW w:w="2127" w:type="dxa"/>
          </w:tcPr>
          <w:p w:rsidRPr="005E3B83" w:rsidR="005E3B83" w:rsidP="000A4806" w:rsidRDefault="005E3B83" w14:paraId="332EBE2E" w14:textId="77777777">
            <w:r w:rsidRPr="005E3B83">
              <w:t>HOPS</w:t>
            </w:r>
          </w:p>
        </w:tc>
        <w:tc>
          <w:tcPr>
            <w:tcW w:w="2637" w:type="dxa"/>
          </w:tcPr>
          <w:p w:rsidRPr="005E3B83" w:rsidR="005E3B83" w:rsidP="000A4806" w:rsidRDefault="6FA6F48F" w14:paraId="2342ABC0" w14:textId="5E85F6D5">
            <w:r>
              <w:t>HOPS, MAVIR</w:t>
            </w:r>
          </w:p>
        </w:tc>
      </w:tr>
      <w:tr w:rsidRPr="005E3B83" w:rsidR="005E3B83" w:rsidTr="6FA6F48F" w14:paraId="327756E4" w14:textId="77777777">
        <w:trPr>
          <w:trHeight w:val="300"/>
        </w:trPr>
        <w:tc>
          <w:tcPr>
            <w:tcW w:w="1800" w:type="dxa"/>
          </w:tcPr>
          <w:p w:rsidRPr="005E3B83" w:rsidR="005E3B83" w:rsidP="000A4806" w:rsidRDefault="005E3B83" w14:paraId="21850EC6" w14:textId="77777777">
            <w:r w:rsidRPr="005E3B83">
              <w:t>MAVIR-APG</w:t>
            </w:r>
          </w:p>
        </w:tc>
        <w:tc>
          <w:tcPr>
            <w:tcW w:w="2731" w:type="dxa"/>
          </w:tcPr>
          <w:p w:rsidRPr="005E3B83" w:rsidR="005E3B83" w:rsidP="000A4806" w:rsidRDefault="005E3B83" w14:paraId="0894873E" w14:textId="77777777">
            <w:r w:rsidRPr="005E3B83">
              <w:t>Interconnector</w:t>
            </w:r>
          </w:p>
        </w:tc>
        <w:tc>
          <w:tcPr>
            <w:tcW w:w="2127" w:type="dxa"/>
          </w:tcPr>
          <w:p w:rsidRPr="005E3B83" w:rsidR="005E3B83" w:rsidP="000A4806" w:rsidRDefault="005E3B83" w14:paraId="451509AC" w14:textId="77777777">
            <w:r w:rsidRPr="005E3B83">
              <w:t>APG</w:t>
            </w:r>
          </w:p>
        </w:tc>
        <w:tc>
          <w:tcPr>
            <w:tcW w:w="2637" w:type="dxa"/>
          </w:tcPr>
          <w:p w:rsidRPr="005E3B83" w:rsidR="005E3B83" w:rsidP="000A4806" w:rsidRDefault="6FA6F48F" w14:paraId="5320F582" w14:textId="582B0830">
            <w:r>
              <w:t>APG, MAVIR</w:t>
            </w:r>
          </w:p>
        </w:tc>
      </w:tr>
      <w:tr w:rsidRPr="005E3B83" w:rsidR="005E3B83" w:rsidTr="6FA6F48F" w14:paraId="25FDFEDE" w14:textId="77777777">
        <w:trPr>
          <w:trHeight w:val="300"/>
        </w:trPr>
        <w:tc>
          <w:tcPr>
            <w:tcW w:w="1800" w:type="dxa"/>
          </w:tcPr>
          <w:p w:rsidRPr="005E3B83" w:rsidR="005E3B83" w:rsidP="000A4806" w:rsidRDefault="005E3B83" w14:paraId="274D3A6D" w14:textId="77777777">
            <w:r w:rsidRPr="005E3B83">
              <w:t>MAVIR-ELES</w:t>
            </w:r>
          </w:p>
        </w:tc>
        <w:tc>
          <w:tcPr>
            <w:tcW w:w="2731" w:type="dxa"/>
          </w:tcPr>
          <w:p w:rsidRPr="005E3B83" w:rsidR="005E3B83" w:rsidP="000A4806" w:rsidRDefault="005E3B83" w14:paraId="58C73A05" w14:textId="77777777">
            <w:r w:rsidRPr="005E3B83">
              <w:t>Interconnector</w:t>
            </w:r>
          </w:p>
        </w:tc>
        <w:tc>
          <w:tcPr>
            <w:tcW w:w="2127" w:type="dxa"/>
          </w:tcPr>
          <w:p w:rsidRPr="005E3B83" w:rsidR="005E3B83" w:rsidP="000A4806" w:rsidRDefault="6FA6F48F" w14:paraId="6E09A429" w14:textId="1CEF364C">
            <w:r>
              <w:t>MAVIR, ELES</w:t>
            </w:r>
          </w:p>
        </w:tc>
        <w:tc>
          <w:tcPr>
            <w:tcW w:w="2637" w:type="dxa"/>
          </w:tcPr>
          <w:p w:rsidRPr="005E3B83" w:rsidR="005E3B83" w:rsidP="000A4806" w:rsidRDefault="6FA6F48F" w14:paraId="02EBAAA4" w14:textId="5D10C43F">
            <w:r>
              <w:t>ELES, MAVIR</w:t>
            </w:r>
          </w:p>
        </w:tc>
      </w:tr>
      <w:tr w:rsidRPr="005E3B83" w:rsidR="005E3B83" w:rsidTr="6FA6F48F" w14:paraId="4BE54217" w14:textId="77777777">
        <w:trPr>
          <w:trHeight w:val="300"/>
        </w:trPr>
        <w:tc>
          <w:tcPr>
            <w:tcW w:w="1800" w:type="dxa"/>
          </w:tcPr>
          <w:p w:rsidRPr="005E3B83" w:rsidR="005E3B83" w:rsidP="000A4806" w:rsidRDefault="005E3B83" w14:paraId="1C27415A" w14:textId="77777777">
            <w:r w:rsidRPr="005E3B83">
              <w:t>MAVIR-TEL</w:t>
            </w:r>
          </w:p>
        </w:tc>
        <w:tc>
          <w:tcPr>
            <w:tcW w:w="2731" w:type="dxa"/>
          </w:tcPr>
          <w:p w:rsidRPr="005E3B83" w:rsidR="005E3B83" w:rsidP="000A4806" w:rsidRDefault="005E3B83" w14:paraId="2902D4BE" w14:textId="77777777">
            <w:r w:rsidRPr="005E3B83">
              <w:t>Interconnector</w:t>
            </w:r>
          </w:p>
        </w:tc>
        <w:tc>
          <w:tcPr>
            <w:tcW w:w="2127" w:type="dxa"/>
          </w:tcPr>
          <w:p w:rsidRPr="005E3B83" w:rsidR="005E3B83" w:rsidP="000A4806" w:rsidRDefault="005E3B83" w14:paraId="6CA83598" w14:textId="77777777">
            <w:r w:rsidRPr="005E3B83">
              <w:t>MAVIR</w:t>
            </w:r>
          </w:p>
        </w:tc>
        <w:tc>
          <w:tcPr>
            <w:tcW w:w="2637" w:type="dxa"/>
          </w:tcPr>
          <w:p w:rsidRPr="005E3B83" w:rsidR="005E3B83" w:rsidP="000A4806" w:rsidRDefault="6FA6F48F" w14:paraId="0C1CE762" w14:textId="71E8381F">
            <w:r>
              <w:t>MAVIR, Transelectrica</w:t>
            </w:r>
          </w:p>
        </w:tc>
      </w:tr>
      <w:tr w:rsidRPr="005E3B83" w:rsidR="005E3B83" w:rsidTr="6FA6F48F" w14:paraId="6BAA1C7D" w14:textId="77777777">
        <w:trPr>
          <w:trHeight w:val="300"/>
        </w:trPr>
        <w:tc>
          <w:tcPr>
            <w:tcW w:w="1800" w:type="dxa"/>
          </w:tcPr>
          <w:p w:rsidRPr="005E3B83" w:rsidR="005E3B83" w:rsidP="000A4806" w:rsidRDefault="005E3B83" w14:paraId="35253BA1" w14:textId="77777777">
            <w:r w:rsidRPr="005E3B83">
              <w:t>RTE-ELIA</w:t>
            </w:r>
          </w:p>
        </w:tc>
        <w:tc>
          <w:tcPr>
            <w:tcW w:w="2731" w:type="dxa"/>
          </w:tcPr>
          <w:p w:rsidRPr="005E3B83" w:rsidR="005E3B83" w:rsidP="000A4806" w:rsidRDefault="005E3B83" w14:paraId="706D7011" w14:textId="77777777">
            <w:r w:rsidRPr="005E3B83">
              <w:t>Interconnector</w:t>
            </w:r>
          </w:p>
        </w:tc>
        <w:tc>
          <w:tcPr>
            <w:tcW w:w="2127" w:type="dxa"/>
          </w:tcPr>
          <w:p w:rsidRPr="005E3B83" w:rsidR="005E3B83" w:rsidP="000A4806" w:rsidRDefault="005E3B83" w14:paraId="3171418D" w14:textId="77777777">
            <w:r w:rsidRPr="005E3B83">
              <w:t>Elia</w:t>
            </w:r>
          </w:p>
        </w:tc>
        <w:tc>
          <w:tcPr>
            <w:tcW w:w="2637" w:type="dxa"/>
          </w:tcPr>
          <w:p w:rsidRPr="005E3B83" w:rsidR="005E3B83" w:rsidP="000A4806" w:rsidRDefault="6FA6F48F" w14:paraId="60EC7DFC" w14:textId="5C6F0012">
            <w:r>
              <w:t>Elia, RTE</w:t>
            </w:r>
          </w:p>
        </w:tc>
      </w:tr>
      <w:tr w:rsidRPr="005E3B83" w:rsidR="005E3B83" w:rsidTr="6FA6F48F" w14:paraId="40286627" w14:textId="77777777">
        <w:trPr>
          <w:trHeight w:val="300"/>
        </w:trPr>
        <w:tc>
          <w:tcPr>
            <w:tcW w:w="1800" w:type="dxa"/>
          </w:tcPr>
          <w:p w:rsidRPr="005E3B83" w:rsidR="005E3B83" w:rsidP="000A4806" w:rsidRDefault="005E3B83" w14:paraId="7813CF7C" w14:textId="77777777">
            <w:r w:rsidRPr="005E3B83">
              <w:t>SEPS-CEPS</w:t>
            </w:r>
          </w:p>
        </w:tc>
        <w:tc>
          <w:tcPr>
            <w:tcW w:w="2731" w:type="dxa"/>
          </w:tcPr>
          <w:p w:rsidRPr="005E3B83" w:rsidR="005E3B83" w:rsidP="000A4806" w:rsidRDefault="005E3B83" w14:paraId="2B0BAD6D" w14:textId="77777777">
            <w:r w:rsidRPr="005E3B83">
              <w:t>Interconnector</w:t>
            </w:r>
          </w:p>
        </w:tc>
        <w:tc>
          <w:tcPr>
            <w:tcW w:w="2127" w:type="dxa"/>
          </w:tcPr>
          <w:p w:rsidRPr="005E3B83" w:rsidR="005E3B83" w:rsidP="000A4806" w:rsidRDefault="005E3B83" w14:paraId="7A08FF4B" w14:textId="77777777">
            <w:r w:rsidRPr="005E3B83">
              <w:t>CEPS</w:t>
            </w:r>
          </w:p>
        </w:tc>
        <w:tc>
          <w:tcPr>
            <w:tcW w:w="2637" w:type="dxa"/>
          </w:tcPr>
          <w:p w:rsidRPr="005E3B83" w:rsidR="005E3B83" w:rsidP="000A4806" w:rsidRDefault="6FA6F48F" w14:paraId="4636D223" w14:textId="71AE60DA">
            <w:r>
              <w:t>CEPS, SEPS</w:t>
            </w:r>
          </w:p>
        </w:tc>
      </w:tr>
      <w:tr w:rsidRPr="005E3B83" w:rsidR="005E3B83" w:rsidTr="6FA6F48F" w14:paraId="08D0117B" w14:textId="77777777">
        <w:trPr>
          <w:trHeight w:val="300"/>
        </w:trPr>
        <w:tc>
          <w:tcPr>
            <w:tcW w:w="1800" w:type="dxa"/>
          </w:tcPr>
          <w:p w:rsidRPr="005E3B83" w:rsidR="005E3B83" w:rsidP="000A4806" w:rsidRDefault="005E3B83" w14:paraId="68E3AD0C" w14:textId="77777777">
            <w:r w:rsidRPr="005E3B83">
              <w:t>SEPS-MAVIR</w:t>
            </w:r>
          </w:p>
        </w:tc>
        <w:tc>
          <w:tcPr>
            <w:tcW w:w="2731" w:type="dxa"/>
          </w:tcPr>
          <w:p w:rsidRPr="005E3B83" w:rsidR="005E3B83" w:rsidP="000A4806" w:rsidRDefault="005E3B83" w14:paraId="01729F1F" w14:textId="77777777">
            <w:r w:rsidRPr="005E3B83">
              <w:t>Interconnector</w:t>
            </w:r>
          </w:p>
        </w:tc>
        <w:tc>
          <w:tcPr>
            <w:tcW w:w="2127" w:type="dxa"/>
          </w:tcPr>
          <w:p w:rsidRPr="005E3B83" w:rsidR="005E3B83" w:rsidP="000A4806" w:rsidRDefault="005E3B83" w14:paraId="254F221C" w14:textId="77777777">
            <w:r w:rsidRPr="005E3B83">
              <w:t>MAVIR</w:t>
            </w:r>
          </w:p>
        </w:tc>
        <w:tc>
          <w:tcPr>
            <w:tcW w:w="2637" w:type="dxa"/>
          </w:tcPr>
          <w:p w:rsidRPr="005E3B83" w:rsidR="005E3B83" w:rsidP="000A4806" w:rsidRDefault="6FA6F48F" w14:paraId="67DC4857" w14:textId="61950256">
            <w:r>
              <w:t>MAVIR, SEPS</w:t>
            </w:r>
          </w:p>
        </w:tc>
      </w:tr>
      <w:tr w:rsidRPr="005E3B83" w:rsidR="005E3B83" w:rsidTr="6FA6F48F" w14:paraId="48B1E3D4" w14:textId="77777777">
        <w:trPr>
          <w:trHeight w:val="300"/>
        </w:trPr>
        <w:tc>
          <w:tcPr>
            <w:tcW w:w="1800" w:type="dxa"/>
          </w:tcPr>
          <w:p w:rsidRPr="005E3B83" w:rsidR="005E3B83" w:rsidP="000A4806" w:rsidRDefault="6FACA039" w14:paraId="313B4BA4" w14:textId="5728E4D9">
            <w:r>
              <w:t>SEPS-PLC</w:t>
            </w:r>
          </w:p>
        </w:tc>
        <w:tc>
          <w:tcPr>
            <w:tcW w:w="2731" w:type="dxa"/>
          </w:tcPr>
          <w:p w:rsidRPr="005E3B83" w:rsidR="005E3B83" w:rsidP="000A4806" w:rsidRDefault="005E3B83" w14:paraId="4AD18FA5" w14:textId="77777777">
            <w:r w:rsidRPr="005E3B83">
              <w:t>Interconnector</w:t>
            </w:r>
          </w:p>
        </w:tc>
        <w:tc>
          <w:tcPr>
            <w:tcW w:w="2127" w:type="dxa"/>
          </w:tcPr>
          <w:p w:rsidRPr="005E3B83" w:rsidR="005E3B83" w:rsidP="000A4806" w:rsidRDefault="005E3B83" w14:paraId="64808834" w14:textId="77777777">
            <w:r w:rsidRPr="005E3B83">
              <w:t>PSE</w:t>
            </w:r>
          </w:p>
        </w:tc>
        <w:tc>
          <w:tcPr>
            <w:tcW w:w="2637" w:type="dxa"/>
          </w:tcPr>
          <w:p w:rsidRPr="005E3B83" w:rsidR="005E3B83" w:rsidP="000A4806" w:rsidRDefault="6FA6F48F" w14:paraId="31F615DF" w14:textId="471A94C2">
            <w:r>
              <w:t>PSE, SEPS</w:t>
            </w:r>
          </w:p>
        </w:tc>
      </w:tr>
    </w:tbl>
    <w:p w:rsidRPr="005E3B83" w:rsidR="005E3B83" w:rsidP="00B4633D" w:rsidRDefault="6FA6F48F" w14:paraId="5E6CCBFD" w14:textId="20DA43E4">
      <w:pPr>
        <w:spacing w:before="240" w:after="240"/>
      </w:pPr>
      <w:r>
        <w:t>In the table above, the TSOs are listed to provide MD250 and the TSOs that are accepted senders by XBID to submit input for Core internal borders. For all steps in this Business Process Documentation for which TSOs will have to apply an action per border, the accepted TSO senders by XBID per border are listed above. In the email to TSOs, this list is included, as well as an empty column per border for TSOs to fill with the borders they configured, by means of a reply email to all recipients. The responsibility to perform actions on a border remains a shared responsibility for the TSOs on both sides of a border.</w:t>
      </w:r>
    </w:p>
    <w:p w:rsidRPr="005E3B83" w:rsidR="005E3B83" w:rsidP="000A4806" w:rsidRDefault="005E3B83" w14:paraId="0EDA9389" w14:textId="77777777">
      <w:pPr>
        <w:spacing w:after="240"/>
      </w:pPr>
      <w:r w:rsidRPr="005E3B83">
        <w:t xml:space="preserve">Before Target End Time, if a local TSO operator is aware that a late delivery of mandatory input data is likely to take place, the operator will inform the CCC by phone without undue delay. In the case this late data delivery is an updated version of an already existing file, the CCC will put the process on hold until having received the new data file that will be sent by email by the concerned TSO to be manually uploaded in the CCCt, or at the latest until the Critical End Time. At any time, if a Local TSO Operator knows that he is not able to provide mandatory data on time, the TSO should inform the CCC without undue delay by phone and confirm by email in order to anticipate the fallback mode. </w:t>
      </w:r>
    </w:p>
    <w:p w:rsidRPr="005E3B83" w:rsidR="005E3B83" w:rsidP="000A4806" w:rsidRDefault="24932A22" w14:paraId="725AB473" w14:textId="77777777">
      <w:pPr>
        <w:spacing w:after="240"/>
      </w:pPr>
      <w:r>
        <w:t xml:space="preserve">As soon as a CCCt issue is identified, the CCC must call the Unicorn helpdesk to report it, upon which the Unicorn helpdesk will create a ticket. </w:t>
      </w:r>
    </w:p>
    <w:p w:rsidR="24932A22" w:rsidP="24932A22" w:rsidRDefault="24932A22" w14:paraId="6AA11211" w14:textId="0C4A96BA">
      <w:pPr>
        <w:spacing w:after="240"/>
      </w:pPr>
      <w:r>
        <w:t xml:space="preserve">Due to the limited time available the IDCC processes are designed to be as automated as possible. As such several layers of automatic replacements and fallbacks are implemented as follows to allow the processes to continue and finish in time.   </w:t>
      </w:r>
    </w:p>
    <w:p w:rsidR="24932A22" w:rsidP="006766ED" w:rsidRDefault="24932A22" w14:paraId="493F8E97" w14:textId="24D184EC">
      <w:pPr>
        <w:spacing w:after="240"/>
        <w:jc w:val="center"/>
      </w:pPr>
      <w:r>
        <w:rPr>
          <w:noProof/>
        </w:rPr>
        <w:drawing>
          <wp:inline distT="0" distB="0" distL="0" distR="0" wp14:anchorId="39E6152F" wp14:editId="4F3FD4F0">
            <wp:extent cx="5094112" cy="3056466"/>
            <wp:effectExtent l="0" t="0" r="0" b="0"/>
            <wp:docPr id="1027210240" name="Picture 102721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094112" cy="3056466"/>
                    </a:xfrm>
                    <a:prstGeom prst="rect">
                      <a:avLst/>
                    </a:prstGeom>
                  </pic:spPr>
                </pic:pic>
              </a:graphicData>
            </a:graphic>
          </wp:inline>
        </w:drawing>
      </w:r>
    </w:p>
    <w:p w:rsidR="24932A22" w:rsidP="24932A22" w:rsidRDefault="24932A22" w14:paraId="32473FFF" w14:textId="1121DDEC">
      <w:pPr>
        <w:spacing w:after="240"/>
        <w:jc w:val="center"/>
      </w:pPr>
    </w:p>
    <w:p w:rsidR="24932A22" w:rsidP="006766ED" w:rsidRDefault="24932A22" w14:paraId="70FD1BC0" w14:textId="57429D17">
      <w:pPr>
        <w:spacing w:after="240"/>
        <w:jc w:val="center"/>
      </w:pPr>
      <w:r>
        <w:rPr>
          <w:noProof/>
        </w:rPr>
        <w:drawing>
          <wp:inline distT="0" distB="0" distL="0" distR="0" wp14:anchorId="448CBCDD" wp14:editId="0FD5DD32">
            <wp:extent cx="5905502" cy="3000375"/>
            <wp:effectExtent l="0" t="0" r="0" b="0"/>
            <wp:docPr id="791194564" name="Picture 79119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05502" cy="3000375"/>
                    </a:xfrm>
                    <a:prstGeom prst="rect">
                      <a:avLst/>
                    </a:prstGeom>
                  </pic:spPr>
                </pic:pic>
              </a:graphicData>
            </a:graphic>
          </wp:inline>
        </w:drawing>
      </w:r>
    </w:p>
    <w:p w:rsidR="005E3B83" w:rsidP="000A4806" w:rsidRDefault="0475A679" w14:paraId="24A6EE2A" w14:textId="31E3F4B6">
      <w:pPr>
        <w:spacing w:after="240"/>
      </w:pPr>
      <w:r>
        <w:t>Finally, as a pre-requisite, each party (RCCs, TSOs) is responsible for managing and maintaining their respective users for all systems (CCCt, XBID, …). Additionally, all parties are responsible for maintaining their own ECP connections and any other relevant connections and data interfaces.</w:t>
      </w:r>
    </w:p>
    <w:p w:rsidRPr="005E3B83" w:rsidR="00E8056C" w:rsidP="00E8056C" w:rsidRDefault="00E8056C" w14:paraId="073C0B7D" w14:textId="77777777"/>
    <w:p w:rsidRPr="005E3B83" w:rsidR="005E3B83" w:rsidP="0475A679" w:rsidRDefault="7CF76B0A" w14:paraId="28F99905" w14:textId="660AD04A">
      <w:pPr>
        <w:pStyle w:val="Heading2"/>
      </w:pPr>
      <w:bookmarkStart w:name="_Toc466522252" w:id="83"/>
      <w:bookmarkStart w:name="_Toc224121648" w:id="84"/>
      <w:r>
        <w:t>NTC forwarding functionality</w:t>
      </w:r>
      <w:bookmarkEnd w:id="83"/>
      <w:bookmarkEnd w:id="84"/>
    </w:p>
    <w:p w:rsidRPr="005E3B83" w:rsidR="005E3B83" w:rsidP="1639739D" w:rsidRDefault="1639739D" w14:paraId="272F11C2" w14:textId="0076D7D2">
      <w:r>
        <w:t>The Core Capacity Calculation tool from version 4.0.4 onwards includes NTC forwarding functionality. This functionality allows TSOs to undertake the following operations using the CCCt:</w:t>
      </w:r>
    </w:p>
    <w:p w:rsidRPr="005E3B83" w:rsidR="005E3B83" w:rsidP="1639739D" w:rsidRDefault="005E3B83" w14:paraId="5A3783BD" w14:textId="05941484"/>
    <w:p w:rsidRPr="005E3B83" w:rsidR="005E3B83" w:rsidP="1639739D" w:rsidRDefault="0467188E" w14:paraId="2FEC2F33" w14:textId="3A454CDE">
      <w:pPr>
        <w:pStyle w:val="ListParagraph"/>
      </w:pPr>
      <w:r>
        <w:t>To provide a NTC to the CCCt for immediate forwarding to XBID</w:t>
      </w:r>
    </w:p>
    <w:p w:rsidR="5458897C" w:rsidP="1639739D" w:rsidRDefault="1639739D" w14:paraId="1D3EEE39" w14:textId="429F455A">
      <w:pPr>
        <w:pStyle w:val="ListParagraph"/>
      </w:pPr>
      <w:r>
        <w:t>To provide a capping NTC to the CCCt to cap the NTC capacities sent from the CCCt to XBID at the next scheduled sending of NTCs</w:t>
      </w:r>
    </w:p>
    <w:p w:rsidR="5458897C" w:rsidP="1639739D" w:rsidRDefault="1DC08FAC" w14:paraId="0A9D1A58" w14:textId="54FCB806">
      <w:pPr>
        <w:pStyle w:val="ListParagraph"/>
      </w:pPr>
      <w:r>
        <w:t>To define the CCCt’s ultimate behaviour in case of the “Zero Capacity Fallback”:</w:t>
      </w:r>
    </w:p>
    <w:p w:rsidR="43F291EC" w:rsidP="00750DB4" w:rsidRDefault="74D2D650" w14:paraId="42CFAE8C" w14:textId="5504DF45">
      <w:pPr>
        <w:pStyle w:val="ListParagraph"/>
        <w:numPr>
          <w:ilvl w:val="1"/>
          <w:numId w:val="10"/>
        </w:numPr>
      </w:pPr>
      <w:r>
        <w:t>Application of High Negative NTC values</w:t>
      </w:r>
      <w:r w:rsidR="00127FF0">
        <w:t xml:space="preserve">, in this case </w:t>
      </w:r>
      <w:r w:rsidRPr="00127FF0" w:rsidR="00127FF0">
        <w:t>the NTC will be distributed with -99999 for that border</w:t>
      </w:r>
      <w:r w:rsidR="00127FF0">
        <w:t>.</w:t>
      </w:r>
    </w:p>
    <w:p w:rsidR="00837B3E" w:rsidP="00750DB4" w:rsidRDefault="74D2D650" w14:paraId="2C06650E" w14:textId="77777777">
      <w:pPr>
        <w:pStyle w:val="ListParagraph"/>
        <w:numPr>
          <w:ilvl w:val="1"/>
          <w:numId w:val="10"/>
        </w:numPr>
      </w:pPr>
      <w:r>
        <w:t>Re-usage of the NTC results from the previous common IDCC process</w:t>
      </w:r>
    </w:p>
    <w:p w:rsidRPr="005E3B83" w:rsidR="005E3B83" w:rsidP="00837B3E" w:rsidRDefault="00127FF0" w14:paraId="46E2A318" w14:textId="44FDFB86">
      <w:pPr>
        <w:pStyle w:val="ListParagraph"/>
        <w:numPr>
          <w:ilvl w:val="0"/>
          <w:numId w:val="0"/>
        </w:numPr>
        <w:ind w:left="1440"/>
      </w:pPr>
      <w:r>
        <w:t>Attention: in case</w:t>
      </w:r>
      <w:r w:rsidRPr="00127FF0">
        <w:t xml:space="preserve"> the TSO does not have th</w:t>
      </w:r>
      <w:r>
        <w:t xml:space="preserve">e High Negative NTC </w:t>
      </w:r>
      <w:r w:rsidRPr="00127FF0">
        <w:t xml:space="preserve">configuration </w:t>
      </w:r>
      <w:r>
        <w:t>AND</w:t>
      </w:r>
      <w:r w:rsidRPr="00127FF0">
        <w:t xml:space="preserve"> there is no information from the previous process, an empty file (with just a header) is generated</w:t>
      </w:r>
      <w:r w:rsidR="74D2D650">
        <w:t xml:space="preserve"> (empty timeseries)</w:t>
      </w:r>
      <w:r w:rsidR="00837B3E">
        <w:t>.</w:t>
      </w:r>
    </w:p>
    <w:p w:rsidR="1639739D" w:rsidP="1639739D" w:rsidRDefault="1639739D" w14:paraId="77242156" w14:textId="1D243621"/>
    <w:p w:rsidRPr="005E3B83" w:rsidR="005E3B83" w:rsidP="1639739D" w:rsidRDefault="7CF76B0A" w14:paraId="2361894E" w14:textId="4B83CDF1">
      <w:r>
        <w:t>In each case, it is the responsibility of the TSO providing NTC Forwarding files to check the correct receiving of the files in the CCCt and subsequently in XBID in case of NTC forwarding or application of capping NTCs or zero capacity fallback.</w:t>
      </w:r>
    </w:p>
    <w:bookmarkEnd w:id="82"/>
    <w:p w:rsidR="7CF76B0A" w:rsidP="7CF76B0A" w:rsidRDefault="7CF76B0A" w14:paraId="37DB31D6" w14:textId="3909E11B"/>
    <w:p w:rsidRPr="008078E8" w:rsidR="7CF76B0A" w:rsidP="008078E8" w:rsidRDefault="0037390C" w14:paraId="73A86380" w14:textId="0731BF0E">
      <w:pPr>
        <w:pStyle w:val="Heading2"/>
      </w:pPr>
      <w:bookmarkStart w:name="_Toc224121649" w:id="85"/>
      <w:r w:rsidRPr="008078E8">
        <w:t>Provisioning of the Common Grid Model Merging Package</w:t>
      </w:r>
      <w:bookmarkEnd w:id="85"/>
    </w:p>
    <w:p w:rsidRPr="008078E8" w:rsidR="0037390C" w:rsidP="008078E8" w:rsidRDefault="0037390C" w14:paraId="0251CDB2" w14:textId="5720E9EE">
      <w:r w:rsidRPr="008078E8">
        <w:t xml:space="preserve">A merging package will be provided by Coreso to the CCCt for IDCC(b – </w:t>
      </w:r>
      <w:r w:rsidRPr="008078E8" w:rsidR="00B515CD">
        <w:t>d</w:t>
      </w:r>
      <w:r w:rsidRPr="008078E8">
        <w:t xml:space="preserve">). The respective inputs for IDCC(a) will be provided by the DA CCCt. </w:t>
      </w:r>
    </w:p>
    <w:p w:rsidRPr="008078E8" w:rsidR="0037390C" w:rsidP="008078E8" w:rsidRDefault="0037390C" w14:paraId="6A23CF49" w14:textId="41D3365A"/>
    <w:p w:rsidRPr="008078E8" w:rsidR="0037390C" w:rsidP="008078E8" w:rsidRDefault="0037390C" w14:paraId="40568A69" w14:textId="24BB3C1C">
      <w:r w:rsidRPr="008078E8">
        <w:t xml:space="preserve">The merging package will include the following inputs: </w:t>
      </w:r>
    </w:p>
    <w:p w:rsidRPr="008078E8" w:rsidR="0037390C" w:rsidP="008078E8" w:rsidRDefault="0037390C" w14:paraId="6454669B" w14:textId="2862D500">
      <w:pPr>
        <w:rPr>
          <w:rFonts w:cs="Arial"/>
        </w:rPr>
      </w:pPr>
      <w:r w:rsidRPr="008078E8">
        <w:rPr>
          <w:rFonts w:cs="Arial"/>
        </w:rPr>
        <w:t>The CGMs for the IDCC business day consisting of CGM files in UCTE format for each relevant timestamp (file IDx-613):</w:t>
      </w:r>
    </w:p>
    <w:p w:rsidRPr="008078E8" w:rsidR="0037390C" w:rsidP="008078E8" w:rsidRDefault="6B5CF3BF" w14:paraId="553C9FCD" w14:textId="0FA5C183">
      <w:pPr>
        <w:pStyle w:val="ListParagraph"/>
        <w:numPr>
          <w:ilvl w:val="0"/>
          <w:numId w:val="39"/>
        </w:numPr>
      </w:pPr>
      <w:r w:rsidRPr="008078E8">
        <w:t>IDCC(b): 24 TSs (00:30 – 23:30)</w:t>
      </w:r>
    </w:p>
    <w:p w:rsidRPr="008078E8" w:rsidR="0037390C" w:rsidP="008078E8" w:rsidRDefault="6B5CF3BF" w14:paraId="511DAF7E" w14:textId="6C308012">
      <w:pPr>
        <w:pStyle w:val="ListParagraph"/>
        <w:numPr>
          <w:ilvl w:val="0"/>
          <w:numId w:val="39"/>
        </w:numPr>
      </w:pPr>
      <w:r w:rsidRPr="008078E8">
        <w:t>IDCC(c): 18 TSs (06:30 – 23:30)</w:t>
      </w:r>
    </w:p>
    <w:p w:rsidRPr="008078E8" w:rsidR="000100D9" w:rsidP="008078E8" w:rsidRDefault="6B5CF3BF" w14:paraId="5393A947" w14:textId="32EABF5E">
      <w:pPr>
        <w:pStyle w:val="ListParagraph"/>
        <w:numPr>
          <w:ilvl w:val="0"/>
          <w:numId w:val="39"/>
        </w:numPr>
      </w:pPr>
      <w:r w:rsidRPr="008078E8">
        <w:t>IDCC(d): 12 TSs (12:30 – 23:30)</w:t>
      </w:r>
      <w:r w:rsidRPr="008078E8" w:rsidR="00DC5C26">
        <w:tab/>
      </w:r>
    </w:p>
    <w:p w:rsidRPr="008078E8" w:rsidR="008078E8" w:rsidP="008078E8" w:rsidRDefault="008078E8" w14:paraId="44F8B5DB" w14:textId="77777777"/>
    <w:p w:rsidRPr="008078E8" w:rsidR="0037390C" w:rsidP="008078E8" w:rsidRDefault="0037390C" w14:paraId="1C83747F" w14:textId="3D2A6CB2">
      <w:r w:rsidRPr="008078E8">
        <w:t xml:space="preserve">The merging response (file IDx-615) containing information about the merging package including the completeness of the CGM set, since there is the possibility that fewer CGMs than the number of timestamps in the specific IDCC-process can be provided if the CGM for certain hours are not available and also not replaceable.  </w:t>
      </w:r>
    </w:p>
    <w:p w:rsidRPr="008078E8" w:rsidR="0037390C" w:rsidP="008078E8" w:rsidRDefault="0037390C" w14:paraId="7A8EB94C" w14:textId="1F98BE9C">
      <w:r w:rsidRPr="008078E8">
        <w:t xml:space="preserve">The AAC Grid Model (files IDx-751) containing a set of bilateral exchanges for all synchronous borders and virtual hubs based on the same scheduling information used to create the IGMs/CGMs. Values for virtual hubs are sourced from the CGM in this file. </w:t>
      </w:r>
    </w:p>
    <w:p w:rsidRPr="008078E8" w:rsidR="0037390C" w:rsidP="008078E8" w:rsidRDefault="0037390C" w14:paraId="4AB143B1" w14:textId="41D52743">
      <w:r w:rsidRPr="008078E8">
        <w:t>The X-Node Values (file IDx-752) containing a set of bilateral exchanges for virtual hubs associated with an interconnector internal to the Core region (currently only ALEGrO) with values taken from the CGMs provided in the merging package.</w:t>
      </w:r>
    </w:p>
    <w:p w:rsidRPr="008078E8" w:rsidR="0037390C" w:rsidP="008078E8" w:rsidRDefault="0037390C" w14:paraId="1621E73F" w14:textId="28690358"/>
    <w:p w:rsidRPr="008078E8" w:rsidR="0037390C" w:rsidP="008078E8" w:rsidRDefault="0037390C" w14:paraId="0CF83648" w14:textId="6259A70A">
      <w:pPr>
        <w:rPr>
          <w:color w:val="0F4761"/>
          <w:sz w:val="28"/>
          <w:szCs w:val="28"/>
        </w:rPr>
      </w:pPr>
      <w:r w:rsidRPr="008078E8">
        <w:t>The following describes the creation principals for different time horizons.</w:t>
      </w:r>
    </w:p>
    <w:p w:rsidRPr="008078E8" w:rsidR="634FC887" w:rsidP="008078E8" w:rsidRDefault="634FC887" w14:paraId="1AFFD75D" w14:textId="01C574DF"/>
    <w:p w:rsidRPr="008078E8" w:rsidR="7CF76B0A" w:rsidP="008078E8" w:rsidRDefault="2E1370C8" w14:paraId="3B0390EA" w14:textId="324141D4">
      <w:pPr>
        <w:pStyle w:val="Heading3"/>
      </w:pPr>
      <w:r w:rsidRPr="008078E8">
        <w:t>DACF CGM</w:t>
      </w:r>
      <w:r w:rsidRPr="008078E8" w:rsidR="000100D9">
        <w:t>s</w:t>
      </w:r>
    </w:p>
    <w:p w:rsidRPr="008078E8" w:rsidR="73F6F21D" w:rsidP="008078E8" w:rsidRDefault="73F6F21D" w14:paraId="53937E95" w14:textId="6A597B3C">
      <w:r w:rsidRPr="008078E8">
        <w:t xml:space="preserve">The Day-Ahead Congestion Forecast (DACF), equally used for security analysis at D-1, will be used as basic input for the IDCC(b) process. The DACF CGM file is a conversion of the latest forecasted TSOs grid data on an hourly basis, available between D-1 18h00 and D-1 20h19 , which is merged by the RCC into a common grid model representing the pan-European grid situation at D-1 20h19 (with three minutes margin the Target End Time for Core CC tool is 20h22). </w:t>
      </w:r>
    </w:p>
    <w:p w:rsidRPr="008078E8" w:rsidR="73F6F21D" w:rsidP="008078E8" w:rsidRDefault="73F6F21D" w14:paraId="57FF66F6" w14:textId="7DA5BC62">
      <w:pPr>
        <w:rPr>
          <w:vertAlign w:val="superscript"/>
        </w:rPr>
      </w:pPr>
      <w:r w:rsidRPr="008078E8">
        <w:t>Coreso combines the different CGMs of TSCNet and Coreso and creates a combined DACF file. The objective is to have the latest update as possible at 20h19, including both costly and non-costly remedial actions, and therefore, providing a grid model with no or limited congestions as input for the IDCC process.</w:t>
      </w:r>
    </w:p>
    <w:p w:rsidRPr="008078E8" w:rsidR="7CF76B0A" w:rsidP="008078E8" w:rsidRDefault="73F6F21D" w14:paraId="5B5BEACC" w14:textId="24ECE2A8">
      <w:pPr>
        <w:rPr>
          <w:rFonts w:ascii="Aptos" w:hAnsi="Aptos" w:eastAsia="Aptos" w:cs="Aptos"/>
          <w:sz w:val="22"/>
          <w:szCs w:val="22"/>
        </w:rPr>
      </w:pPr>
      <w:r w:rsidRPr="008078E8">
        <w:t>In case Combined DACF is not available, Coreso or TSCNET DACF will be used as back-up. First the Coreso DACF will be used, then the TSCNET DACF will be used.</w:t>
      </w:r>
    </w:p>
    <w:p w:rsidRPr="008078E8" w:rsidR="634FC887" w:rsidP="008078E8" w:rsidRDefault="0037390C" w14:paraId="4C238DBD" w14:textId="02783451">
      <w:pPr>
        <w:pStyle w:val="Heading3"/>
        <w:rPr>
          <w:rFonts w:ascii="Aptos" w:hAnsi="Aptos" w:eastAsia="Aptos" w:cs="Aptos"/>
        </w:rPr>
      </w:pPr>
      <w:r w:rsidRPr="008078E8">
        <w:rPr>
          <w:rFonts w:ascii="Aptos" w:hAnsi="Aptos" w:eastAsia="Aptos" w:cs="Aptos"/>
        </w:rPr>
        <w:t>IDCF CGMs:</w:t>
      </w:r>
    </w:p>
    <w:p w:rsidRPr="00E8056C" w:rsidR="7CF76B0A" w:rsidP="008078E8" w:rsidRDefault="0037390C" w14:paraId="14E18FB5" w14:textId="0D111172">
      <w:r w:rsidRPr="008078E8">
        <w:t>The Intraday Congestion Forecast (IDCF), equally used for security analysis at D-1/D, will be used as basic input for the IDCC(c-</w:t>
      </w:r>
      <w:r w:rsidRPr="008078E8" w:rsidR="00B515CD">
        <w:t>d</w:t>
      </w:r>
      <w:r w:rsidRPr="008078E8">
        <w:t>) process. The IDCF CGM file is a conversion of the latest forecasted TSOs grid data on an hourly basis</w:t>
      </w:r>
      <w:r w:rsidRPr="008078E8">
        <w:rPr>
          <w:vertAlign w:val="superscript"/>
        </w:rPr>
        <w:t>2</w:t>
      </w:r>
      <w:r w:rsidRPr="008078E8">
        <w:t>, created at least once per hour in the intraday period between D-1 23h30 and D 22h30 for all the remaining timestamps of the day, which is merged by the RCCs into a common grid model representing the pan-European grid situation at D. Coreso and TSCNET both produce IDCF CGMs and IDCC PT has decided that TSCNET IDCF CGMs  will be used in the first instances  and replaced with Coreso IDCF CGMs in</w:t>
      </w:r>
      <w:r w:rsidRPr="008078E8">
        <w:rPr>
          <w:u w:val="single"/>
        </w:rPr>
        <w:t xml:space="preserve"> </w:t>
      </w:r>
      <w:r w:rsidRPr="008078E8">
        <w:t xml:space="preserve">case they are not available. </w:t>
      </w:r>
    </w:p>
    <w:p w:rsidRPr="008078E8" w:rsidR="7CF76B0A" w:rsidP="008078E8" w:rsidRDefault="0037390C" w14:paraId="05EF673A" w14:textId="76D36221">
      <w:pPr>
        <w:rPr>
          <w:rFonts w:eastAsia="Aptos" w:cs="Arial"/>
        </w:rPr>
      </w:pPr>
      <w:r w:rsidRPr="008078E8">
        <w:rPr>
          <w:rFonts w:eastAsia="Aptos" w:cs="Arial"/>
        </w:rPr>
        <w:t>The following (target) IDCF runs are used:</w:t>
      </w:r>
    </w:p>
    <w:p w:rsidRPr="008078E8" w:rsidR="7CF76B0A" w:rsidP="008078E8" w:rsidRDefault="0037390C" w14:paraId="00802F36" w14:textId="3748FA80">
      <w:pPr>
        <w:pStyle w:val="ListParagraph"/>
        <w:numPr>
          <w:ilvl w:val="0"/>
          <w:numId w:val="40"/>
        </w:numPr>
        <w:rPr>
          <w:rFonts w:eastAsia="Aptos"/>
          <w:szCs w:val="20"/>
        </w:rPr>
      </w:pPr>
      <w:r w:rsidRPr="008078E8">
        <w:rPr>
          <w:rFonts w:eastAsia="Aptos"/>
          <w:szCs w:val="20"/>
        </w:rPr>
        <w:t>IDCC(c): 02:15</w:t>
      </w:r>
    </w:p>
    <w:p w:rsidRPr="00E8056C" w:rsidR="7CF76B0A" w:rsidP="008078E8" w:rsidRDefault="0037390C" w14:paraId="65018F4A" w14:textId="04827CE8">
      <w:pPr>
        <w:pStyle w:val="ListParagraph"/>
        <w:numPr>
          <w:ilvl w:val="0"/>
          <w:numId w:val="40"/>
        </w:numPr>
        <w:rPr>
          <w:rFonts w:eastAsia="Aptos"/>
          <w:szCs w:val="20"/>
        </w:rPr>
      </w:pPr>
      <w:r w:rsidRPr="008078E8">
        <w:rPr>
          <w:rFonts w:eastAsia="Aptos"/>
          <w:szCs w:val="20"/>
        </w:rPr>
        <w:t>IDCC(d): 07:15</w:t>
      </w:r>
    </w:p>
    <w:p w:rsidRPr="008078E8" w:rsidR="7CF76B0A" w:rsidP="008078E8" w:rsidRDefault="0037390C" w14:paraId="4AC276F4" w14:textId="01BDAC78">
      <w:pPr>
        <w:rPr>
          <w:rFonts w:eastAsia="Aptos" w:cs="Arial"/>
        </w:rPr>
      </w:pPr>
      <w:r w:rsidRPr="008078E8">
        <w:rPr>
          <w:rFonts w:eastAsia="Aptos" w:cs="Arial"/>
        </w:rPr>
        <w:t xml:space="preserve">In case the target CGMs from TSCNET and Coreso are not available, the CGMs from the previous IDCF run are used. </w:t>
      </w:r>
      <w:r w:rsidRPr="008078E8" w:rsidR="7CF76B0A">
        <w:rPr>
          <w:rFonts w:eastAsia="Aptos" w:cs="Arial"/>
        </w:rPr>
        <w:t>The objective is to have the latest update as possible by the end of the second CGM Data Gathering process step, including both costly and non-costly remedial actions</w:t>
      </w:r>
      <w:r w:rsidRPr="008078E8" w:rsidR="7CF76B0A">
        <w:rPr>
          <w:rFonts w:eastAsia="Aptos" w:cs="Arial"/>
          <w:vertAlign w:val="superscript"/>
        </w:rPr>
        <w:t>3</w:t>
      </w:r>
      <w:r w:rsidRPr="008078E8" w:rsidR="7CF76B0A">
        <w:rPr>
          <w:rFonts w:eastAsia="Aptos" w:cs="Arial"/>
        </w:rPr>
        <w:t>, and therefore, providing a grid model with no or limited congestions as input for the IDCC process.</w:t>
      </w:r>
      <w:r w:rsidRPr="008078E8" w:rsidR="7CF76B0A">
        <w:rPr>
          <w:rFonts w:eastAsia="Aptos" w:cs="Arial"/>
          <w:vertAlign w:val="superscript"/>
        </w:rPr>
        <w:t>4</w:t>
      </w:r>
      <w:r w:rsidRPr="008078E8" w:rsidR="7CF76B0A">
        <w:rPr>
          <w:rFonts w:eastAsia="Aptos" w:cs="Arial"/>
        </w:rPr>
        <w:t xml:space="preserve"> </w:t>
      </w:r>
    </w:p>
    <w:p w:rsidRPr="008078E8" w:rsidR="7CF76B0A" w:rsidP="008078E8" w:rsidRDefault="7CF76B0A" w14:paraId="1B49A32B" w14:textId="3F894F5B">
      <w:pPr>
        <w:rPr>
          <w:rFonts w:eastAsia="Aptos" w:cs="Arial"/>
        </w:rPr>
      </w:pPr>
      <w:r w:rsidRPr="008078E8">
        <w:rPr>
          <w:rFonts w:eastAsia="Aptos" w:cs="Arial"/>
        </w:rPr>
        <w:t>IDCFs are produced according to common timelines by both TSCNET and Coreso. The common timescales mean that the schedules used in balancing the Coreso and TSCNET IDCFs are identical. Furthermore, the IGMs produced by each TSO are based on the same scheduling information for a given IDCF. Figure 3 below shows the timings of IDCFs and associated scheduling information.</w:t>
      </w:r>
    </w:p>
    <w:p w:rsidRPr="008078E8" w:rsidR="7CF76B0A" w:rsidP="008078E8" w:rsidRDefault="7CF76B0A" w14:paraId="52D1459C" w14:textId="31672037">
      <w:pPr>
        <w:spacing w:after="160" w:line="257" w:lineRule="auto"/>
        <w:rPr>
          <w:rFonts w:ascii="Aptos" w:hAnsi="Aptos" w:eastAsia="Aptos" w:cs="Aptos"/>
          <w:sz w:val="22"/>
          <w:szCs w:val="22"/>
        </w:rPr>
      </w:pPr>
      <w:r w:rsidRPr="008078E8">
        <w:rPr>
          <w:noProof/>
        </w:rPr>
        <w:drawing>
          <wp:inline distT="0" distB="0" distL="0" distR="0" wp14:anchorId="2472B59A" wp14:editId="74AA1A70">
            <wp:extent cx="5734050" cy="2457450"/>
            <wp:effectExtent l="0" t="0" r="0" b="0"/>
            <wp:docPr id="942509361" name="drawing"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09361" name=""/>
                    <pic:cNvPicPr/>
                  </pic:nvPicPr>
                  <pic:blipFill>
                    <a:blip r:embed="rId27">
                      <a:extLst>
                        <a:ext uri="{28A0092B-C50C-407E-A947-70E740481C1C}">
                          <a14:useLocalDpi xmlns:a14="http://schemas.microsoft.com/office/drawing/2010/main" val="0"/>
                        </a:ext>
                      </a:extLst>
                    </a:blip>
                    <a:stretch>
                      <a:fillRect/>
                    </a:stretch>
                  </pic:blipFill>
                  <pic:spPr>
                    <a:xfrm>
                      <a:off x="0" y="0"/>
                      <a:ext cx="5734050" cy="2457450"/>
                    </a:xfrm>
                    <a:prstGeom prst="rect">
                      <a:avLst/>
                    </a:prstGeom>
                  </pic:spPr>
                </pic:pic>
              </a:graphicData>
            </a:graphic>
          </wp:inline>
        </w:drawing>
      </w:r>
      <w:r w:rsidRPr="008078E8">
        <w:rPr>
          <w:rFonts w:ascii="Aptos" w:hAnsi="Aptos" w:eastAsia="Aptos" w:cs="Aptos"/>
          <w:sz w:val="22"/>
          <w:szCs w:val="22"/>
        </w:rPr>
        <w:t xml:space="preserve"> </w:t>
      </w:r>
    </w:p>
    <w:p w:rsidRPr="00E8056C" w:rsidR="7CF76B0A" w:rsidP="008078E8" w:rsidRDefault="0037390C" w14:paraId="7718CB91" w14:textId="6870407E">
      <w:pPr>
        <w:spacing w:after="160" w:line="257" w:lineRule="auto"/>
        <w:rPr>
          <w:rFonts w:eastAsia="Aptos" w:cs="Arial"/>
          <w:i/>
          <w:iCs/>
        </w:rPr>
      </w:pPr>
      <w:r w:rsidRPr="00E8056C">
        <w:rPr>
          <w:rFonts w:eastAsia="Aptos" w:cs="Arial"/>
          <w:i/>
          <w:iCs/>
        </w:rPr>
        <w:t xml:space="preserve">Figure 3: High-level overview of scheduling information included in IDCF IGMs and CGMs </w:t>
      </w:r>
    </w:p>
    <w:p w:rsidRPr="008078E8" w:rsidR="325E2225" w:rsidP="008078E8" w:rsidRDefault="325E2225" w14:paraId="0C13C989" w14:textId="545388FE">
      <w:pPr>
        <w:spacing w:line="257" w:lineRule="auto"/>
        <w:rPr>
          <w:rFonts w:eastAsia="Aptos" w:cs="Arial"/>
        </w:rPr>
      </w:pPr>
    </w:p>
    <w:p w:rsidRPr="008078E8" w:rsidR="7CF76B0A" w:rsidP="008078E8" w:rsidRDefault="1C6A2CF3" w14:paraId="645278C4" w14:textId="787CB19B">
      <w:pPr>
        <w:rPr>
          <w:rFonts w:cs="Arial"/>
        </w:rPr>
      </w:pPr>
      <w:r w:rsidRPr="008078E8">
        <w:rPr>
          <w:rFonts w:cs="Arial"/>
        </w:rPr>
        <w:t xml:space="preserve">An overview of merging package creation for IDCC(c-d) is provided in figure 4: </w:t>
      </w:r>
    </w:p>
    <w:p w:rsidRPr="008078E8" w:rsidR="000100D9" w:rsidP="008078E8" w:rsidRDefault="2E1370C8" w14:paraId="3607F23C" w14:textId="77777777">
      <w:r w:rsidRPr="008078E8">
        <w:rPr>
          <w:noProof/>
        </w:rPr>
        <w:drawing>
          <wp:inline distT="0" distB="0" distL="0" distR="0" wp14:anchorId="4BDDCC9A" wp14:editId="16ECC7B0">
            <wp:extent cx="5734050" cy="2371725"/>
            <wp:effectExtent l="0" t="0" r="0" b="0"/>
            <wp:docPr id="968348524" name="drawing"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48524" name=""/>
                    <pic:cNvPicPr/>
                  </pic:nvPicPr>
                  <pic:blipFill>
                    <a:blip r:embed="rId28">
                      <a:extLst>
                        <a:ext uri="{28A0092B-C50C-407E-A947-70E740481C1C}">
                          <a14:useLocalDpi xmlns:a14="http://schemas.microsoft.com/office/drawing/2010/main" val="0"/>
                        </a:ext>
                      </a:extLst>
                    </a:blip>
                    <a:stretch>
                      <a:fillRect/>
                    </a:stretch>
                  </pic:blipFill>
                  <pic:spPr>
                    <a:xfrm>
                      <a:off x="0" y="0"/>
                      <a:ext cx="5734050" cy="2371725"/>
                    </a:xfrm>
                    <a:prstGeom prst="rect">
                      <a:avLst/>
                    </a:prstGeom>
                  </pic:spPr>
                </pic:pic>
              </a:graphicData>
            </a:graphic>
          </wp:inline>
        </w:drawing>
      </w:r>
      <w:r w:rsidRPr="008078E8">
        <w:br/>
      </w:r>
    </w:p>
    <w:p w:rsidRPr="008078E8" w:rsidR="00DC5C26" w:rsidP="008078E8" w:rsidRDefault="000100D9" w14:paraId="7DEF947D" w14:textId="671B298E">
      <w:pPr>
        <w:pStyle w:val="Heading3"/>
        <w:rPr>
          <w:rFonts w:ascii="Aptos" w:hAnsi="Aptos" w:eastAsia="Aptos" w:cs="Aptos"/>
          <w:color w:val="auto"/>
          <w:lang w:val="en-IE" w:eastAsia="en-US"/>
        </w:rPr>
      </w:pPr>
      <w:r w:rsidRPr="008078E8">
        <w:t>AAC Grid model</w:t>
      </w:r>
    </w:p>
    <w:p w:rsidRPr="008078E8" w:rsidR="2E1370C8" w:rsidP="008078E8" w:rsidRDefault="2E1370C8" w14:paraId="722C2878" w14:textId="5BD4633A">
      <w:r w:rsidRPr="008078E8">
        <w:t xml:space="preserve">The AAC grid model is created based on market results covering the exchange programs between bidding zones (consolidated in a Verification Platform Scheduling file, based on Aggregated Netted External </w:t>
      </w:r>
      <w:r w:rsidRPr="008078E8">
        <w:t xml:space="preserve">Market Schedules (ANEMS, Business Type B61), retrieved by a tool located within the Amprion system).  The AAC grid model does not contain SO-SO schedules. </w:t>
      </w:r>
    </w:p>
    <w:p w:rsidRPr="008078E8" w:rsidR="2E1370C8" w:rsidP="008078E8" w:rsidRDefault="2E1370C8" w14:paraId="269E3465" w14:textId="05228D0F">
      <w:r w:rsidRPr="008078E8">
        <w:t>For DACF CGM the market schedules until 16:00 are taken into account and for IDCF until HH-1;22.</w:t>
      </w:r>
    </w:p>
    <w:p w:rsidRPr="008078E8" w:rsidR="2E1370C8" w:rsidP="008078E8" w:rsidRDefault="2E1370C8" w14:paraId="398FEE8E" w14:textId="6970599E">
      <w:r w:rsidRPr="008078E8">
        <w:t xml:space="preserve">The creation of the AAC grid model results in an xml. file that for each exchange border/virtual hub, contains amongst others the following information: </w:t>
      </w:r>
    </w:p>
    <w:p w:rsidRPr="008078E8" w:rsidR="2E1370C8" w:rsidP="008078E8" w:rsidRDefault="2E1370C8" w14:paraId="3A29ED71" w14:textId="4F425E44">
      <w:pPr>
        <w:pStyle w:val="ListParagraph"/>
        <w:numPr>
          <w:ilvl w:val="0"/>
          <w:numId w:val="41"/>
        </w:numPr>
      </w:pPr>
      <w:r w:rsidRPr="008078E8">
        <w:t xml:space="preserve">The two parties involved in the exchange and the associated EIC code of both involved parties  </w:t>
      </w:r>
    </w:p>
    <w:p w:rsidRPr="008078E8" w:rsidR="2E1370C8" w:rsidP="008078E8" w:rsidRDefault="2E1370C8" w14:paraId="33AFF40B" w14:textId="76D13C77">
      <w:pPr>
        <w:pStyle w:val="ListParagraph"/>
        <w:numPr>
          <w:ilvl w:val="0"/>
          <w:numId w:val="41"/>
        </w:numPr>
      </w:pPr>
      <w:r w:rsidRPr="008078E8">
        <w:t xml:space="preserve">The time interval </w:t>
      </w:r>
    </w:p>
    <w:p w:rsidRPr="008078E8" w:rsidR="2E1370C8" w:rsidP="008078E8" w:rsidRDefault="2E1370C8" w14:paraId="483414D5" w14:textId="3A36B181">
      <w:pPr>
        <w:pStyle w:val="ListParagraph"/>
        <w:numPr>
          <w:ilvl w:val="0"/>
          <w:numId w:val="41"/>
        </w:numPr>
      </w:pPr>
      <w:r w:rsidRPr="008078E8">
        <w:t xml:space="preserve">Quantity of the exchange in MW </w:t>
      </w:r>
    </w:p>
    <w:p w:rsidRPr="008078E8" w:rsidR="2E1370C8" w:rsidP="008078E8" w:rsidRDefault="2E1370C8" w14:paraId="6204127B" w14:textId="64A01AD1"/>
    <w:p w:rsidR="2E1370C8" w:rsidP="008078E8" w:rsidRDefault="4DD55594" w14:paraId="2F9049FC" w14:textId="1BC4B34E">
      <w:r w:rsidRPr="008078E8">
        <w:t>The Refprog is the set of assumed net positions per bidding zone in the AAC Grid model. RefProg is used as the starting point for the Flow-Based capacity calculation in the Core Capacity Calculation Region. The RefProg generated by the CCCt will be equal to the AAC Grid Model (IDx-751) provided by Coreso Except for virtual hubs associated to internal interconnectos for which the X-Node Values (IDx-752) file will be used (for example for ALEGrO).</w:t>
      </w:r>
      <w:commentRangeStart w:id="86"/>
      <w:commentRangeEnd w:id="86"/>
      <w:r w:rsidR="008078E8">
        <w:rPr>
          <w:rStyle w:val="CommentReference"/>
          <w:sz w:val="20"/>
          <w:szCs w:val="20"/>
        </w:rPr>
        <w:commentReference w:id="86"/>
      </w:r>
    </w:p>
    <w:p w:rsidRPr="005E3B83" w:rsidR="005E3B83" w:rsidP="002D1BB5" w:rsidRDefault="002D1BB5" w14:paraId="12C65CAA" w14:textId="4637C054">
      <w:pPr>
        <w:spacing w:after="200" w:line="276" w:lineRule="auto"/>
      </w:pPr>
      <w:r>
        <w:br w:type="page"/>
      </w:r>
    </w:p>
    <w:p w:rsidRPr="005E3B83" w:rsidR="005E3B83" w:rsidP="000A4806" w:rsidRDefault="029219A7" w14:paraId="4988AFBB" w14:textId="067E92C9">
      <w:pPr>
        <w:pStyle w:val="Heading1"/>
        <w:spacing w:before="0"/>
      </w:pPr>
      <w:bookmarkStart w:name="_Toc497797836" w:id="87"/>
      <w:bookmarkStart w:name="_Toc307982861" w:id="88"/>
      <w:bookmarkStart w:name="_Toc524381358" w:id="89"/>
      <w:bookmarkStart w:name="_Toc1326877199" w:id="90"/>
      <w:bookmarkStart w:name="_Toc224121650" w:id="91"/>
      <w:r>
        <w:t>IDCC(a) – Pre-coupling process</w:t>
      </w:r>
      <w:bookmarkEnd w:id="87"/>
      <w:bookmarkEnd w:id="88"/>
      <w:bookmarkEnd w:id="89"/>
      <w:r>
        <w:t xml:space="preserve"> description</w:t>
      </w:r>
      <w:bookmarkEnd w:id="90"/>
      <w:bookmarkEnd w:id="91"/>
    </w:p>
    <w:p w:rsidRPr="005E3B83" w:rsidR="00EE5A01" w:rsidP="562F4398" w:rsidRDefault="562F4398" w14:paraId="5C0BBDBE" w14:textId="36886CBE">
      <w:pPr>
        <w:spacing w:after="240"/>
      </w:pPr>
      <w:r>
        <w:t xml:space="preserve">In Figure 1 below a process overview illustrates the sequence of activities that the different parties involved in the pre-coupling process of IDCC(a) must perform. Furthermore, this global overview illustrates clearly which kind of information each partner must send and receive. The timings below represent target deadlines and can be different in case of back-up scenarios, but still not exceed critical deadlines. </w:t>
      </w:r>
    </w:p>
    <w:p w:rsidRPr="00A70D65" w:rsidR="00EE5A01" w:rsidP="562F4398" w:rsidRDefault="00501481" w14:paraId="020C6D88" w14:textId="0526C68A">
      <w:pPr>
        <w:spacing w:after="240"/>
        <w:rPr>
          <w:i/>
          <w:iCs/>
        </w:rPr>
      </w:pPr>
      <w:r>
        <w:rPr>
          <w:noProof/>
        </w:rPr>
        <w:drawing>
          <wp:inline distT="0" distB="0" distL="0" distR="0" wp14:anchorId="0B1BEFCB" wp14:editId="72955EED">
            <wp:extent cx="5904230" cy="3262630"/>
            <wp:effectExtent l="0" t="0" r="1270" b="1270"/>
            <wp:docPr id="51115389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53890" name="Picture 1" descr="A black background with white text&#10;&#10;AI-generated content may be incorrect."/>
                    <pic:cNvPicPr/>
                  </pic:nvPicPr>
                  <pic:blipFill>
                    <a:blip r:embed="rId29"/>
                    <a:stretch>
                      <a:fillRect/>
                    </a:stretch>
                  </pic:blipFill>
                  <pic:spPr>
                    <a:xfrm>
                      <a:off x="0" y="0"/>
                      <a:ext cx="5904230" cy="3262630"/>
                    </a:xfrm>
                    <a:prstGeom prst="rect">
                      <a:avLst/>
                    </a:prstGeom>
                  </pic:spPr>
                </pic:pic>
              </a:graphicData>
            </a:graphic>
          </wp:inline>
        </w:drawing>
      </w:r>
      <w:r w:rsidRPr="00E8056C" w:rsidR="46BA94C3">
        <w:rPr>
          <w:i/>
          <w:iCs/>
        </w:rPr>
        <w:t>Figure 1: High Level Process flow for IDCC(a) (only Pre-coupling)</w:t>
      </w:r>
    </w:p>
    <w:p w:rsidR="005E3B83" w:rsidP="000A4806" w:rsidRDefault="7CF76B0A" w14:paraId="1BCA7B18" w14:textId="7F866EF4">
      <w:pPr>
        <w:spacing w:after="240"/>
      </w:pPr>
      <w:r>
        <w:t>The following sections describe the normal process and identify links to back-up and fallback processes for IDCC(a). Backup processes are detailed at the end of each chapter in the grey table.</w:t>
      </w:r>
    </w:p>
    <w:p w:rsidRPr="005E3B83" w:rsidR="00D82948" w:rsidP="000A4806" w:rsidRDefault="00D82948" w14:paraId="2A5A3EFD" w14:textId="65E57FDC">
      <w:pPr>
        <w:spacing w:after="240"/>
      </w:pPr>
    </w:p>
    <w:p w:rsidRPr="005E3B83" w:rsidR="005E3B83" w:rsidP="029219A7" w:rsidRDefault="029219A7" w14:paraId="41E0F93F" w14:textId="77777777">
      <w:pPr>
        <w:pStyle w:val="Heading2"/>
      </w:pPr>
      <w:bookmarkStart w:name="_Toc1595623104" w:id="92"/>
      <w:bookmarkStart w:name="_Toc1231384794" w:id="93"/>
      <w:bookmarkStart w:name="_Toc2087550705" w:id="94"/>
      <w:bookmarkStart w:name="_Toc224121651" w:id="95"/>
      <w:r>
        <w:t>Distribution of Initial Data</w:t>
      </w:r>
      <w:bookmarkEnd w:id="92"/>
      <w:bookmarkEnd w:id="93"/>
      <w:bookmarkEnd w:id="94"/>
      <w:bookmarkEnd w:id="95"/>
    </w:p>
    <w:p w:rsidR="101034C2" w:rsidP="101034C2" w:rsidRDefault="101034C2" w14:paraId="13A9126C" w14:textId="0EC44C35">
      <w:pPr>
        <w:spacing w:after="240"/>
      </w:pPr>
      <w:r>
        <w:t xml:space="preserve">This section describes the first step in the IDCC(a) process, being the distribution of an initial set of high-negative NTCs. As per release XBID 4.1, the automatic initiation of borders with zero AACs and high-negative NTCs is no longer mandatory. However, sending of high-negative NTCs is kept as a proactive testing of the communication between XBID and CCCt. </w:t>
      </w:r>
    </w:p>
    <w:tbl>
      <w:tblPr>
        <w:tblW w:w="9350" w:type="dxa"/>
        <w:tblLayout w:type="fixed"/>
        <w:tblLook w:val="04A0" w:firstRow="1" w:lastRow="0" w:firstColumn="1" w:lastColumn="0" w:noHBand="0" w:noVBand="1"/>
      </w:tblPr>
      <w:tblGrid>
        <w:gridCol w:w="2535"/>
        <w:gridCol w:w="875"/>
        <w:gridCol w:w="720"/>
        <w:gridCol w:w="720"/>
        <w:gridCol w:w="810"/>
        <w:gridCol w:w="900"/>
        <w:gridCol w:w="810"/>
        <w:gridCol w:w="900"/>
        <w:gridCol w:w="1080"/>
      </w:tblGrid>
      <w:tr w:rsidRPr="005E3B83" w:rsidR="0079625D" w:rsidTr="008078E8" w14:paraId="3B50C84A" w14:textId="77777777">
        <w:trPr>
          <w:trHeight w:val="422"/>
        </w:trPr>
        <w:tc>
          <w:tcPr>
            <w:tcW w:w="253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70470E61" w14:textId="3B9B3EAD">
            <w:pPr>
              <w:rPr>
                <w:sz w:val="14"/>
                <w:szCs w:val="14"/>
              </w:rPr>
            </w:pPr>
            <w:r>
              <w:rPr>
                <w:sz w:val="14"/>
                <w:szCs w:val="14"/>
              </w:rPr>
              <w:t>Activity</w:t>
            </w:r>
          </w:p>
        </w:tc>
        <w:tc>
          <w:tcPr>
            <w:tcW w:w="87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70FF80CB" w14:textId="77777777">
            <w:pPr>
              <w:rPr>
                <w:sz w:val="14"/>
                <w:szCs w:val="14"/>
              </w:rPr>
            </w:pPr>
            <w:r w:rsidRPr="00DE4520">
              <w:rPr>
                <w:sz w:val="14"/>
                <w:szCs w:val="14"/>
              </w:rPr>
              <w:t>Owner</w:t>
            </w:r>
          </w:p>
        </w:tc>
        <w:tc>
          <w:tcPr>
            <w:tcW w:w="72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14FCD8C5" w14:textId="77777777">
            <w:pPr>
              <w:rPr>
                <w:sz w:val="14"/>
                <w:szCs w:val="14"/>
              </w:rPr>
            </w:pPr>
            <w:r w:rsidRPr="00DE4520">
              <w:rPr>
                <w:sz w:val="14"/>
                <w:szCs w:val="14"/>
              </w:rPr>
              <w:t>Tool</w:t>
            </w:r>
          </w:p>
        </w:tc>
        <w:tc>
          <w:tcPr>
            <w:tcW w:w="72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4314BC22" w14:textId="77777777">
            <w:pPr>
              <w:rPr>
                <w:sz w:val="14"/>
                <w:szCs w:val="14"/>
              </w:rPr>
            </w:pPr>
            <w:r w:rsidRPr="00DE4520">
              <w:rPr>
                <w:sz w:val="14"/>
                <w:szCs w:val="14"/>
              </w:rPr>
              <w:t>Target Start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0D823188" w14:textId="77777777">
            <w:pPr>
              <w:rPr>
                <w:sz w:val="14"/>
                <w:szCs w:val="14"/>
              </w:rPr>
            </w:pPr>
            <w:r w:rsidRPr="00DE4520">
              <w:rPr>
                <w:sz w:val="14"/>
                <w:szCs w:val="14"/>
              </w:rPr>
              <w:t>Target End Time</w:t>
            </w:r>
          </w:p>
        </w:tc>
        <w:tc>
          <w:tcPr>
            <w:tcW w:w="9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56B2E554" w14:textId="77777777">
            <w:pPr>
              <w:rPr>
                <w:sz w:val="14"/>
                <w:szCs w:val="14"/>
              </w:rPr>
            </w:pPr>
            <w:r w:rsidRPr="00DE4520">
              <w:rPr>
                <w:sz w:val="14"/>
                <w:szCs w:val="14"/>
              </w:rPr>
              <w:t>Critical End Time</w:t>
            </w:r>
          </w:p>
        </w:tc>
        <w:tc>
          <w:tcPr>
            <w:tcW w:w="2790"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2814A6D4" w14:textId="77777777">
            <w:pPr>
              <w:rPr>
                <w:sz w:val="14"/>
                <w:szCs w:val="14"/>
              </w:rPr>
            </w:pPr>
            <w:r w:rsidRPr="00DE4520">
              <w:rPr>
                <w:sz w:val="14"/>
                <w:szCs w:val="14"/>
              </w:rPr>
              <w:t>Data Exchange</w:t>
            </w:r>
          </w:p>
        </w:tc>
      </w:tr>
      <w:tr w:rsidRPr="005E3B83" w:rsidR="00C36BCB" w:rsidTr="008078E8" w14:paraId="6BF43D46" w14:textId="77777777">
        <w:trPr>
          <w:trHeight w:val="332"/>
        </w:trPr>
        <w:tc>
          <w:tcPr>
            <w:tcW w:w="2535" w:type="dxa"/>
            <w:vMerge/>
            <w:vAlign w:val="center"/>
          </w:tcPr>
          <w:p w:rsidRPr="00DE4520" w:rsidR="0079625D" w:rsidP="000A4806" w:rsidRDefault="0079625D" w14:paraId="6F67592D" w14:textId="77777777">
            <w:pPr>
              <w:rPr>
                <w:sz w:val="14"/>
                <w:szCs w:val="14"/>
              </w:rPr>
            </w:pPr>
          </w:p>
        </w:tc>
        <w:tc>
          <w:tcPr>
            <w:tcW w:w="875" w:type="dxa"/>
            <w:vMerge/>
            <w:vAlign w:val="center"/>
          </w:tcPr>
          <w:p w:rsidRPr="00DE4520" w:rsidR="0079625D" w:rsidP="000A4806" w:rsidRDefault="0079625D" w14:paraId="6AD510ED" w14:textId="77777777">
            <w:pPr>
              <w:rPr>
                <w:sz w:val="14"/>
                <w:szCs w:val="14"/>
              </w:rPr>
            </w:pPr>
          </w:p>
        </w:tc>
        <w:tc>
          <w:tcPr>
            <w:tcW w:w="720" w:type="dxa"/>
            <w:vMerge/>
            <w:vAlign w:val="center"/>
          </w:tcPr>
          <w:p w:rsidRPr="00DE4520" w:rsidR="0079625D" w:rsidP="000A4806" w:rsidRDefault="0079625D" w14:paraId="0AF73E6D" w14:textId="77777777">
            <w:pPr>
              <w:rPr>
                <w:sz w:val="14"/>
                <w:szCs w:val="14"/>
              </w:rPr>
            </w:pPr>
          </w:p>
        </w:tc>
        <w:tc>
          <w:tcPr>
            <w:tcW w:w="720" w:type="dxa"/>
            <w:vMerge/>
            <w:vAlign w:val="center"/>
          </w:tcPr>
          <w:p w:rsidRPr="00DE4520" w:rsidR="0079625D" w:rsidP="000A4806" w:rsidRDefault="0079625D" w14:paraId="4A22857B" w14:textId="77777777">
            <w:pPr>
              <w:rPr>
                <w:sz w:val="14"/>
                <w:szCs w:val="14"/>
              </w:rPr>
            </w:pPr>
          </w:p>
        </w:tc>
        <w:tc>
          <w:tcPr>
            <w:tcW w:w="810" w:type="dxa"/>
            <w:vMerge/>
            <w:vAlign w:val="center"/>
          </w:tcPr>
          <w:p w:rsidRPr="00DE4520" w:rsidR="0079625D" w:rsidP="000A4806" w:rsidRDefault="0079625D" w14:paraId="2967AE21" w14:textId="77777777">
            <w:pPr>
              <w:rPr>
                <w:sz w:val="14"/>
                <w:szCs w:val="14"/>
              </w:rPr>
            </w:pPr>
          </w:p>
        </w:tc>
        <w:tc>
          <w:tcPr>
            <w:tcW w:w="900" w:type="dxa"/>
            <w:vMerge/>
            <w:vAlign w:val="center"/>
          </w:tcPr>
          <w:p w:rsidRPr="00DE4520" w:rsidR="0079625D" w:rsidP="000A4806" w:rsidRDefault="0079625D" w14:paraId="098FF7CA" w14:textId="77777777">
            <w:pPr>
              <w:rPr>
                <w:sz w:val="14"/>
                <w:szCs w:val="14"/>
              </w:rPr>
            </w:pPr>
          </w:p>
        </w:tc>
        <w:tc>
          <w:tcPr>
            <w:tcW w:w="810" w:type="dxa"/>
            <w:tcBorders>
              <w:top w:val="single" w:color="FFFFFF" w:themeColor="background1" w:sz="8" w:space="0"/>
              <w:left w:val="nil"/>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7321C504" w14:textId="77777777">
            <w:pPr>
              <w:rPr>
                <w:sz w:val="14"/>
                <w:szCs w:val="14"/>
              </w:rPr>
            </w:pPr>
            <w:r w:rsidRPr="00DE4520">
              <w:rPr>
                <w:sz w:val="14"/>
                <w:szCs w:val="14"/>
              </w:rPr>
              <w:t>Input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719012FA" w14:textId="77777777">
            <w:pPr>
              <w:rPr>
                <w:sz w:val="14"/>
                <w:szCs w:val="14"/>
              </w:rPr>
            </w:pPr>
            <w:r w:rsidRPr="00DE4520">
              <w:rPr>
                <w:sz w:val="14"/>
                <w:szCs w:val="14"/>
              </w:rPr>
              <w:t>Output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E4520" w:rsidR="0079625D" w:rsidP="000A4806" w:rsidRDefault="0079625D" w14:paraId="3F34E9A5" w14:textId="77777777">
            <w:pPr>
              <w:rPr>
                <w:sz w:val="14"/>
                <w:szCs w:val="14"/>
              </w:rPr>
            </w:pPr>
            <w:r w:rsidRPr="00DE4520">
              <w:rPr>
                <w:sz w:val="14"/>
                <w:szCs w:val="14"/>
              </w:rPr>
              <w:t>Counter part</w:t>
            </w:r>
          </w:p>
        </w:tc>
      </w:tr>
      <w:tr w:rsidR="00E8056C" w:rsidTr="00E8056C" w14:paraId="188A9B30" w14:textId="77777777">
        <w:trPr>
          <w:trHeight w:val="467"/>
        </w:trPr>
        <w:tc>
          <w:tcPr>
            <w:tcW w:w="253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08F96DD5" w14:textId="4DC04292">
            <w:pPr>
              <w:rPr>
                <w:sz w:val="14"/>
                <w:szCs w:val="14"/>
              </w:rPr>
            </w:pPr>
            <w:r>
              <w:rPr>
                <w:sz w:val="14"/>
                <w:szCs w:val="14"/>
              </w:rPr>
              <w:t>Open Initial TSO Data Receiving</w:t>
            </w:r>
          </w:p>
        </w:tc>
        <w:tc>
          <w:tcPr>
            <w:tcW w:w="87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421B2AF0" w14:textId="7813FB86">
            <w:pPr>
              <w:rPr>
                <w:sz w:val="14"/>
                <w:szCs w:val="14"/>
              </w:rPr>
            </w:pPr>
            <w:r w:rsidRPr="39159058">
              <w:rPr>
                <w:sz w:val="14"/>
                <w:szCs w:val="14"/>
              </w:rPr>
              <w:t>CCC</w:t>
            </w:r>
          </w:p>
        </w:tc>
        <w:tc>
          <w:tcPr>
            <w:tcW w:w="72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02764982" w14:textId="479A3165">
            <w:pPr>
              <w:rPr>
                <w:sz w:val="14"/>
                <w:szCs w:val="14"/>
              </w:rPr>
            </w:pPr>
            <w:r w:rsidRPr="39159058">
              <w:rPr>
                <w:sz w:val="14"/>
                <w:szCs w:val="14"/>
              </w:rPr>
              <w:t>CCCt</w:t>
            </w:r>
          </w:p>
        </w:tc>
        <w:tc>
          <w:tcPr>
            <w:tcW w:w="2430"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190A95FF" w14:textId="433D29B2">
            <w:pPr>
              <w:rPr>
                <w:sz w:val="14"/>
                <w:szCs w:val="14"/>
              </w:rPr>
            </w:pPr>
          </w:p>
          <w:p w:rsidR="00E8056C" w:rsidP="39159058" w:rsidRDefault="00E8056C" w14:paraId="3F2FD507" w14:textId="77777777">
            <w:pPr>
              <w:rPr>
                <w:sz w:val="14"/>
                <w:szCs w:val="14"/>
              </w:rPr>
            </w:pPr>
            <w:r w:rsidRPr="39159058">
              <w:rPr>
                <w:sz w:val="14"/>
                <w:szCs w:val="14"/>
              </w:rPr>
              <w:t>See HLBP timetable as referred to under ‘2. Related documents’</w:t>
            </w:r>
          </w:p>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29EE473B" w14:textId="77777777">
            <w:pPr>
              <w:rPr>
                <w:sz w:val="14"/>
                <w:szCs w:val="14"/>
              </w:rPr>
            </w:pPr>
            <w:r w:rsidRPr="39159058">
              <w:rPr>
                <w:sz w:val="14"/>
                <w:szCs w:val="14"/>
              </w:rPr>
              <w: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4270DEFD" w14:textId="77777777">
            <w:pPr>
              <w:rPr>
                <w:sz w:val="14"/>
                <w:szCs w:val="14"/>
              </w:rPr>
            </w:pPr>
            <w:r w:rsidRPr="39159058">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202D655C" w14:textId="77777777">
            <w:pPr>
              <w:rPr>
                <w:sz w:val="14"/>
                <w:szCs w:val="14"/>
              </w:rPr>
            </w:pPr>
            <w:r w:rsidRPr="39159058">
              <w:rPr>
                <w:sz w:val="14"/>
                <w:szCs w:val="14"/>
              </w:rPr>
              <w:t>-</w:t>
            </w:r>
          </w:p>
        </w:tc>
      </w:tr>
      <w:tr w:rsidR="00E8056C" w:rsidTr="00E8056C" w14:paraId="35FFC65F" w14:textId="77777777">
        <w:trPr>
          <w:trHeight w:val="512"/>
        </w:trPr>
        <w:tc>
          <w:tcPr>
            <w:tcW w:w="253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0D5CEE8F" w14:textId="63C6BF11">
            <w:pPr>
              <w:rPr>
                <w:sz w:val="14"/>
                <w:szCs w:val="14"/>
              </w:rPr>
            </w:pPr>
            <w:r>
              <w:rPr>
                <w:sz w:val="14"/>
                <w:szCs w:val="14"/>
              </w:rPr>
              <w:t>Open Individual Validation</w:t>
            </w:r>
          </w:p>
        </w:tc>
        <w:tc>
          <w:tcPr>
            <w:tcW w:w="87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3744461D" w14:textId="77777777">
            <w:pPr>
              <w:rPr>
                <w:sz w:val="14"/>
                <w:szCs w:val="14"/>
              </w:rPr>
            </w:pPr>
            <w:r w:rsidRPr="39159058">
              <w:rPr>
                <w:sz w:val="14"/>
                <w:szCs w:val="14"/>
              </w:rPr>
              <w:t>CCC</w:t>
            </w:r>
          </w:p>
        </w:tc>
        <w:tc>
          <w:tcPr>
            <w:tcW w:w="72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2F7DF180" w14:textId="77777777">
            <w:pPr>
              <w:rPr>
                <w:sz w:val="14"/>
                <w:szCs w:val="14"/>
              </w:rPr>
            </w:pPr>
            <w:r w:rsidRPr="39159058">
              <w:rPr>
                <w:sz w:val="14"/>
                <w:szCs w:val="14"/>
              </w:rPr>
              <w:t>CCCt</w:t>
            </w:r>
          </w:p>
        </w:tc>
        <w:tc>
          <w:tcPr>
            <w:tcW w:w="2430" w:type="dxa"/>
            <w:gridSpan w:val="3"/>
            <w:vMerge/>
            <w:tcBorders>
              <w:left w:val="single" w:color="FFFFFF" w:themeColor="background1" w:sz="8" w:space="0"/>
            </w:tcBorders>
            <w:tcMar>
              <w:left w:w="99" w:type="dxa"/>
              <w:right w:w="99" w:type="dxa"/>
            </w:tcMar>
            <w:vAlign w:val="center"/>
          </w:tcPr>
          <w:p w:rsidR="00E8056C" w:rsidRDefault="00E8056C" w14:paraId="7C604EB4" w14:textId="77777777"/>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12347666" w14:textId="77777777">
            <w:pPr>
              <w:rPr>
                <w:sz w:val="14"/>
                <w:szCs w:val="14"/>
              </w:rPr>
            </w:pPr>
            <w:r w:rsidRPr="39159058">
              <w:rPr>
                <w:sz w:val="14"/>
                <w:szCs w:val="14"/>
              </w:rPr>
              <w: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2F2D26D2" w14:textId="77777777">
            <w:pPr>
              <w:rPr>
                <w:sz w:val="14"/>
                <w:szCs w:val="14"/>
              </w:rPr>
            </w:pPr>
            <w:r w:rsidRPr="39159058">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52E7657F" w14:textId="77777777">
            <w:pPr>
              <w:rPr>
                <w:sz w:val="14"/>
                <w:szCs w:val="14"/>
              </w:rPr>
            </w:pPr>
            <w:r w:rsidRPr="39159058">
              <w:rPr>
                <w:sz w:val="14"/>
                <w:szCs w:val="14"/>
              </w:rPr>
              <w:t>-</w:t>
            </w:r>
          </w:p>
        </w:tc>
      </w:tr>
      <w:tr w:rsidR="00E8056C" w:rsidTr="00EC7C5A" w14:paraId="3A875F0C" w14:textId="77777777">
        <w:trPr>
          <w:trHeight w:val="602"/>
        </w:trPr>
        <w:tc>
          <w:tcPr>
            <w:tcW w:w="253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68C4A572" w14:textId="5A9CDBD2">
            <w:pPr>
              <w:rPr>
                <w:sz w:val="14"/>
                <w:szCs w:val="14"/>
              </w:rPr>
            </w:pPr>
            <w:r w:rsidRPr="39159058">
              <w:rPr>
                <w:sz w:val="14"/>
                <w:szCs w:val="14"/>
              </w:rPr>
              <w:t xml:space="preserve">Open </w:t>
            </w:r>
            <w:r>
              <w:rPr>
                <w:sz w:val="14"/>
                <w:szCs w:val="14"/>
              </w:rPr>
              <w:t>gates for AC</w:t>
            </w:r>
          </w:p>
        </w:tc>
        <w:tc>
          <w:tcPr>
            <w:tcW w:w="87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7E437696" w14:textId="1319E510">
            <w:pPr>
              <w:rPr>
                <w:sz w:val="14"/>
                <w:szCs w:val="14"/>
              </w:rPr>
            </w:pPr>
            <w:r w:rsidRPr="39159058">
              <w:rPr>
                <w:sz w:val="14"/>
                <w:szCs w:val="14"/>
              </w:rPr>
              <w:t>CCC</w:t>
            </w:r>
          </w:p>
        </w:tc>
        <w:tc>
          <w:tcPr>
            <w:tcW w:w="72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120E69AB" w14:textId="28F8020C">
            <w:pPr>
              <w:rPr>
                <w:sz w:val="14"/>
                <w:szCs w:val="14"/>
              </w:rPr>
            </w:pPr>
            <w:r w:rsidRPr="39159058">
              <w:rPr>
                <w:sz w:val="14"/>
                <w:szCs w:val="14"/>
              </w:rPr>
              <w:t>CCCt</w:t>
            </w:r>
          </w:p>
        </w:tc>
        <w:tc>
          <w:tcPr>
            <w:tcW w:w="2430" w:type="dxa"/>
            <w:gridSpan w:val="3"/>
            <w:vMerge/>
            <w:tcBorders>
              <w:left w:val="single" w:color="FFFFFF" w:themeColor="background1" w:sz="8" w:space="0"/>
            </w:tcBorders>
            <w:tcMar>
              <w:left w:w="99" w:type="dxa"/>
              <w:right w:w="99" w:type="dxa"/>
            </w:tcMar>
            <w:vAlign w:val="center"/>
          </w:tcPr>
          <w:p w:rsidR="00E8056C" w:rsidRDefault="00E8056C" w14:paraId="61BC285C" w14:textId="77777777"/>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47E07A7B" w14:textId="4EA9EFAA">
            <w:pPr>
              <w:rPr>
                <w:sz w:val="14"/>
                <w:szCs w:val="14"/>
              </w:rPr>
            </w:pPr>
            <w:r>
              <w:rPr>
                <w:sz w:val="14"/>
                <w:szCs w:val="14"/>
              </w:rPr>
              <w:t>ACs</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7C4DBFB0" w14:textId="77777777">
            <w:pPr>
              <w:rPr>
                <w:sz w:val="14"/>
                <w:szCs w:val="14"/>
              </w:rPr>
            </w:pPr>
            <w:r w:rsidRPr="39159058">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2D19AF9B" w14:textId="685C2792">
            <w:pPr>
              <w:rPr>
                <w:sz w:val="14"/>
                <w:szCs w:val="14"/>
              </w:rPr>
            </w:pPr>
            <w:r>
              <w:rPr>
                <w:sz w:val="14"/>
                <w:szCs w:val="14"/>
              </w:rPr>
              <w:t>PSE</w:t>
            </w:r>
          </w:p>
        </w:tc>
      </w:tr>
      <w:tr w:rsidR="00E8056C" w:rsidTr="00E8056C" w14:paraId="200D3CB9" w14:textId="77777777">
        <w:trPr>
          <w:trHeight w:val="512"/>
        </w:trPr>
        <w:tc>
          <w:tcPr>
            <w:tcW w:w="253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510D8758" w14:textId="3266EB93">
            <w:pPr>
              <w:rPr>
                <w:sz w:val="14"/>
                <w:szCs w:val="14"/>
              </w:rPr>
            </w:pPr>
            <w:r>
              <w:rPr>
                <w:sz w:val="14"/>
                <w:szCs w:val="14"/>
              </w:rPr>
              <w:t>Enable AC Forwarding</w:t>
            </w:r>
          </w:p>
        </w:tc>
        <w:tc>
          <w:tcPr>
            <w:tcW w:w="87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53B742E5" w14:textId="77777777">
            <w:pPr>
              <w:rPr>
                <w:sz w:val="14"/>
                <w:szCs w:val="14"/>
              </w:rPr>
            </w:pPr>
            <w:r w:rsidRPr="39159058">
              <w:rPr>
                <w:sz w:val="14"/>
                <w:szCs w:val="14"/>
              </w:rPr>
              <w:t>CCC</w:t>
            </w:r>
          </w:p>
        </w:tc>
        <w:tc>
          <w:tcPr>
            <w:tcW w:w="72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3032FBD6" w14:textId="77777777">
            <w:pPr>
              <w:rPr>
                <w:sz w:val="14"/>
                <w:szCs w:val="14"/>
              </w:rPr>
            </w:pPr>
            <w:r w:rsidRPr="39159058">
              <w:rPr>
                <w:sz w:val="14"/>
                <w:szCs w:val="14"/>
              </w:rPr>
              <w:t>CCCt</w:t>
            </w:r>
          </w:p>
        </w:tc>
        <w:tc>
          <w:tcPr>
            <w:tcW w:w="2430" w:type="dxa"/>
            <w:gridSpan w:val="3"/>
            <w:vMerge/>
            <w:tcBorders>
              <w:left w:val="single" w:color="FFFFFF" w:themeColor="background1" w:sz="8" w:space="0"/>
            </w:tcBorders>
            <w:tcMar>
              <w:left w:w="99" w:type="dxa"/>
              <w:right w:w="99" w:type="dxa"/>
            </w:tcMar>
            <w:vAlign w:val="center"/>
          </w:tcPr>
          <w:p w:rsidR="00E8056C" w:rsidRDefault="00E8056C" w14:paraId="046C707A" w14:textId="77777777"/>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014DC4BC" w14:textId="31683095">
            <w:pPr>
              <w:rPr>
                <w:sz w:val="14"/>
                <w:szCs w:val="14"/>
              </w:rPr>
            </w:pP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7F042C5D" w14:textId="051C973A">
            <w:pPr>
              <w:rPr>
                <w:sz w:val="14"/>
                <w:szCs w:val="14"/>
              </w:rPr>
            </w:pPr>
            <w:r>
              <w:rPr>
                <w:sz w:val="14"/>
                <w:szCs w:val="14"/>
              </w:rPr>
              <w:t>ACs</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3173874B" w14:textId="34E25068">
            <w:pPr>
              <w:rPr>
                <w:sz w:val="14"/>
                <w:szCs w:val="14"/>
              </w:rPr>
            </w:pPr>
          </w:p>
        </w:tc>
      </w:tr>
      <w:tr w:rsidRPr="005E3B83" w:rsidR="00E8056C" w:rsidTr="00E8056C" w14:paraId="7E452E14" w14:textId="77777777">
        <w:trPr>
          <w:trHeight w:val="791"/>
        </w:trPr>
        <w:tc>
          <w:tcPr>
            <w:tcW w:w="253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32C2FEC2" w14:textId="77777777">
            <w:pPr>
              <w:rPr>
                <w:sz w:val="14"/>
                <w:szCs w:val="14"/>
              </w:rPr>
            </w:pPr>
            <w:r w:rsidRPr="39159058">
              <w:rPr>
                <w:sz w:val="14"/>
                <w:szCs w:val="14"/>
              </w:rPr>
              <w:t>Distribute High Negative NTCs</w:t>
            </w:r>
          </w:p>
        </w:tc>
        <w:tc>
          <w:tcPr>
            <w:tcW w:w="8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77C22B8E" w14:textId="77777777">
            <w:pPr>
              <w:rPr>
                <w:sz w:val="14"/>
                <w:szCs w:val="14"/>
              </w:rPr>
            </w:pPr>
            <w:r w:rsidRPr="39159058">
              <w:rPr>
                <w:sz w:val="14"/>
                <w:szCs w:val="14"/>
              </w:rPr>
              <w:t>CCC</w:t>
            </w:r>
          </w:p>
        </w:tc>
        <w:tc>
          <w:tcPr>
            <w:tcW w:w="7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49C17040" w14:textId="77777777">
            <w:pPr>
              <w:rPr>
                <w:sz w:val="14"/>
                <w:szCs w:val="14"/>
              </w:rPr>
            </w:pPr>
            <w:r w:rsidRPr="39159058">
              <w:rPr>
                <w:sz w:val="14"/>
                <w:szCs w:val="14"/>
              </w:rPr>
              <w:t>CCCt</w:t>
            </w:r>
          </w:p>
        </w:tc>
        <w:tc>
          <w:tcPr>
            <w:tcW w:w="2430" w:type="dxa"/>
            <w:gridSpan w:val="3"/>
            <w:vMerge/>
            <w:tcBorders>
              <w:left w:val="single" w:color="FFFFFF" w:themeColor="background1" w:sz="8" w:space="0"/>
            </w:tcBorders>
            <w:tcMar>
              <w:left w:w="99" w:type="dxa"/>
              <w:right w:w="99" w:type="dxa"/>
            </w:tcMar>
            <w:vAlign w:val="center"/>
          </w:tcPr>
          <w:p w:rsidRPr="00DE4520" w:rsidR="00E8056C" w:rsidP="000A4806" w:rsidRDefault="00E8056C" w14:paraId="3EE1E792" w14:textId="77777777">
            <w:pPr>
              <w:rPr>
                <w:sz w:val="14"/>
                <w:szCs w:val="14"/>
              </w:rPr>
            </w:pPr>
          </w:p>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E4520" w:rsidR="00E8056C" w:rsidP="000A4806" w:rsidRDefault="00E8056C" w14:paraId="7B7D9EFB" w14:textId="530E0D20">
            <w:pPr>
              <w:rPr>
                <w:sz w:val="14"/>
                <w:szCs w:val="14"/>
              </w:rPr>
            </w:pPr>
            <w:r w:rsidRPr="39159058">
              <w:rPr>
                <w:sz w:val="14"/>
                <w:szCs w:val="14"/>
              </w:rPr>
              <w:t>-</w:t>
            </w: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E4520" w:rsidR="00E8056C" w:rsidP="39159058" w:rsidRDefault="00E8056C" w14:paraId="1D490650" w14:textId="44DD1A74">
            <w:pPr>
              <w:rPr>
                <w:sz w:val="14"/>
                <w:szCs w:val="14"/>
              </w:rPr>
            </w:pPr>
            <w:r w:rsidRPr="39159058">
              <w:rPr>
                <w:sz w:val="14"/>
                <w:szCs w:val="14"/>
              </w:rPr>
              <w:t>NTCs for all Core borders</w:t>
            </w:r>
          </w:p>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E4520" w:rsidR="00E8056C" w:rsidP="39159058" w:rsidRDefault="00E8056C" w14:paraId="4CE4FB2C" w14:textId="77777777">
            <w:pPr>
              <w:rPr>
                <w:sz w:val="14"/>
                <w:szCs w:val="14"/>
              </w:rPr>
            </w:pPr>
            <w:r w:rsidRPr="6FA6F48F">
              <w:rPr>
                <w:sz w:val="14"/>
                <w:szCs w:val="14"/>
              </w:rPr>
              <w:t>XBID</w:t>
            </w:r>
          </w:p>
          <w:p w:rsidRPr="00DE4520" w:rsidR="00E8056C" w:rsidP="39159058" w:rsidRDefault="00E8056C" w14:paraId="1583D9BF" w14:textId="7AF810FB">
            <w:pPr>
              <w:rPr>
                <w:sz w:val="14"/>
                <w:szCs w:val="14"/>
              </w:rPr>
            </w:pPr>
          </w:p>
        </w:tc>
      </w:tr>
      <w:tr w:rsidRPr="005E3B83" w:rsidR="00E8056C" w:rsidTr="00E8056C" w14:paraId="453B60D3" w14:textId="77777777">
        <w:trPr>
          <w:trHeight w:val="620"/>
        </w:trPr>
        <w:tc>
          <w:tcPr>
            <w:tcW w:w="253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39159058" w:rsidR="00E8056C" w:rsidP="39159058" w:rsidRDefault="00E8056C" w14:paraId="6A02530A" w14:textId="11F9ACE6">
            <w:pPr>
              <w:rPr>
                <w:sz w:val="14"/>
                <w:szCs w:val="14"/>
              </w:rPr>
            </w:pPr>
            <w:r>
              <w:rPr>
                <w:sz w:val="14"/>
                <w:szCs w:val="14"/>
              </w:rPr>
              <w:t>Create Initial version of Fallback Report</w:t>
            </w:r>
          </w:p>
        </w:tc>
        <w:tc>
          <w:tcPr>
            <w:tcW w:w="8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39159058" w:rsidR="00E8056C" w:rsidP="39159058" w:rsidRDefault="00E8056C" w14:paraId="7638960C" w14:textId="548A4254">
            <w:pPr>
              <w:rPr>
                <w:sz w:val="14"/>
                <w:szCs w:val="14"/>
              </w:rPr>
            </w:pPr>
            <w:r>
              <w:rPr>
                <w:sz w:val="14"/>
                <w:szCs w:val="14"/>
              </w:rPr>
              <w:t>CCC</w:t>
            </w:r>
          </w:p>
        </w:tc>
        <w:tc>
          <w:tcPr>
            <w:tcW w:w="7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39159058" w:rsidR="00E8056C" w:rsidP="39159058" w:rsidRDefault="00E8056C" w14:paraId="73E14E61" w14:textId="12EFF147">
            <w:pPr>
              <w:rPr>
                <w:sz w:val="14"/>
                <w:szCs w:val="14"/>
              </w:rPr>
            </w:pPr>
            <w:r>
              <w:rPr>
                <w:sz w:val="14"/>
                <w:szCs w:val="14"/>
              </w:rPr>
              <w:t>CCCt</w:t>
            </w:r>
          </w:p>
        </w:tc>
        <w:tc>
          <w:tcPr>
            <w:tcW w:w="2430" w:type="dxa"/>
            <w:gridSpan w:val="3"/>
            <w:vMerge/>
            <w:tcBorders>
              <w:left w:val="single" w:color="FFFFFF" w:themeColor="background1" w:sz="8" w:space="0"/>
            </w:tcBorders>
            <w:tcMar>
              <w:left w:w="99" w:type="dxa"/>
              <w:right w:w="99" w:type="dxa"/>
            </w:tcMar>
            <w:vAlign w:val="center"/>
          </w:tcPr>
          <w:p w:rsidRPr="00DE4520" w:rsidR="00E8056C" w:rsidP="000A4806" w:rsidRDefault="00E8056C" w14:paraId="2588E164" w14:textId="77777777">
            <w:pPr>
              <w:rPr>
                <w:sz w:val="14"/>
                <w:szCs w:val="14"/>
              </w:rPr>
            </w:pPr>
          </w:p>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39159058" w:rsidR="00E8056C" w:rsidP="000A4806" w:rsidRDefault="00E8056C" w14:paraId="0F3B8070" w14:textId="77777777">
            <w:pPr>
              <w:rPr>
                <w:sz w:val="14"/>
                <w:szCs w:val="14"/>
              </w:rPr>
            </w:pP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39159058" w:rsidR="00E8056C" w:rsidP="39159058" w:rsidRDefault="00E8056C" w14:paraId="78BB0A9F" w14:textId="77777777">
            <w:pPr>
              <w:rPr>
                <w:sz w:val="14"/>
                <w:szCs w:val="14"/>
              </w:rPr>
            </w:pPr>
          </w:p>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8056C" w:rsidP="39159058" w:rsidRDefault="00E8056C" w14:paraId="3A936FF8" w14:textId="77777777">
            <w:pPr>
              <w:rPr>
                <w:sz w:val="14"/>
                <w:szCs w:val="14"/>
              </w:rPr>
            </w:pPr>
          </w:p>
        </w:tc>
      </w:tr>
    </w:tbl>
    <w:p w:rsidRPr="005E3B83" w:rsidR="005E3B83" w:rsidP="00B47D5C" w:rsidRDefault="005E3B83" w14:paraId="320ECD01" w14:textId="77777777">
      <w:pPr>
        <w:pStyle w:val="Heading3"/>
      </w:pPr>
      <w:bookmarkStart w:name="_Toc1393247700" w:id="96"/>
      <w:bookmarkStart w:name="_Toc1373250566" w:id="97"/>
      <w:r w:rsidRPr="005E3B83">
        <w:t>Backup and Fallback processes</w:t>
      </w:r>
      <w:bookmarkEnd w:id="96"/>
      <w:bookmarkEnd w:id="97"/>
    </w:p>
    <w:p w:rsidRPr="005E3B83" w:rsidR="005E3B83" w:rsidP="000A4806" w:rsidRDefault="1350F9F4" w14:paraId="08642CFC" w14:textId="20FCC17F">
      <w:pPr>
        <w:spacing w:after="240"/>
      </w:pPr>
      <w:r>
        <w:t xml:space="preserve">As soon as an issue with the CCCt is identified (e.g. blocking the process to run normally), as a general principle the CCC will try to solve the issue and if isn’t possible, reach out to Unicorn IDCC helpdesk (call, e-mail). In the event the issue is related to a problem at level of XBID, the CCC shall call hotline / create ticket in IMT (DBAG ticketing, naming of ticket in line with the guidelines for registration of tickets in XBID MT) on behalf of Core TSOs in function of the process described below, and following the prescribed procedures and HLBP timings for which a link has been provided in section 2 “Reference Documents”. The following fallbacks/backups need to be triggered and finished before the corresponding timing as indicated in the HLBP excel file, as can be found in the reference documents. The back-ups must be triggered as soon as Target end time (TET) is reached and until critical end time (CET). In addition to this, as a general principle CCC operators will always try to provide capacities to XBID via CCCt and if not possible the back-up channel for file provisioning to XBID is per XBID sFTP server. </w:t>
      </w:r>
      <w:r w:rsidRPr="1350F9F4">
        <w:rPr>
          <w:b/>
          <w:bCs/>
        </w:rPr>
        <w:t>CCC will not manually provide input files via XBID GUI, this is not a back-up channel used by CCC. To the extent that primary channel (ECP) and back-up channel (sFTP) are down, the leading RCC contacts back-up RCC for provisioning of input files to XBID per back-up channel (sFTP). If both RCCs are not able to provide input files, then XBID Incident Management procedure is to be followed, that could lead to an Incident Committee where appropriate actions are agreed. This could lead to a request to CCC to manually provide files to Core TSOs.</w:t>
      </w:r>
    </w:p>
    <w:tbl>
      <w:tblPr>
        <w:tblW w:w="9208" w:type="dxa"/>
        <w:tblLayout w:type="fixed"/>
        <w:tblLook w:val="06A0" w:firstRow="1" w:lastRow="0" w:firstColumn="1" w:lastColumn="0" w:noHBand="1" w:noVBand="1"/>
      </w:tblPr>
      <w:tblGrid>
        <w:gridCol w:w="663"/>
        <w:gridCol w:w="839"/>
        <w:gridCol w:w="1098"/>
        <w:gridCol w:w="4328"/>
        <w:gridCol w:w="659"/>
        <w:gridCol w:w="826"/>
        <w:gridCol w:w="795"/>
      </w:tblGrid>
      <w:tr w:rsidRPr="005E3B83" w:rsidR="005E3B83" w:rsidTr="120151DD" w14:paraId="09956821" w14:textId="77777777">
        <w:trPr>
          <w:trHeight w:val="675"/>
        </w:trPr>
        <w:tc>
          <w:tcPr>
            <w:tcW w:w="663"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487E3B" w:rsidR="005E3B83" w:rsidP="000A4806" w:rsidRDefault="005E3B83" w14:paraId="061E6A09" w14:textId="77777777">
            <w:pPr>
              <w:rPr>
                <w:sz w:val="14"/>
                <w:szCs w:val="14"/>
              </w:rPr>
            </w:pPr>
            <w:r w:rsidRPr="00487E3B">
              <w:rPr>
                <w:sz w:val="14"/>
                <w:szCs w:val="14"/>
              </w:rPr>
              <w:t>Backup ID</w:t>
            </w:r>
          </w:p>
        </w:tc>
        <w:tc>
          <w:tcPr>
            <w:tcW w:w="83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487E3B" w:rsidR="005E3B83" w:rsidP="000A4806" w:rsidRDefault="005E3B83" w14:paraId="57D68E5F" w14:textId="77777777">
            <w:pPr>
              <w:rPr>
                <w:sz w:val="14"/>
                <w:szCs w:val="14"/>
              </w:rPr>
            </w:pPr>
            <w:r w:rsidRPr="00487E3B">
              <w:rPr>
                <w:sz w:val="14"/>
                <w:szCs w:val="14"/>
              </w:rPr>
              <w:t>Process Step</w:t>
            </w:r>
          </w:p>
        </w:tc>
        <w:tc>
          <w:tcPr>
            <w:tcW w:w="109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487E3B" w:rsidR="005E3B83" w:rsidP="000A4806" w:rsidRDefault="005E3B83" w14:paraId="5D20A7B4" w14:textId="77777777">
            <w:pPr>
              <w:rPr>
                <w:sz w:val="14"/>
                <w:szCs w:val="14"/>
              </w:rPr>
            </w:pPr>
            <w:r w:rsidRPr="00487E3B">
              <w:rPr>
                <w:sz w:val="14"/>
                <w:szCs w:val="14"/>
              </w:rPr>
              <w:t>Description</w:t>
            </w:r>
          </w:p>
        </w:tc>
        <w:tc>
          <w:tcPr>
            <w:tcW w:w="432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487E3B" w:rsidR="005E3B83" w:rsidP="000A4806" w:rsidRDefault="005E3B83" w14:paraId="48CE9263" w14:textId="77777777">
            <w:pPr>
              <w:rPr>
                <w:sz w:val="14"/>
                <w:szCs w:val="14"/>
              </w:rPr>
            </w:pPr>
            <w:r w:rsidRPr="00487E3B">
              <w:rPr>
                <w:sz w:val="14"/>
                <w:szCs w:val="14"/>
              </w:rPr>
              <w:t>Solution/Action</w:t>
            </w:r>
          </w:p>
        </w:tc>
        <w:tc>
          <w:tcPr>
            <w:tcW w:w="65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487E3B" w:rsidR="005E3B83" w:rsidP="000A4806" w:rsidRDefault="005E3B83" w14:paraId="37D2AC51" w14:textId="77777777">
            <w:pPr>
              <w:rPr>
                <w:sz w:val="14"/>
                <w:szCs w:val="14"/>
              </w:rPr>
            </w:pPr>
            <w:r w:rsidRPr="00487E3B">
              <w:rPr>
                <w:sz w:val="14"/>
                <w:szCs w:val="14"/>
              </w:rPr>
              <w:t>Owner</w:t>
            </w:r>
          </w:p>
        </w:tc>
        <w:tc>
          <w:tcPr>
            <w:tcW w:w="82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487E3B" w:rsidR="005E3B83" w:rsidP="000A4806" w:rsidRDefault="005E3B83" w14:paraId="28297CCA" w14:textId="77777777">
            <w:pPr>
              <w:rPr>
                <w:sz w:val="14"/>
                <w:szCs w:val="14"/>
              </w:rPr>
            </w:pPr>
            <w:r w:rsidRPr="00487E3B">
              <w:rPr>
                <w:sz w:val="14"/>
                <w:szCs w:val="14"/>
              </w:rPr>
              <w:t>Tool</w:t>
            </w:r>
          </w:p>
        </w:tc>
        <w:tc>
          <w:tcPr>
            <w:tcW w:w="795" w:type="dxa"/>
            <w:tcBorders>
              <w:top w:val="nil"/>
              <w:left w:val="single" w:color="FFFFFF" w:themeColor="background1" w:sz="8" w:space="0"/>
              <w:bottom w:val="nil"/>
              <w:right w:val="nil"/>
            </w:tcBorders>
            <w:shd w:val="clear" w:color="auto" w:fill="2F2F2F" w:themeFill="text2" w:themeFillShade="80"/>
            <w:vAlign w:val="center"/>
          </w:tcPr>
          <w:p w:rsidRPr="00487E3B" w:rsidR="005E3B83" w:rsidP="000A4806" w:rsidRDefault="005E3B83" w14:paraId="5AA5114C" w14:textId="77777777">
            <w:pPr>
              <w:rPr>
                <w:sz w:val="14"/>
                <w:szCs w:val="14"/>
              </w:rPr>
            </w:pPr>
            <w:r w:rsidRPr="00487E3B">
              <w:rPr>
                <w:sz w:val="14"/>
                <w:szCs w:val="14"/>
              </w:rPr>
              <w:t>Email Template #</w:t>
            </w:r>
          </w:p>
        </w:tc>
      </w:tr>
      <w:tr w:rsidRPr="005E3B83" w:rsidR="005E3B83" w:rsidTr="120151DD" w14:paraId="1AC3DE06" w14:textId="77777777">
        <w:trPr>
          <w:trHeight w:val="655"/>
        </w:trPr>
        <w:tc>
          <w:tcPr>
            <w:tcW w:w="663"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487E3B" w:rsidR="005E3B83" w:rsidP="000A4806" w:rsidRDefault="005E3B83" w14:paraId="43C87375" w14:textId="77777777">
            <w:pPr>
              <w:rPr>
                <w:sz w:val="14"/>
                <w:szCs w:val="14"/>
              </w:rPr>
            </w:pPr>
            <w:r w:rsidRPr="00487E3B">
              <w:rPr>
                <w:sz w:val="14"/>
                <w:szCs w:val="14"/>
              </w:rPr>
              <w:t>ID1_1</w:t>
            </w:r>
          </w:p>
        </w:tc>
        <w:tc>
          <w:tcPr>
            <w:tcW w:w="839" w:type="dxa"/>
            <w:tcBorders>
              <w:top w:val="single" w:color="FFFFFF" w:themeColor="background1" w:sz="8" w:space="0"/>
              <w:left w:val="single" w:color="FFFFFF" w:themeColor="background1" w:sz="8" w:space="0"/>
              <w:bottom w:val="single" w:color="FFFFFF" w:themeColor="background1" w:sz="4" w:space="0"/>
              <w:right w:val="single" w:color="FFFFFF" w:themeColor="background1" w:sz="8" w:space="0"/>
            </w:tcBorders>
            <w:shd w:val="clear" w:color="auto" w:fill="BFBFBF" w:themeFill="background1" w:themeFillShade="BF"/>
            <w:vAlign w:val="center"/>
          </w:tcPr>
          <w:p w:rsidRPr="00487E3B" w:rsidR="005E3B83" w:rsidP="000A4806" w:rsidRDefault="005E3B83" w14:paraId="7C02358E" w14:textId="77777777">
            <w:pPr>
              <w:rPr>
                <w:sz w:val="14"/>
                <w:szCs w:val="14"/>
              </w:rPr>
            </w:pPr>
            <w:r w:rsidRPr="00487E3B">
              <w:rPr>
                <w:sz w:val="14"/>
                <w:szCs w:val="14"/>
              </w:rPr>
              <w:t>Distribution of Initial Data</w:t>
            </w:r>
          </w:p>
        </w:tc>
        <w:tc>
          <w:tcPr>
            <w:tcW w:w="1098"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5DCAF8D7" w:rsidP="5DCAF8D7" w:rsidRDefault="5DCAF8D7" w14:paraId="7EE8F916" w14:textId="74D22A5C">
            <w:pPr>
              <w:rPr>
                <w:sz w:val="14"/>
                <w:szCs w:val="14"/>
              </w:rPr>
            </w:pPr>
            <w:r w:rsidRPr="5DCAF8D7">
              <w:rPr>
                <w:sz w:val="14"/>
                <w:szCs w:val="14"/>
              </w:rPr>
              <w:t>Missing or negative ACK for high-negative NTCs (ID-921)</w:t>
            </w:r>
          </w:p>
          <w:p w:rsidRPr="00487E3B" w:rsidR="005E3B83" w:rsidP="000A4806" w:rsidRDefault="005E3B83" w14:paraId="7BCD718F" w14:textId="48E3E0BC">
            <w:pPr>
              <w:rPr>
                <w:sz w:val="14"/>
                <w:szCs w:val="14"/>
              </w:rPr>
            </w:pPr>
          </w:p>
        </w:tc>
        <w:tc>
          <w:tcPr>
            <w:tcW w:w="432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1D9F87BB" w:rsidP="1D9F87BB" w:rsidRDefault="1D9F87BB" w14:paraId="56C856AF" w14:textId="3BF20DD5">
            <w:pPr>
              <w:rPr>
                <w:sz w:val="14"/>
                <w:szCs w:val="14"/>
              </w:rPr>
            </w:pPr>
            <w:r w:rsidRPr="1D9F87BB">
              <w:rPr>
                <w:sz w:val="14"/>
                <w:szCs w:val="14"/>
              </w:rPr>
              <w:t xml:space="preserve">1. Immediately request USY to investigate issue. </w:t>
            </w:r>
          </w:p>
          <w:p w:rsidR="1D9F87BB" w:rsidP="1D9F87BB" w:rsidRDefault="1D9F87BB" w14:paraId="42269709" w14:textId="083E48C8">
            <w:pPr>
              <w:rPr>
                <w:sz w:val="14"/>
                <w:szCs w:val="14"/>
              </w:rPr>
            </w:pPr>
          </w:p>
          <w:p w:rsidR="1D9F87BB" w:rsidP="1D9F87BB" w:rsidRDefault="1D9F87BB" w14:paraId="48B864C8" w14:textId="53B8FD1C">
            <w:r w:rsidRPr="1D9F87BB">
              <w:rPr>
                <w:sz w:val="14"/>
                <w:szCs w:val="14"/>
              </w:rPr>
              <w:t>In parallel and to test secondary channel:</w:t>
            </w:r>
          </w:p>
          <w:p w:rsidR="1D9F87BB" w:rsidP="1D9F87BB" w:rsidRDefault="1D9F87BB" w14:paraId="4980C810" w14:textId="6930B7B5">
            <w:pPr>
              <w:rPr>
                <w:sz w:val="14"/>
                <w:szCs w:val="14"/>
              </w:rPr>
            </w:pPr>
          </w:p>
          <w:p w:rsidRPr="006766ED" w:rsidR="1D9F87BB" w:rsidP="1D9F87BB" w:rsidRDefault="120151DD" w14:paraId="277314F7" w14:textId="065557D6">
            <w:pPr>
              <w:rPr>
                <w:sz w:val="14"/>
                <w:szCs w:val="14"/>
              </w:rPr>
            </w:pPr>
            <w:r w:rsidRPr="120151DD">
              <w:rPr>
                <w:sz w:val="14"/>
                <w:szCs w:val="14"/>
              </w:rPr>
              <w:t xml:space="preserve">2. Download High Neg. NTCs from CCCt  </w:t>
            </w:r>
          </w:p>
          <w:p w:rsidRPr="006766ED" w:rsidR="1D9F87BB" w:rsidP="1D9F87BB" w:rsidRDefault="1D9F87BB" w14:paraId="2119170E" w14:textId="6F623648">
            <w:pPr>
              <w:rPr>
                <w:sz w:val="14"/>
                <w:szCs w:val="14"/>
              </w:rPr>
            </w:pPr>
            <w:r w:rsidRPr="1D9F87BB">
              <w:rPr>
                <w:sz w:val="14"/>
                <w:szCs w:val="14"/>
              </w:rPr>
              <w:t xml:space="preserve">3. Submit to XBID via sFTP and wait for positive ACK. </w:t>
            </w:r>
          </w:p>
          <w:p w:rsidRPr="006766ED" w:rsidR="1D9F87BB" w:rsidP="1D9F87BB" w:rsidRDefault="1D9F87BB" w14:paraId="456C0DA6" w14:textId="726DE406">
            <w:pPr>
              <w:rPr>
                <w:sz w:val="14"/>
                <w:szCs w:val="14"/>
              </w:rPr>
            </w:pPr>
            <w:r w:rsidRPr="1D9F87BB">
              <w:rPr>
                <w:sz w:val="14"/>
                <w:szCs w:val="14"/>
              </w:rPr>
              <w:t>4. If submitting through secondary channel also fails, request DBAG Helpdesk to investigate the issue.</w:t>
            </w:r>
          </w:p>
          <w:p w:rsidRPr="00487E3B" w:rsidR="005E3B83" w:rsidP="000A4806" w:rsidRDefault="005E3B83" w14:paraId="0C7C12AA" w14:textId="72891F42">
            <w:pPr>
              <w:rPr>
                <w:sz w:val="14"/>
                <w:szCs w:val="14"/>
              </w:rPr>
            </w:pPr>
          </w:p>
        </w:tc>
        <w:tc>
          <w:tcPr>
            <w:tcW w:w="659"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487E3B" w:rsidR="005E3B83" w:rsidP="000A4806" w:rsidRDefault="005E3B83" w14:paraId="0EE4CE3D" w14:textId="77777777">
            <w:pPr>
              <w:rPr>
                <w:sz w:val="14"/>
                <w:szCs w:val="14"/>
              </w:rPr>
            </w:pPr>
            <w:r w:rsidRPr="00487E3B">
              <w:rPr>
                <w:sz w:val="14"/>
                <w:szCs w:val="14"/>
              </w:rPr>
              <w:t>CCC</w:t>
            </w:r>
          </w:p>
        </w:tc>
        <w:tc>
          <w:tcPr>
            <w:tcW w:w="82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487E3B" w:rsidR="005E3B83" w:rsidP="000A4806" w:rsidRDefault="7457B0FF" w14:paraId="7AC8C2C3" w14:textId="62D9470E">
            <w:pPr>
              <w:rPr>
                <w:sz w:val="14"/>
                <w:szCs w:val="14"/>
              </w:rPr>
            </w:pPr>
            <w:r w:rsidRPr="7457B0FF">
              <w:rPr>
                <w:sz w:val="14"/>
                <w:szCs w:val="14"/>
              </w:rPr>
              <w:t xml:space="preserve"> XBID, </w:t>
            </w:r>
          </w:p>
        </w:tc>
        <w:tc>
          <w:tcPr>
            <w:tcW w:w="79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487E3B" w:rsidR="005E3B83" w:rsidP="000A4806" w:rsidRDefault="1D9F87BB" w14:paraId="02E4B36C" w14:textId="21BA2D84">
            <w:pPr>
              <w:rPr>
                <w:sz w:val="14"/>
                <w:szCs w:val="14"/>
              </w:rPr>
            </w:pPr>
            <w:r w:rsidRPr="1D9F87BB">
              <w:rPr>
                <w:sz w:val="14"/>
                <w:szCs w:val="14"/>
              </w:rPr>
              <w:t xml:space="preserve"> 1</w:t>
            </w:r>
          </w:p>
        </w:tc>
      </w:tr>
    </w:tbl>
    <w:p w:rsidR="00E8056C" w:rsidP="00E8056C" w:rsidRDefault="00E8056C" w14:paraId="28229D01" w14:textId="77777777">
      <w:bookmarkStart w:name="_Toc1381041420" w:id="98"/>
      <w:bookmarkStart w:name="_Toc241483413" w:id="99"/>
      <w:bookmarkStart w:name="_Toc265303944" w:id="100"/>
    </w:p>
    <w:p w:rsidRPr="00E8056C" w:rsidR="00E8056C" w:rsidP="00E8056C" w:rsidRDefault="029219A7" w14:paraId="4F644B75" w14:textId="2F429388">
      <w:pPr>
        <w:pStyle w:val="Heading2"/>
      </w:pPr>
      <w:bookmarkStart w:name="_Toc224121652" w:id="101"/>
      <w:r>
        <w:t>Calculate default DA domain</w:t>
      </w:r>
      <w:bookmarkEnd w:id="98"/>
      <w:bookmarkEnd w:id="101"/>
    </w:p>
    <w:p w:rsidRPr="002A75EE" w:rsidR="0069621C" w:rsidP="6FA6F48F" w:rsidRDefault="6FA6F48F" w14:paraId="42A94E51" w14:textId="20FF67B1">
      <w:pPr>
        <w:rPr>
          <w:lang w:val="en-GB" w:eastAsia="nl-NL"/>
        </w:rPr>
      </w:pPr>
      <w:r w:rsidRPr="6FA6F48F">
        <w:rPr>
          <w:lang w:val="en-GB" w:eastAsia="nl-NL"/>
        </w:rPr>
        <w:t>In the situation the Core DA CCCt is not able to provide the receive the DA FB domain, in the DACC data gathering step, a backup is available in which the DA leftover domain is assembled based on the DA default FB parameters domain, created by the Core Backup tool.</w:t>
      </w:r>
    </w:p>
    <w:p w:rsidRPr="002A75EE" w:rsidR="0069621C" w:rsidP="39159058" w:rsidRDefault="0069621C" w14:paraId="486E8477" w14:textId="2C711CB5">
      <w:pPr>
        <w:rPr>
          <w:lang w:val="en-GB" w:eastAsia="nl-NL"/>
        </w:rPr>
      </w:pPr>
    </w:p>
    <w:p w:rsidRPr="002A75EE" w:rsidR="0069621C" w:rsidP="39159058" w:rsidRDefault="6FA6F48F" w14:paraId="07C6A334" w14:textId="36BE14AC">
      <w:pPr>
        <w:rPr>
          <w:lang w:val="en-GB" w:eastAsia="nl-NL"/>
        </w:rPr>
      </w:pPr>
      <w:r w:rsidRPr="6FA6F48F">
        <w:rPr>
          <w:lang w:val="en-GB" w:eastAsia="nl-NL"/>
        </w:rPr>
        <w:t xml:space="preserve">To ensure that the ID CCCt can calculate a DA leftover domain based on the imported Default FP domain, a dummy default DA domain is required in the ID CCCt that supplements the missing file attributes. This dummy Default DA domain is generated in this process step. </w:t>
      </w:r>
    </w:p>
    <w:p w:rsidR="39159058" w:rsidP="39159058" w:rsidRDefault="39159058" w14:paraId="48C81F53" w14:textId="238610F5">
      <w:pPr>
        <w:rPr>
          <w:lang w:val="en-GB" w:eastAsia="nl-NL"/>
        </w:rPr>
      </w:pPr>
    </w:p>
    <w:tbl>
      <w:tblPr>
        <w:tblW w:w="0" w:type="auto"/>
        <w:tblLook w:val="04A0" w:firstRow="1" w:lastRow="0" w:firstColumn="1" w:lastColumn="0" w:noHBand="0" w:noVBand="1"/>
      </w:tblPr>
      <w:tblGrid>
        <w:gridCol w:w="2542"/>
        <w:gridCol w:w="815"/>
        <w:gridCol w:w="683"/>
        <w:gridCol w:w="720"/>
        <w:gridCol w:w="810"/>
        <w:gridCol w:w="810"/>
        <w:gridCol w:w="720"/>
        <w:gridCol w:w="900"/>
        <w:gridCol w:w="1170"/>
      </w:tblGrid>
      <w:tr w:rsidR="0079625D" w:rsidTr="008078E8" w14:paraId="548717F3" w14:textId="77777777">
        <w:trPr>
          <w:trHeight w:val="323"/>
        </w:trPr>
        <w:tc>
          <w:tcPr>
            <w:tcW w:w="2542"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0798AAAB" w14:textId="62CF022C">
            <w:pPr>
              <w:rPr>
                <w:sz w:val="14"/>
                <w:szCs w:val="14"/>
              </w:rPr>
            </w:pPr>
            <w:r>
              <w:rPr>
                <w:sz w:val="14"/>
                <w:szCs w:val="14"/>
              </w:rPr>
              <w:t>Activity</w:t>
            </w:r>
          </w:p>
        </w:tc>
        <w:tc>
          <w:tcPr>
            <w:tcW w:w="81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3459A350" w14:textId="77777777">
            <w:pPr>
              <w:rPr>
                <w:sz w:val="14"/>
                <w:szCs w:val="14"/>
              </w:rPr>
            </w:pPr>
            <w:r w:rsidRPr="39159058">
              <w:rPr>
                <w:sz w:val="14"/>
                <w:szCs w:val="14"/>
              </w:rPr>
              <w:t>Owner</w:t>
            </w:r>
          </w:p>
        </w:tc>
        <w:tc>
          <w:tcPr>
            <w:tcW w:w="68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30AD1B83" w14:textId="77777777">
            <w:pPr>
              <w:rPr>
                <w:sz w:val="14"/>
                <w:szCs w:val="14"/>
              </w:rPr>
            </w:pPr>
            <w:r w:rsidRPr="39159058">
              <w:rPr>
                <w:sz w:val="14"/>
                <w:szCs w:val="14"/>
              </w:rPr>
              <w:t>Tool</w:t>
            </w:r>
          </w:p>
        </w:tc>
        <w:tc>
          <w:tcPr>
            <w:tcW w:w="72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612021AC" w14:textId="77777777">
            <w:pPr>
              <w:rPr>
                <w:sz w:val="14"/>
                <w:szCs w:val="14"/>
              </w:rPr>
            </w:pPr>
            <w:r w:rsidRPr="39159058">
              <w:rPr>
                <w:sz w:val="14"/>
                <w:szCs w:val="14"/>
              </w:rPr>
              <w:t>Target Start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6E184D93" w14:textId="77777777">
            <w:pPr>
              <w:rPr>
                <w:sz w:val="14"/>
                <w:szCs w:val="14"/>
              </w:rPr>
            </w:pPr>
            <w:r w:rsidRPr="39159058">
              <w:rPr>
                <w:sz w:val="14"/>
                <w:szCs w:val="14"/>
              </w:rPr>
              <w:t>Target End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7A557D33" w14:textId="77777777">
            <w:pPr>
              <w:rPr>
                <w:sz w:val="14"/>
                <w:szCs w:val="14"/>
              </w:rPr>
            </w:pPr>
            <w:r w:rsidRPr="39159058">
              <w:rPr>
                <w:sz w:val="14"/>
                <w:szCs w:val="14"/>
              </w:rPr>
              <w:t>Critical End Time</w:t>
            </w:r>
          </w:p>
        </w:tc>
        <w:tc>
          <w:tcPr>
            <w:tcW w:w="2790"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7D8A1968" w14:textId="77777777">
            <w:pPr>
              <w:rPr>
                <w:sz w:val="14"/>
                <w:szCs w:val="14"/>
              </w:rPr>
            </w:pPr>
            <w:r w:rsidRPr="39159058">
              <w:rPr>
                <w:sz w:val="14"/>
                <w:szCs w:val="14"/>
              </w:rPr>
              <w:t>Data Exchange</w:t>
            </w:r>
          </w:p>
        </w:tc>
      </w:tr>
      <w:tr w:rsidR="0079625D" w:rsidTr="0079625D" w14:paraId="15A47DEE" w14:textId="77777777">
        <w:trPr>
          <w:trHeight w:val="323"/>
        </w:trPr>
        <w:tc>
          <w:tcPr>
            <w:tcW w:w="2542" w:type="dxa"/>
            <w:vMerge/>
          </w:tcPr>
          <w:p w:rsidR="0079625D" w:rsidRDefault="0079625D" w14:paraId="2B063F26" w14:textId="77777777"/>
        </w:tc>
        <w:tc>
          <w:tcPr>
            <w:tcW w:w="815" w:type="dxa"/>
            <w:vMerge/>
          </w:tcPr>
          <w:p w:rsidR="0079625D" w:rsidRDefault="0079625D" w14:paraId="13C58DBE" w14:textId="77777777"/>
        </w:tc>
        <w:tc>
          <w:tcPr>
            <w:tcW w:w="683" w:type="dxa"/>
            <w:vMerge/>
          </w:tcPr>
          <w:p w:rsidR="0079625D" w:rsidRDefault="0079625D" w14:paraId="5632E1E6" w14:textId="77777777"/>
        </w:tc>
        <w:tc>
          <w:tcPr>
            <w:tcW w:w="720" w:type="dxa"/>
            <w:vMerge/>
          </w:tcPr>
          <w:p w:rsidR="0079625D" w:rsidRDefault="0079625D" w14:paraId="021D6660" w14:textId="77777777"/>
        </w:tc>
        <w:tc>
          <w:tcPr>
            <w:tcW w:w="810" w:type="dxa"/>
            <w:vMerge/>
          </w:tcPr>
          <w:p w:rsidR="0079625D" w:rsidRDefault="0079625D" w14:paraId="56AA4AEA" w14:textId="77777777"/>
        </w:tc>
        <w:tc>
          <w:tcPr>
            <w:tcW w:w="810" w:type="dxa"/>
            <w:vMerge/>
          </w:tcPr>
          <w:p w:rsidR="0079625D" w:rsidRDefault="0079625D" w14:paraId="7E315334" w14:textId="77777777"/>
        </w:tc>
        <w:tc>
          <w:tcPr>
            <w:tcW w:w="720" w:type="dxa"/>
            <w:tcBorders>
              <w:top w:val="single" w:color="FFFFFF" w:themeColor="background1" w:sz="8" w:space="0"/>
              <w:left w:val="nil"/>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41B4CC8E" w14:textId="77777777">
            <w:pPr>
              <w:rPr>
                <w:sz w:val="14"/>
                <w:szCs w:val="14"/>
              </w:rPr>
            </w:pPr>
            <w:r w:rsidRPr="39159058">
              <w:rPr>
                <w:sz w:val="14"/>
                <w:szCs w:val="14"/>
              </w:rPr>
              <w:t>Input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7413EAC5" w14:textId="77777777">
            <w:pPr>
              <w:rPr>
                <w:sz w:val="14"/>
                <w:szCs w:val="14"/>
              </w:rPr>
            </w:pPr>
            <w:r w:rsidRPr="39159058">
              <w:rPr>
                <w:sz w:val="14"/>
                <w:szCs w:val="14"/>
              </w:rPr>
              <w:t>Output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3651342F" w14:textId="77777777">
            <w:pPr>
              <w:rPr>
                <w:sz w:val="14"/>
                <w:szCs w:val="14"/>
              </w:rPr>
            </w:pPr>
            <w:r w:rsidRPr="39159058">
              <w:rPr>
                <w:sz w:val="14"/>
                <w:szCs w:val="14"/>
              </w:rPr>
              <w:t>Counter part</w:t>
            </w:r>
          </w:p>
        </w:tc>
      </w:tr>
      <w:tr w:rsidR="0079625D" w:rsidTr="008078E8" w14:paraId="1C625BEA" w14:textId="77777777">
        <w:trPr>
          <w:trHeight w:val="323"/>
        </w:trPr>
        <w:tc>
          <w:tcPr>
            <w:tcW w:w="254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D499BC6" w14:textId="3F21B14E">
            <w:pPr>
              <w:rPr>
                <w:sz w:val="14"/>
                <w:szCs w:val="14"/>
              </w:rPr>
            </w:pPr>
            <w:r w:rsidRPr="39159058">
              <w:rPr>
                <w:sz w:val="14"/>
                <w:szCs w:val="14"/>
              </w:rPr>
              <w:t>Split flows before trigger FBPCM for default DA Domain FBC</w:t>
            </w:r>
          </w:p>
        </w:tc>
        <w:tc>
          <w:tcPr>
            <w:tcW w:w="81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C5667E3" w14:textId="0FF5F316">
            <w:pPr>
              <w:rPr>
                <w:sz w:val="14"/>
                <w:szCs w:val="14"/>
              </w:rPr>
            </w:pPr>
            <w:r w:rsidRPr="39159058">
              <w:rPr>
                <w:sz w:val="14"/>
                <w:szCs w:val="14"/>
              </w:rPr>
              <w:t>CCC</w:t>
            </w:r>
          </w:p>
        </w:tc>
        <w:tc>
          <w:tcPr>
            <w:tcW w:w="68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A30FCEF" w14:textId="66508741">
            <w:pPr>
              <w:rPr>
                <w:sz w:val="14"/>
                <w:szCs w:val="14"/>
              </w:rPr>
            </w:pPr>
            <w:r w:rsidRPr="39159058">
              <w:rPr>
                <w:sz w:val="14"/>
                <w:szCs w:val="14"/>
              </w:rPr>
              <w:t>CCC</w:t>
            </w:r>
          </w:p>
        </w:tc>
        <w:tc>
          <w:tcPr>
            <w:tcW w:w="2340" w:type="dxa"/>
            <w:gridSpan w:val="3"/>
            <w:vMerge w:val="restart"/>
            <w:tcBorders>
              <w:top w:val="single" w:color="FFFFFF" w:themeColor="background1" w:sz="8" w:space="0"/>
              <w:left w:val="single" w:color="FFFFFF" w:themeColor="background1" w:sz="8" w:space="0"/>
              <w:bottom w:val="single" w:color="FFFFFF" w:themeColor="background1" w:sz="4" w:space="0"/>
            </w:tcBorders>
            <w:shd w:val="clear" w:color="auto" w:fill="B3DBFF" w:themeFill="accent6" w:themeFillTint="33"/>
            <w:tcMar>
              <w:left w:w="99" w:type="dxa"/>
              <w:right w:w="99" w:type="dxa"/>
            </w:tcMar>
            <w:vAlign w:val="center"/>
          </w:tcPr>
          <w:p w:rsidR="0079625D" w:rsidP="39159058" w:rsidRDefault="0079625D" w14:paraId="3CE8CA2F" w14:textId="77777777">
            <w:pPr>
              <w:rPr>
                <w:sz w:val="14"/>
                <w:szCs w:val="14"/>
              </w:rPr>
            </w:pPr>
            <w:r w:rsidRPr="39159058">
              <w:rPr>
                <w:sz w:val="14"/>
                <w:szCs w:val="14"/>
              </w:rPr>
              <w:t>See HLBP timetable as referred to under ‘2. Related documents’</w:t>
            </w:r>
          </w:p>
          <w:p w:rsidR="0079625D" w:rsidP="39159058" w:rsidRDefault="0079625D" w14:paraId="29EE8127" w14:textId="73D692B8">
            <w:pPr>
              <w:rPr>
                <w:sz w:val="14"/>
                <w:szCs w:val="14"/>
              </w:rPr>
            </w:pPr>
          </w:p>
        </w:tc>
        <w:tc>
          <w:tcPr>
            <w:tcW w:w="7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4F0CB3FC" w14:textId="5CA8F30F">
            <w:pPr>
              <w:rPr>
                <w:sz w:val="14"/>
                <w:szCs w:val="14"/>
              </w:rPr>
            </w:pP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8B1D459" w14:textId="734E04C5">
            <w:pPr>
              <w:rPr>
                <w:sz w:val="14"/>
                <w:szCs w:val="14"/>
              </w:rPr>
            </w:pP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5B6E78F" w14:textId="06732454">
            <w:pPr>
              <w:rPr>
                <w:sz w:val="14"/>
                <w:szCs w:val="14"/>
              </w:rPr>
            </w:pPr>
          </w:p>
        </w:tc>
      </w:tr>
      <w:tr w:rsidR="0079625D" w:rsidTr="008078E8" w14:paraId="4AE69704" w14:textId="77777777">
        <w:trPr>
          <w:trHeight w:val="323"/>
        </w:trPr>
        <w:tc>
          <w:tcPr>
            <w:tcW w:w="254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03A90E7D" w14:textId="59FF769B">
            <w:pPr>
              <w:rPr>
                <w:sz w:val="14"/>
                <w:szCs w:val="14"/>
              </w:rPr>
            </w:pPr>
            <w:r w:rsidRPr="39159058">
              <w:rPr>
                <w:rFonts w:asciiTheme="minorHAnsi" w:hAnsiTheme="minorHAnsi"/>
                <w:sz w:val="14"/>
                <w:szCs w:val="14"/>
              </w:rPr>
              <w:t>Trigger FBPCM for Default DA domain FBC</w:t>
            </w:r>
          </w:p>
        </w:tc>
        <w:tc>
          <w:tcPr>
            <w:tcW w:w="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00BFA03" w14:textId="0FF5F316">
            <w:pPr>
              <w:rPr>
                <w:sz w:val="14"/>
                <w:szCs w:val="14"/>
              </w:rPr>
            </w:pPr>
            <w:r w:rsidRPr="39159058">
              <w:rPr>
                <w:sz w:val="14"/>
                <w:szCs w:val="14"/>
              </w:rPr>
              <w:t>CCC</w:t>
            </w:r>
          </w:p>
        </w:tc>
        <w:tc>
          <w:tcPr>
            <w:tcW w:w="68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04574C98" w14:textId="66508741">
            <w:pPr>
              <w:rPr>
                <w:sz w:val="14"/>
                <w:szCs w:val="14"/>
              </w:rPr>
            </w:pPr>
            <w:r w:rsidRPr="39159058">
              <w:rPr>
                <w:sz w:val="14"/>
                <w:szCs w:val="14"/>
              </w:rPr>
              <w:t>CCC</w:t>
            </w:r>
          </w:p>
        </w:tc>
        <w:tc>
          <w:tcPr>
            <w:tcW w:w="2340" w:type="dxa"/>
            <w:gridSpan w:val="3"/>
            <w:vMerge/>
            <w:tcBorders>
              <w:left w:val="single" w:color="FFFFFF" w:themeColor="background1" w:sz="8" w:space="0"/>
            </w:tcBorders>
          </w:tcPr>
          <w:p w:rsidR="0079625D" w:rsidRDefault="0079625D" w14:paraId="464159BB" w14:textId="77777777"/>
        </w:tc>
        <w:tc>
          <w:tcPr>
            <w:tcW w:w="7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9BD45AD" w14:textId="1BF5014A">
            <w:pPr>
              <w:rPr>
                <w:sz w:val="14"/>
                <w:szCs w:val="14"/>
              </w:rPr>
            </w:pP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05231F0" w14:textId="2F68715F">
            <w:pPr>
              <w:rPr>
                <w:sz w:val="14"/>
                <w:szCs w:val="14"/>
              </w:rPr>
            </w:pPr>
            <w:r w:rsidRPr="39159058">
              <w:rPr>
                <w:sz w:val="14"/>
                <w:szCs w:val="14"/>
              </w:rPr>
              <w:t>Default DA Domain</w:t>
            </w:r>
          </w:p>
        </w:tc>
        <w:tc>
          <w:tcPr>
            <w:tcW w:w="117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46DA0E79" w14:textId="4ED07A28">
            <w:pPr>
              <w:rPr>
                <w:sz w:val="14"/>
                <w:szCs w:val="14"/>
              </w:rPr>
            </w:pPr>
          </w:p>
        </w:tc>
      </w:tr>
      <w:tr w:rsidR="0079625D" w:rsidTr="008078E8" w14:paraId="370A3428" w14:textId="77777777">
        <w:trPr>
          <w:trHeight w:val="323"/>
        </w:trPr>
        <w:tc>
          <w:tcPr>
            <w:tcW w:w="254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03C428C8" w14:textId="7A116198">
            <w:pPr>
              <w:rPr>
                <w:rFonts w:asciiTheme="minorHAnsi" w:hAnsiTheme="minorHAnsi"/>
                <w:sz w:val="14"/>
                <w:szCs w:val="14"/>
              </w:rPr>
            </w:pPr>
            <w:r w:rsidRPr="39159058">
              <w:rPr>
                <w:rFonts w:asciiTheme="minorHAnsi" w:hAnsiTheme="minorHAnsi"/>
                <w:sz w:val="14"/>
                <w:szCs w:val="14"/>
              </w:rPr>
              <w:t>Process Default DA domain FBC results</w:t>
            </w:r>
          </w:p>
        </w:tc>
        <w:tc>
          <w:tcPr>
            <w:tcW w:w="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76ED11F" w14:textId="0FF5F316">
            <w:pPr>
              <w:rPr>
                <w:sz w:val="14"/>
                <w:szCs w:val="14"/>
              </w:rPr>
            </w:pPr>
            <w:r w:rsidRPr="39159058">
              <w:rPr>
                <w:sz w:val="14"/>
                <w:szCs w:val="14"/>
              </w:rPr>
              <w:t>CCC</w:t>
            </w:r>
          </w:p>
        </w:tc>
        <w:tc>
          <w:tcPr>
            <w:tcW w:w="68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6E70C6A" w14:textId="66508741">
            <w:pPr>
              <w:rPr>
                <w:sz w:val="14"/>
                <w:szCs w:val="14"/>
              </w:rPr>
            </w:pPr>
            <w:r w:rsidRPr="39159058">
              <w:rPr>
                <w:sz w:val="14"/>
                <w:szCs w:val="14"/>
              </w:rPr>
              <w:t>CCC</w:t>
            </w:r>
          </w:p>
        </w:tc>
        <w:tc>
          <w:tcPr>
            <w:tcW w:w="2340" w:type="dxa"/>
            <w:gridSpan w:val="3"/>
            <w:vMerge/>
            <w:tcBorders>
              <w:left w:val="single" w:color="FFFFFF" w:themeColor="background1" w:sz="8" w:space="0"/>
            </w:tcBorders>
            <w:shd w:val="clear" w:color="auto" w:fill="B3DBFF" w:themeFill="accent6" w:themeFillTint="33"/>
            <w:tcMar>
              <w:left w:w="99" w:type="dxa"/>
              <w:right w:w="99" w:type="dxa"/>
            </w:tcMar>
            <w:vAlign w:val="center"/>
          </w:tcPr>
          <w:p w:rsidR="0079625D" w:rsidRDefault="0079625D" w14:paraId="726FCBBE" w14:textId="77777777"/>
        </w:tc>
        <w:tc>
          <w:tcPr>
            <w:tcW w:w="7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4AA39CD5" w14:textId="6491F9CB">
            <w:pPr>
              <w:rPr>
                <w:sz w:val="14"/>
                <w:szCs w:val="14"/>
              </w:rPr>
            </w:pP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59D9F59B" w14:textId="72391FB6">
            <w:pPr>
              <w:rPr>
                <w:sz w:val="14"/>
                <w:szCs w:val="14"/>
              </w:rPr>
            </w:pPr>
          </w:p>
        </w:tc>
        <w:tc>
          <w:tcPr>
            <w:tcW w:w="117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2B161168" w14:textId="6FAFA553">
            <w:pPr>
              <w:rPr>
                <w:sz w:val="14"/>
                <w:szCs w:val="14"/>
              </w:rPr>
            </w:pPr>
          </w:p>
        </w:tc>
      </w:tr>
      <w:tr w:rsidR="0079625D" w:rsidTr="008078E8" w14:paraId="35B50FB3" w14:textId="77777777">
        <w:trPr>
          <w:trHeight w:val="323"/>
        </w:trPr>
        <w:tc>
          <w:tcPr>
            <w:tcW w:w="254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E209A11" w14:textId="102BCDB4">
            <w:pPr>
              <w:rPr>
                <w:rFonts w:ascii="Arial Narrow" w:hAnsi="Arial Narrow" w:eastAsia="Arial Narrow" w:cs="Arial Narrow"/>
                <w:sz w:val="16"/>
                <w:szCs w:val="16"/>
              </w:rPr>
            </w:pPr>
            <w:r w:rsidRPr="39159058">
              <w:rPr>
                <w:rFonts w:asciiTheme="minorHAnsi" w:hAnsiTheme="minorHAnsi"/>
                <w:sz w:val="14"/>
                <w:szCs w:val="14"/>
              </w:rPr>
              <w:t>Distribute Default DA domain FBC results</w:t>
            </w:r>
          </w:p>
        </w:tc>
        <w:tc>
          <w:tcPr>
            <w:tcW w:w="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1BB89EF" w14:textId="0FF5F316">
            <w:pPr>
              <w:rPr>
                <w:sz w:val="14"/>
                <w:szCs w:val="14"/>
              </w:rPr>
            </w:pPr>
            <w:r w:rsidRPr="39159058">
              <w:rPr>
                <w:sz w:val="14"/>
                <w:szCs w:val="14"/>
              </w:rPr>
              <w:t>CCC</w:t>
            </w:r>
          </w:p>
        </w:tc>
        <w:tc>
          <w:tcPr>
            <w:tcW w:w="68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723996B" w14:textId="66508741">
            <w:pPr>
              <w:rPr>
                <w:sz w:val="14"/>
                <w:szCs w:val="14"/>
              </w:rPr>
            </w:pPr>
            <w:r w:rsidRPr="39159058">
              <w:rPr>
                <w:sz w:val="14"/>
                <w:szCs w:val="14"/>
              </w:rPr>
              <w:t>CCC</w:t>
            </w:r>
          </w:p>
        </w:tc>
        <w:tc>
          <w:tcPr>
            <w:tcW w:w="2340" w:type="dxa"/>
            <w:gridSpan w:val="3"/>
            <w:vMerge/>
            <w:tcBorders>
              <w:left w:val="single" w:color="FFFFFF" w:themeColor="background1" w:sz="8" w:space="0"/>
              <w:bottom w:val="single" w:color="FFFFFF" w:themeColor="background1" w:sz="4" w:space="0"/>
            </w:tcBorders>
            <w:shd w:val="clear" w:color="auto" w:fill="B3DBFF" w:themeFill="accent6" w:themeFillTint="33"/>
            <w:tcMar>
              <w:left w:w="99" w:type="dxa"/>
              <w:right w:w="99" w:type="dxa"/>
            </w:tcMar>
            <w:vAlign w:val="center"/>
          </w:tcPr>
          <w:p w:rsidR="0079625D" w:rsidRDefault="0079625D" w14:paraId="74FAFD21" w14:textId="77777777"/>
        </w:tc>
        <w:tc>
          <w:tcPr>
            <w:tcW w:w="7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C0F0915" w14:textId="0A3F1986">
            <w:pPr>
              <w:rPr>
                <w:sz w:val="14"/>
                <w:szCs w:val="14"/>
              </w:rPr>
            </w:pP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39DEC2E" w14:textId="56846597">
            <w:pPr>
              <w:rPr>
                <w:sz w:val="14"/>
                <w:szCs w:val="14"/>
              </w:rPr>
            </w:pPr>
          </w:p>
        </w:tc>
        <w:tc>
          <w:tcPr>
            <w:tcW w:w="117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2DB2793" w14:textId="3146C05E">
            <w:pPr>
              <w:rPr>
                <w:sz w:val="14"/>
                <w:szCs w:val="14"/>
              </w:rPr>
            </w:pPr>
          </w:p>
        </w:tc>
      </w:tr>
    </w:tbl>
    <w:p w:rsidR="39159058" w:rsidP="39159058" w:rsidRDefault="39159058" w14:paraId="4B405E4F" w14:textId="5932A9B2">
      <w:pPr>
        <w:rPr>
          <w:lang w:val="en-GB" w:eastAsia="nl-NL"/>
        </w:rPr>
      </w:pPr>
    </w:p>
    <w:p w:rsidRPr="005E3B83" w:rsidR="0028296F" w:rsidP="0028296F" w:rsidRDefault="0028296F" w14:paraId="328D42B5" w14:textId="77777777">
      <w:pPr>
        <w:pStyle w:val="Heading2"/>
      </w:pPr>
      <w:bookmarkStart w:name="_Toc1149281987" w:id="102"/>
      <w:bookmarkStart w:name="_Toc224121653" w:id="103"/>
      <w:r>
        <w:t>DACC Data Gathering</w:t>
      </w:r>
      <w:bookmarkEnd w:id="102"/>
      <w:bookmarkEnd w:id="103"/>
    </w:p>
    <w:p w:rsidRPr="005E3B83" w:rsidR="0028296F" w:rsidP="0028296F" w:rsidRDefault="0028296F" w14:paraId="7044DE50" w14:textId="3A9341DA">
      <w:pPr>
        <w:spacing w:after="240"/>
      </w:pPr>
      <w:r>
        <w:t xml:space="preserve">During the DACC Data </w:t>
      </w:r>
      <w:r w:rsidRPr="00E8056C">
        <w:t xml:space="preserve">gathering phase, the Core DA CCCt will send the </w:t>
      </w:r>
      <w:r w:rsidRPr="00E8056C" w:rsidR="00AC2AAD">
        <w:t xml:space="preserve">among others </w:t>
      </w:r>
      <w:r w:rsidRPr="00E8056C" w:rsidR="00FF264E">
        <w:t>D2CF, RefProg, CBs, merged GLSKs</w:t>
      </w:r>
      <w:r w:rsidRPr="00E8056C">
        <w:t>, merged LTAs &amp; LTnoms to the ID Core CCCt, as input for the DA leftover extraction. Using these inputs, a day-ahead leftover domain</w:t>
      </w:r>
      <w:r>
        <w:t xml:space="preserve"> can be created. </w:t>
      </w:r>
    </w:p>
    <w:tbl>
      <w:tblPr>
        <w:tblW w:w="9260" w:type="dxa"/>
        <w:tblLayout w:type="fixed"/>
        <w:tblLook w:val="04A0" w:firstRow="1" w:lastRow="0" w:firstColumn="1" w:lastColumn="0" w:noHBand="0" w:noVBand="1"/>
      </w:tblPr>
      <w:tblGrid>
        <w:gridCol w:w="2559"/>
        <w:gridCol w:w="851"/>
        <w:gridCol w:w="630"/>
        <w:gridCol w:w="810"/>
        <w:gridCol w:w="810"/>
        <w:gridCol w:w="810"/>
        <w:gridCol w:w="810"/>
        <w:gridCol w:w="900"/>
        <w:gridCol w:w="1080"/>
      </w:tblGrid>
      <w:tr w:rsidRPr="005E3B83" w:rsidR="0079625D" w:rsidTr="008078E8" w14:paraId="2A1CAEE1" w14:textId="77777777">
        <w:trPr>
          <w:trHeight w:val="323"/>
        </w:trPr>
        <w:tc>
          <w:tcPr>
            <w:tcW w:w="255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44198E45" w14:textId="3E52294E">
            <w:pPr>
              <w:rPr>
                <w:sz w:val="14"/>
                <w:szCs w:val="14"/>
              </w:rPr>
            </w:pPr>
            <w:r>
              <w:rPr>
                <w:sz w:val="14"/>
                <w:szCs w:val="14"/>
              </w:rPr>
              <w:t>Activity</w:t>
            </w:r>
          </w:p>
        </w:tc>
        <w:tc>
          <w:tcPr>
            <w:tcW w:w="85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2373C3FC" w14:textId="77777777">
            <w:pPr>
              <w:rPr>
                <w:sz w:val="14"/>
                <w:szCs w:val="14"/>
              </w:rPr>
            </w:pPr>
            <w:r w:rsidRPr="1CF16C31">
              <w:rPr>
                <w:sz w:val="14"/>
                <w:szCs w:val="14"/>
              </w:rPr>
              <w:t>Owner</w:t>
            </w:r>
          </w:p>
        </w:tc>
        <w:tc>
          <w:tcPr>
            <w:tcW w:w="63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2B326900" w14:textId="77777777">
            <w:pPr>
              <w:rPr>
                <w:sz w:val="14"/>
                <w:szCs w:val="14"/>
              </w:rPr>
            </w:pPr>
            <w:r w:rsidRPr="1CF16C31">
              <w:rPr>
                <w:sz w:val="14"/>
                <w:szCs w:val="14"/>
              </w:rPr>
              <w:t>Tool</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47F2DF4B" w14:textId="77777777">
            <w:pPr>
              <w:rPr>
                <w:sz w:val="14"/>
                <w:szCs w:val="14"/>
              </w:rPr>
            </w:pPr>
            <w:r w:rsidRPr="1CF16C31">
              <w:rPr>
                <w:sz w:val="14"/>
                <w:szCs w:val="14"/>
              </w:rPr>
              <w:t>Target Start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4B6D2639" w14:textId="77777777">
            <w:pPr>
              <w:rPr>
                <w:sz w:val="14"/>
                <w:szCs w:val="14"/>
              </w:rPr>
            </w:pPr>
            <w:r w:rsidRPr="1CF16C31">
              <w:rPr>
                <w:sz w:val="14"/>
                <w:szCs w:val="14"/>
              </w:rPr>
              <w:t>Target End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35603AB7" w14:textId="77777777">
            <w:pPr>
              <w:rPr>
                <w:sz w:val="14"/>
                <w:szCs w:val="14"/>
              </w:rPr>
            </w:pPr>
            <w:r w:rsidRPr="1CF16C31">
              <w:rPr>
                <w:sz w:val="14"/>
                <w:szCs w:val="14"/>
              </w:rPr>
              <w:t>Critical End Time</w:t>
            </w:r>
          </w:p>
        </w:tc>
        <w:tc>
          <w:tcPr>
            <w:tcW w:w="2790"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47B9486F" w14:textId="77777777">
            <w:pPr>
              <w:rPr>
                <w:sz w:val="14"/>
                <w:szCs w:val="14"/>
              </w:rPr>
            </w:pPr>
            <w:r w:rsidRPr="1CF16C31">
              <w:rPr>
                <w:sz w:val="14"/>
                <w:szCs w:val="14"/>
              </w:rPr>
              <w:t>Data Exchange</w:t>
            </w:r>
          </w:p>
        </w:tc>
      </w:tr>
      <w:tr w:rsidRPr="005E3B83" w:rsidR="0079625D" w:rsidTr="0079625D" w14:paraId="7792E4B6" w14:textId="77777777">
        <w:trPr>
          <w:trHeight w:val="323"/>
        </w:trPr>
        <w:tc>
          <w:tcPr>
            <w:tcW w:w="2559" w:type="dxa"/>
            <w:vMerge/>
            <w:vAlign w:val="center"/>
          </w:tcPr>
          <w:p w:rsidRPr="00860F58" w:rsidR="0079625D" w:rsidP="001E616D" w:rsidRDefault="0079625D" w14:paraId="722F9A36" w14:textId="77777777">
            <w:pPr>
              <w:rPr>
                <w:sz w:val="14"/>
                <w:szCs w:val="14"/>
              </w:rPr>
            </w:pPr>
          </w:p>
        </w:tc>
        <w:tc>
          <w:tcPr>
            <w:tcW w:w="851" w:type="dxa"/>
            <w:vMerge/>
            <w:vAlign w:val="center"/>
          </w:tcPr>
          <w:p w:rsidRPr="00860F58" w:rsidR="0079625D" w:rsidP="001E616D" w:rsidRDefault="0079625D" w14:paraId="273C0D6B" w14:textId="77777777">
            <w:pPr>
              <w:rPr>
                <w:sz w:val="14"/>
                <w:szCs w:val="14"/>
              </w:rPr>
            </w:pPr>
          </w:p>
        </w:tc>
        <w:tc>
          <w:tcPr>
            <w:tcW w:w="630" w:type="dxa"/>
            <w:vMerge/>
            <w:vAlign w:val="center"/>
          </w:tcPr>
          <w:p w:rsidRPr="00860F58" w:rsidR="0079625D" w:rsidP="001E616D" w:rsidRDefault="0079625D" w14:paraId="45DB88D4" w14:textId="77777777">
            <w:pPr>
              <w:rPr>
                <w:sz w:val="14"/>
                <w:szCs w:val="14"/>
              </w:rPr>
            </w:pPr>
          </w:p>
        </w:tc>
        <w:tc>
          <w:tcPr>
            <w:tcW w:w="810" w:type="dxa"/>
            <w:vMerge/>
            <w:vAlign w:val="center"/>
          </w:tcPr>
          <w:p w:rsidRPr="00860F58" w:rsidR="0079625D" w:rsidP="001E616D" w:rsidRDefault="0079625D" w14:paraId="121D0762" w14:textId="77777777">
            <w:pPr>
              <w:rPr>
                <w:sz w:val="14"/>
                <w:szCs w:val="14"/>
              </w:rPr>
            </w:pPr>
          </w:p>
        </w:tc>
        <w:tc>
          <w:tcPr>
            <w:tcW w:w="810" w:type="dxa"/>
            <w:vMerge/>
            <w:vAlign w:val="center"/>
          </w:tcPr>
          <w:p w:rsidRPr="00860F58" w:rsidR="0079625D" w:rsidP="001E616D" w:rsidRDefault="0079625D" w14:paraId="7EB0F052" w14:textId="77777777">
            <w:pPr>
              <w:rPr>
                <w:sz w:val="14"/>
                <w:szCs w:val="14"/>
              </w:rPr>
            </w:pPr>
          </w:p>
        </w:tc>
        <w:tc>
          <w:tcPr>
            <w:tcW w:w="810" w:type="dxa"/>
            <w:vMerge/>
            <w:vAlign w:val="center"/>
          </w:tcPr>
          <w:p w:rsidRPr="00860F58" w:rsidR="0079625D" w:rsidP="001E616D" w:rsidRDefault="0079625D" w14:paraId="6500830E" w14:textId="77777777">
            <w:pPr>
              <w:rPr>
                <w:sz w:val="14"/>
                <w:szCs w:val="14"/>
              </w:rPr>
            </w:pPr>
          </w:p>
        </w:tc>
        <w:tc>
          <w:tcPr>
            <w:tcW w:w="810" w:type="dxa"/>
            <w:tcBorders>
              <w:top w:val="single" w:color="FFFFFF" w:themeColor="background1" w:sz="8" w:space="0"/>
              <w:left w:val="nil"/>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5FB0A74C" w14:textId="77777777">
            <w:pPr>
              <w:rPr>
                <w:sz w:val="14"/>
                <w:szCs w:val="14"/>
              </w:rPr>
            </w:pPr>
            <w:r w:rsidRPr="1CF16C31">
              <w:rPr>
                <w:sz w:val="14"/>
                <w:szCs w:val="14"/>
              </w:rPr>
              <w:t>Input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170EE814" w14:textId="77777777">
            <w:pPr>
              <w:rPr>
                <w:sz w:val="14"/>
                <w:szCs w:val="14"/>
              </w:rPr>
            </w:pPr>
            <w:r w:rsidRPr="1CF16C31">
              <w:rPr>
                <w:sz w:val="14"/>
                <w:szCs w:val="14"/>
              </w:rPr>
              <w:t>Output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860F58" w:rsidR="0079625D" w:rsidP="001E616D" w:rsidRDefault="0079625D" w14:paraId="31E9F619" w14:textId="77777777">
            <w:pPr>
              <w:rPr>
                <w:sz w:val="14"/>
                <w:szCs w:val="14"/>
              </w:rPr>
            </w:pPr>
            <w:r w:rsidRPr="1CF16C31">
              <w:rPr>
                <w:sz w:val="14"/>
                <w:szCs w:val="14"/>
              </w:rPr>
              <w:t>Counter part</w:t>
            </w:r>
          </w:p>
        </w:tc>
      </w:tr>
      <w:tr w:rsidRPr="005E3B83" w:rsidR="0079625D" w:rsidTr="008078E8" w14:paraId="77FAC2E1" w14:textId="77777777">
        <w:trPr>
          <w:trHeight w:val="323"/>
        </w:trPr>
        <w:tc>
          <w:tcPr>
            <w:tcW w:w="255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61C224D0" w14:textId="77777777">
            <w:pPr>
              <w:rPr>
                <w:sz w:val="14"/>
                <w:szCs w:val="14"/>
              </w:rPr>
            </w:pPr>
            <w:r>
              <w:rPr>
                <w:sz w:val="14"/>
                <w:szCs w:val="14"/>
              </w:rPr>
              <w:t>Re-</w:t>
            </w:r>
            <w:r w:rsidRPr="1CF16C31">
              <w:rPr>
                <w:sz w:val="14"/>
                <w:szCs w:val="14"/>
              </w:rPr>
              <w:t xml:space="preserve">Open </w:t>
            </w:r>
            <w:r>
              <w:rPr>
                <w:sz w:val="14"/>
                <w:szCs w:val="14"/>
              </w:rPr>
              <w:t xml:space="preserve">gates for </w:t>
            </w:r>
            <w:r w:rsidRPr="1CF16C31">
              <w:rPr>
                <w:sz w:val="14"/>
                <w:szCs w:val="14"/>
              </w:rPr>
              <w:t>DACC Data Gathering Step</w:t>
            </w:r>
          </w:p>
        </w:tc>
        <w:tc>
          <w:tcPr>
            <w:tcW w:w="85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700B2CCE" w14:textId="77777777">
            <w:pPr>
              <w:rPr>
                <w:sz w:val="14"/>
                <w:szCs w:val="14"/>
              </w:rPr>
            </w:pPr>
            <w:r w:rsidRPr="1CF16C31">
              <w:rPr>
                <w:sz w:val="14"/>
                <w:szCs w:val="14"/>
              </w:rPr>
              <w:t>CCC</w:t>
            </w:r>
          </w:p>
        </w:tc>
        <w:tc>
          <w:tcPr>
            <w:tcW w:w="63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77C2D497" w14:textId="77777777">
            <w:pPr>
              <w:rPr>
                <w:sz w:val="14"/>
                <w:szCs w:val="14"/>
              </w:rPr>
            </w:pPr>
            <w:r w:rsidRPr="1CF16C31">
              <w:rPr>
                <w:sz w:val="14"/>
                <w:szCs w:val="14"/>
              </w:rPr>
              <w:t>CCCt</w:t>
            </w:r>
          </w:p>
        </w:tc>
        <w:tc>
          <w:tcPr>
            <w:tcW w:w="2430" w:type="dxa"/>
            <w:gridSpan w:val="3"/>
            <w:vMerge w:val="restart"/>
            <w:tcBorders>
              <w:top w:val="single" w:color="FFFFFF" w:themeColor="background1" w:sz="8" w:space="0"/>
              <w:left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0862AB81" w14:textId="77777777">
            <w:pPr>
              <w:rPr>
                <w:sz w:val="14"/>
                <w:szCs w:val="14"/>
              </w:rPr>
            </w:pPr>
            <w:r w:rsidRPr="1CF16C31">
              <w:rPr>
                <w:sz w:val="14"/>
                <w:szCs w:val="14"/>
              </w:rPr>
              <w:t>See HLBP timetable as referred to under ‘2. Related documents’</w:t>
            </w:r>
          </w:p>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4C5A3713" w14:textId="77777777">
            <w:pPr>
              <w:rPr>
                <w:sz w:val="14"/>
                <w:szCs w:val="14"/>
              </w:rPr>
            </w:pPr>
            <w:r w:rsidRPr="1CF16C31">
              <w:rPr>
                <w:sz w:val="14"/>
                <w:szCs w:val="14"/>
              </w:rPr>
              <w: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3BFFAB1F" w14:textId="77777777">
            <w:pPr>
              <w:rPr>
                <w:sz w:val="14"/>
                <w:szCs w:val="14"/>
              </w:rPr>
            </w:pPr>
            <w:r w:rsidRPr="1CF16C31">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5A548838" w14:textId="77777777">
            <w:pPr>
              <w:rPr>
                <w:sz w:val="14"/>
                <w:szCs w:val="14"/>
              </w:rPr>
            </w:pPr>
            <w:r w:rsidRPr="1CF16C31">
              <w:rPr>
                <w:sz w:val="14"/>
                <w:szCs w:val="14"/>
              </w:rPr>
              <w:t>-</w:t>
            </w:r>
          </w:p>
        </w:tc>
      </w:tr>
      <w:tr w:rsidRPr="005E3B83" w:rsidR="0079625D" w:rsidTr="008078E8" w14:paraId="4558F8A1" w14:textId="77777777">
        <w:trPr>
          <w:trHeight w:val="323"/>
        </w:trPr>
        <w:tc>
          <w:tcPr>
            <w:tcW w:w="25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79BB26F9" w14:textId="77777777">
            <w:pPr>
              <w:rPr>
                <w:sz w:val="14"/>
                <w:szCs w:val="14"/>
              </w:rPr>
            </w:pPr>
            <w:r>
              <w:rPr>
                <w:sz w:val="14"/>
                <w:szCs w:val="14"/>
              </w:rPr>
              <w:t>Close DACC Data Gathering</w:t>
            </w:r>
          </w:p>
        </w:tc>
        <w:tc>
          <w:tcPr>
            <w:tcW w:w="85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1BD3100D" w14:textId="77777777">
            <w:pPr>
              <w:rPr>
                <w:sz w:val="14"/>
                <w:szCs w:val="14"/>
              </w:rPr>
            </w:pPr>
            <w:r w:rsidRPr="1CF16C31">
              <w:rPr>
                <w:sz w:val="14"/>
                <w:szCs w:val="14"/>
              </w:rPr>
              <w:t>CCC</w:t>
            </w:r>
          </w:p>
        </w:tc>
        <w:tc>
          <w:tcPr>
            <w:tcW w:w="6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0B1B844A" w14:textId="77777777">
            <w:pPr>
              <w:rPr>
                <w:sz w:val="14"/>
                <w:szCs w:val="14"/>
              </w:rPr>
            </w:pPr>
            <w:r w:rsidRPr="1CF16C31">
              <w:rPr>
                <w:sz w:val="14"/>
                <w:szCs w:val="14"/>
              </w:rPr>
              <w:t>CCCt</w:t>
            </w:r>
          </w:p>
        </w:tc>
        <w:tc>
          <w:tcPr>
            <w:tcW w:w="2430" w:type="dxa"/>
            <w:gridSpan w:val="3"/>
            <w:vMerge/>
            <w:tcBorders>
              <w:left w:val="single" w:color="FFFFFF" w:themeColor="background1" w:sz="8" w:space="0"/>
              <w:right w:val="single" w:color="FFFFFF" w:themeColor="background1" w:sz="8" w:space="0"/>
            </w:tcBorders>
            <w:tcMar>
              <w:left w:w="99" w:type="dxa"/>
              <w:right w:w="99" w:type="dxa"/>
            </w:tcMar>
            <w:vAlign w:val="center"/>
          </w:tcPr>
          <w:p w:rsidRPr="00860F58" w:rsidR="0079625D" w:rsidP="001E616D" w:rsidRDefault="0079625D" w14:paraId="39AEBBE3" w14:textId="77777777">
            <w:pPr>
              <w:rPr>
                <w:sz w:val="14"/>
                <w:szCs w:val="14"/>
              </w:rPr>
            </w:pPr>
          </w:p>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7F6AC55C" w14:textId="71075865">
            <w:pPr>
              <w:rPr>
                <w:sz w:val="14"/>
                <w:szCs w:val="14"/>
              </w:rPr>
            </w:pPr>
            <w:r w:rsidRPr="00E8056C">
              <w:rPr>
                <w:sz w:val="14"/>
                <w:szCs w:val="14"/>
              </w:rPr>
              <w:t xml:space="preserve">D2CF, </w:t>
            </w:r>
            <w:r>
              <w:rPr>
                <w:sz w:val="14"/>
                <w:szCs w:val="14"/>
              </w:rPr>
              <w:t>CB,</w:t>
            </w:r>
            <w:r w:rsidRPr="1CF16C31">
              <w:rPr>
                <w:sz w:val="14"/>
                <w:szCs w:val="14"/>
              </w:rPr>
              <w:t xml:space="preserve"> merged LTA, …</w:t>
            </w: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3E2248B7" w14:textId="77777777">
            <w:pPr>
              <w:rPr>
                <w:sz w:val="14"/>
                <w:szCs w:val="14"/>
              </w:rPr>
            </w:pPr>
            <w:r w:rsidRPr="1CF16C31">
              <w:rPr>
                <w:sz w:val="14"/>
                <w:szCs w:val="14"/>
              </w:rPr>
              <w:t>-</w:t>
            </w:r>
          </w:p>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444C7CB5" w14:textId="77777777">
            <w:pPr>
              <w:rPr>
                <w:sz w:val="14"/>
                <w:szCs w:val="14"/>
              </w:rPr>
            </w:pPr>
            <w:r w:rsidRPr="1CF16C31">
              <w:rPr>
                <w:sz w:val="14"/>
                <w:szCs w:val="14"/>
              </w:rPr>
              <w:t>DA_CCCt</w:t>
            </w:r>
          </w:p>
        </w:tc>
      </w:tr>
      <w:tr w:rsidRPr="005E3B83" w:rsidR="0079625D" w:rsidTr="008078E8" w14:paraId="5E88AB78" w14:textId="77777777">
        <w:trPr>
          <w:trHeight w:val="323"/>
        </w:trPr>
        <w:tc>
          <w:tcPr>
            <w:tcW w:w="25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20AD9A23" w14:textId="77777777">
            <w:pPr>
              <w:rPr>
                <w:sz w:val="14"/>
                <w:szCs w:val="14"/>
              </w:rPr>
            </w:pPr>
            <w:r>
              <w:rPr>
                <w:sz w:val="14"/>
                <w:szCs w:val="14"/>
              </w:rPr>
              <w:t>Merge &amp; distribute SDAC LTNOM &amp; ALEGrO</w:t>
            </w:r>
          </w:p>
        </w:tc>
        <w:tc>
          <w:tcPr>
            <w:tcW w:w="85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3EFEE47E" w14:textId="77777777">
            <w:pPr>
              <w:rPr>
                <w:sz w:val="14"/>
                <w:szCs w:val="14"/>
              </w:rPr>
            </w:pPr>
            <w:r w:rsidRPr="1CF16C31">
              <w:rPr>
                <w:sz w:val="14"/>
                <w:szCs w:val="14"/>
              </w:rPr>
              <w:t>CCC</w:t>
            </w:r>
          </w:p>
        </w:tc>
        <w:tc>
          <w:tcPr>
            <w:tcW w:w="6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53908875" w14:textId="77777777">
            <w:pPr>
              <w:rPr>
                <w:sz w:val="14"/>
                <w:szCs w:val="14"/>
              </w:rPr>
            </w:pPr>
            <w:r w:rsidRPr="1CF16C31">
              <w:rPr>
                <w:sz w:val="14"/>
                <w:szCs w:val="14"/>
              </w:rPr>
              <w:t>CCCt</w:t>
            </w:r>
          </w:p>
        </w:tc>
        <w:tc>
          <w:tcPr>
            <w:tcW w:w="2430" w:type="dxa"/>
            <w:gridSpan w:val="3"/>
            <w:vMerge/>
            <w:tcBorders>
              <w:left w:val="single" w:color="FFFFFF" w:themeColor="background1" w:sz="8" w:space="0"/>
              <w:right w:val="single" w:color="FFFFFF" w:themeColor="background1" w:sz="8" w:space="0"/>
            </w:tcBorders>
            <w:tcMar>
              <w:left w:w="99" w:type="dxa"/>
              <w:right w:w="99" w:type="dxa"/>
            </w:tcMar>
            <w:vAlign w:val="center"/>
          </w:tcPr>
          <w:p w:rsidRPr="00860F58" w:rsidR="0079625D" w:rsidP="001E616D" w:rsidRDefault="0079625D" w14:paraId="6ACFC818" w14:textId="77777777">
            <w:pPr>
              <w:rPr>
                <w:sz w:val="14"/>
                <w:szCs w:val="14"/>
              </w:rPr>
            </w:pPr>
          </w:p>
        </w:tc>
        <w:tc>
          <w:tcPr>
            <w:tcW w:w="8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403C2785" w14:textId="77777777">
            <w:pPr>
              <w:rPr>
                <w:sz w:val="14"/>
                <w:szCs w:val="14"/>
              </w:rPr>
            </w:pP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5EC4FB3F" w14:textId="77777777">
            <w:pPr>
              <w:rPr>
                <w:sz w:val="14"/>
                <w:szCs w:val="14"/>
              </w:rPr>
            </w:pPr>
          </w:p>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860F58" w:rsidR="0079625D" w:rsidP="001E616D" w:rsidRDefault="0079625D" w14:paraId="45E7893C" w14:textId="77777777">
            <w:pPr>
              <w:rPr>
                <w:sz w:val="14"/>
                <w:szCs w:val="14"/>
              </w:rPr>
            </w:pPr>
          </w:p>
        </w:tc>
      </w:tr>
    </w:tbl>
    <w:p w:rsidRPr="005E3B83" w:rsidR="0028296F" w:rsidP="0028296F" w:rsidRDefault="0028296F" w14:paraId="3C271148" w14:textId="77777777">
      <w:pPr>
        <w:pStyle w:val="Heading3"/>
      </w:pPr>
      <w:r>
        <w:t>Backup and Fallback processes</w:t>
      </w:r>
    </w:p>
    <w:p w:rsidRPr="005E3B83" w:rsidR="0028296F" w:rsidP="0028296F" w:rsidRDefault="0028296F" w14:paraId="41CEC635" w14:textId="77777777">
      <w:pPr>
        <w:spacing w:after="240"/>
      </w:pPr>
      <w:r>
        <w:t>As soon as an issue with the CCCt is identified (e.g. blocking the process running normally), the CCC must call and send an email to Unicorn Core IDCC helpdesk. The following backups need to be triggered and finished before the corresponding backup time indicated in the HLBP excel file:</w:t>
      </w:r>
    </w:p>
    <w:tbl>
      <w:tblPr>
        <w:tblW w:w="9308" w:type="dxa"/>
        <w:tblLayout w:type="fixed"/>
        <w:tblLook w:val="06A0" w:firstRow="1" w:lastRow="0" w:firstColumn="1" w:lastColumn="0" w:noHBand="1" w:noVBand="1"/>
      </w:tblPr>
      <w:tblGrid>
        <w:gridCol w:w="684"/>
        <w:gridCol w:w="807"/>
        <w:gridCol w:w="2322"/>
        <w:gridCol w:w="3191"/>
        <w:gridCol w:w="666"/>
        <w:gridCol w:w="807"/>
        <w:gridCol w:w="831"/>
      </w:tblGrid>
      <w:tr w:rsidRPr="00097F92" w:rsidR="0028296F" w:rsidTr="001E616D" w14:paraId="26D919E9" w14:textId="77777777">
        <w:trPr>
          <w:trHeight w:val="533"/>
        </w:trPr>
        <w:tc>
          <w:tcPr>
            <w:tcW w:w="684"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097F92" w:rsidR="0028296F" w:rsidP="001E616D" w:rsidRDefault="0028296F" w14:paraId="3496AAEF" w14:textId="77777777">
            <w:pPr>
              <w:rPr>
                <w:sz w:val="14"/>
                <w:szCs w:val="14"/>
              </w:rPr>
            </w:pPr>
            <w:r w:rsidRPr="1CF16C31">
              <w:rPr>
                <w:sz w:val="14"/>
                <w:szCs w:val="14"/>
              </w:rPr>
              <w:t>Backup ID</w:t>
            </w:r>
          </w:p>
        </w:tc>
        <w:tc>
          <w:tcPr>
            <w:tcW w:w="807"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28296F" w:rsidP="001E616D" w:rsidRDefault="0028296F" w14:paraId="132857D6" w14:textId="77777777">
            <w:pPr>
              <w:rPr>
                <w:sz w:val="14"/>
                <w:szCs w:val="14"/>
              </w:rPr>
            </w:pPr>
            <w:r w:rsidRPr="1CF16C31">
              <w:rPr>
                <w:sz w:val="14"/>
                <w:szCs w:val="14"/>
              </w:rPr>
              <w:t>Process Step</w:t>
            </w:r>
          </w:p>
        </w:tc>
        <w:tc>
          <w:tcPr>
            <w:tcW w:w="2322"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28296F" w:rsidP="001E616D" w:rsidRDefault="0028296F" w14:paraId="0DBE6B63" w14:textId="77777777">
            <w:pPr>
              <w:rPr>
                <w:sz w:val="14"/>
                <w:szCs w:val="14"/>
              </w:rPr>
            </w:pPr>
            <w:r w:rsidRPr="1CF16C31">
              <w:rPr>
                <w:sz w:val="14"/>
                <w:szCs w:val="14"/>
              </w:rPr>
              <w:t>Description</w:t>
            </w:r>
          </w:p>
        </w:tc>
        <w:tc>
          <w:tcPr>
            <w:tcW w:w="319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28296F" w:rsidP="001E616D" w:rsidRDefault="0028296F" w14:paraId="5D2A62BF" w14:textId="77777777">
            <w:pPr>
              <w:rPr>
                <w:sz w:val="14"/>
                <w:szCs w:val="14"/>
              </w:rPr>
            </w:pPr>
            <w:r w:rsidRPr="1CF16C31">
              <w:rPr>
                <w:sz w:val="14"/>
                <w:szCs w:val="14"/>
              </w:rPr>
              <w:t>Solution/Action</w:t>
            </w:r>
          </w:p>
        </w:tc>
        <w:tc>
          <w:tcPr>
            <w:tcW w:w="66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28296F" w:rsidP="001E616D" w:rsidRDefault="0028296F" w14:paraId="3E1B128D" w14:textId="77777777">
            <w:pPr>
              <w:rPr>
                <w:sz w:val="14"/>
                <w:szCs w:val="14"/>
              </w:rPr>
            </w:pPr>
            <w:r w:rsidRPr="1CF16C31">
              <w:rPr>
                <w:sz w:val="14"/>
                <w:szCs w:val="14"/>
              </w:rPr>
              <w:t>Owner</w:t>
            </w:r>
          </w:p>
        </w:tc>
        <w:tc>
          <w:tcPr>
            <w:tcW w:w="807"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28296F" w:rsidP="001E616D" w:rsidRDefault="0028296F" w14:paraId="2FA38AE8" w14:textId="77777777">
            <w:pPr>
              <w:rPr>
                <w:sz w:val="14"/>
                <w:szCs w:val="14"/>
              </w:rPr>
            </w:pPr>
            <w:r w:rsidRPr="1CF16C31">
              <w:rPr>
                <w:sz w:val="14"/>
                <w:szCs w:val="14"/>
              </w:rPr>
              <w:t>Tool</w:t>
            </w:r>
          </w:p>
        </w:tc>
        <w:tc>
          <w:tcPr>
            <w:tcW w:w="831" w:type="dxa"/>
            <w:tcBorders>
              <w:top w:val="nil"/>
              <w:left w:val="single" w:color="FFFFFF" w:themeColor="background1" w:sz="8" w:space="0"/>
              <w:bottom w:val="nil"/>
              <w:right w:val="nil"/>
            </w:tcBorders>
            <w:shd w:val="clear" w:color="auto" w:fill="2F2F2F" w:themeFill="text2" w:themeFillShade="80"/>
            <w:vAlign w:val="center"/>
          </w:tcPr>
          <w:p w:rsidRPr="00097F92" w:rsidR="0028296F" w:rsidP="001E616D" w:rsidRDefault="0028296F" w14:paraId="3014BE66" w14:textId="77777777">
            <w:pPr>
              <w:rPr>
                <w:sz w:val="14"/>
                <w:szCs w:val="14"/>
              </w:rPr>
            </w:pPr>
            <w:r w:rsidRPr="1CF16C31">
              <w:rPr>
                <w:sz w:val="14"/>
                <w:szCs w:val="14"/>
              </w:rPr>
              <w:t>Email Template #</w:t>
            </w:r>
          </w:p>
        </w:tc>
      </w:tr>
      <w:tr w:rsidRPr="00097F92" w:rsidR="0028296F" w:rsidTr="001E616D" w14:paraId="502F4727" w14:textId="77777777">
        <w:trPr>
          <w:trHeight w:val="768"/>
        </w:trPr>
        <w:tc>
          <w:tcPr>
            <w:tcW w:w="684"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097F92" w:rsidR="007C1655" w:rsidP="001E616D" w:rsidRDefault="0028296F" w14:paraId="71C3C4BA" w14:textId="41D70A56">
            <w:pPr>
              <w:rPr>
                <w:sz w:val="14"/>
                <w:szCs w:val="14"/>
              </w:rPr>
            </w:pPr>
            <w:r w:rsidRPr="47E385B5">
              <w:rPr>
                <w:sz w:val="14"/>
                <w:szCs w:val="14"/>
              </w:rPr>
              <w:t>ID1_</w:t>
            </w:r>
            <w:r w:rsidR="007C1655">
              <w:rPr>
                <w:sz w:val="14"/>
                <w:szCs w:val="14"/>
              </w:rPr>
              <w:t>2</w:t>
            </w:r>
          </w:p>
        </w:tc>
        <w:tc>
          <w:tcPr>
            <w:tcW w:w="807"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vAlign w:val="center"/>
          </w:tcPr>
          <w:p w:rsidRPr="00097F92" w:rsidR="0028296F" w:rsidP="001E616D" w:rsidRDefault="0028296F" w14:paraId="7E5EFF8A" w14:textId="77777777">
            <w:pPr>
              <w:rPr>
                <w:sz w:val="14"/>
                <w:szCs w:val="14"/>
              </w:rPr>
            </w:pPr>
            <w:r w:rsidRPr="1CF16C31">
              <w:rPr>
                <w:sz w:val="14"/>
                <w:szCs w:val="14"/>
              </w:rPr>
              <w:t>DACC data gathering</w:t>
            </w:r>
          </w:p>
        </w:tc>
        <w:tc>
          <w:tcPr>
            <w:tcW w:w="2322"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097F92" w:rsidR="0028296F" w:rsidP="001E616D" w:rsidRDefault="0028296F" w14:paraId="1D7E4799" w14:textId="77777777">
            <w:pPr>
              <w:rPr>
                <w:sz w:val="14"/>
                <w:szCs w:val="14"/>
              </w:rPr>
            </w:pPr>
            <w:r w:rsidRPr="1CF16C31">
              <w:rPr>
                <w:sz w:val="14"/>
                <w:szCs w:val="14"/>
              </w:rPr>
              <w:t>Missing input data: DA CCCt is available</w:t>
            </w:r>
          </w:p>
        </w:tc>
        <w:tc>
          <w:tcPr>
            <w:tcW w:w="319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097F92" w:rsidR="0028296F" w:rsidP="001E616D" w:rsidRDefault="0028296F" w14:paraId="108D72CE" w14:textId="77777777">
            <w:pPr>
              <w:rPr>
                <w:sz w:val="14"/>
                <w:szCs w:val="14"/>
              </w:rPr>
            </w:pPr>
            <w:r w:rsidRPr="1CF16C31">
              <w:rPr>
                <w:sz w:val="14"/>
                <w:szCs w:val="14"/>
              </w:rPr>
              <w:t>1. Download data from DA CCCt and upload to ID CCCt via Message Viewer</w:t>
            </w:r>
            <w:r>
              <w:br/>
            </w:r>
            <w:r w:rsidRPr="1CF16C31">
              <w:rPr>
                <w:sz w:val="14"/>
                <w:szCs w:val="14"/>
              </w:rPr>
              <w:t xml:space="preserve"> 2. Contact USY to investigate communication issues</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097F92" w:rsidR="0028296F" w:rsidP="001E616D" w:rsidRDefault="0028296F" w14:paraId="1D7A017C" w14:textId="77777777">
            <w:pPr>
              <w:rPr>
                <w:sz w:val="14"/>
                <w:szCs w:val="14"/>
              </w:rPr>
            </w:pPr>
            <w:r w:rsidRPr="1CF16C31">
              <w:rPr>
                <w:sz w:val="14"/>
                <w:szCs w:val="14"/>
              </w:rPr>
              <w:t>CCC</w:t>
            </w:r>
          </w:p>
        </w:tc>
        <w:tc>
          <w:tcPr>
            <w:tcW w:w="80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097F92" w:rsidR="0028296F" w:rsidP="001E616D" w:rsidRDefault="0028296F" w14:paraId="6C97B1CF" w14:textId="77777777">
            <w:pPr>
              <w:rPr>
                <w:sz w:val="14"/>
                <w:szCs w:val="14"/>
              </w:rPr>
            </w:pPr>
            <w:r w:rsidRPr="1CF16C31">
              <w:rPr>
                <w:sz w:val="14"/>
                <w:szCs w:val="14"/>
              </w:rPr>
              <w:t>DA_CCCt</w:t>
            </w:r>
            <w:r>
              <w:br/>
            </w:r>
            <w:r w:rsidRPr="1CF16C31">
              <w:rPr>
                <w:sz w:val="14"/>
                <w:szCs w:val="14"/>
              </w:rPr>
              <w:t xml:space="preserve"> ID_CCCt</w:t>
            </w:r>
          </w:p>
        </w:tc>
        <w:tc>
          <w:tcPr>
            <w:tcW w:w="83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097F92" w:rsidR="0028296F" w:rsidP="001E616D" w:rsidRDefault="0028296F" w14:paraId="128D4225" w14:textId="77777777">
            <w:pPr>
              <w:rPr>
                <w:sz w:val="14"/>
                <w:szCs w:val="14"/>
              </w:rPr>
            </w:pPr>
            <w:r w:rsidRPr="1CF16C31">
              <w:rPr>
                <w:sz w:val="14"/>
                <w:szCs w:val="14"/>
              </w:rPr>
              <w:t xml:space="preserve">- </w:t>
            </w:r>
          </w:p>
        </w:tc>
      </w:tr>
      <w:tr w:rsidRPr="00097F92" w:rsidR="0028296F" w:rsidTr="001E616D" w14:paraId="45D0A8AC" w14:textId="77777777">
        <w:trPr>
          <w:trHeight w:val="517"/>
        </w:trPr>
        <w:tc>
          <w:tcPr>
            <w:tcW w:w="68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097F92" w:rsidR="0028296F" w:rsidP="001E616D" w:rsidRDefault="0028296F" w14:paraId="40C98879" w14:textId="71B45171">
            <w:pPr>
              <w:rPr>
                <w:sz w:val="14"/>
                <w:szCs w:val="14"/>
              </w:rPr>
            </w:pPr>
            <w:r w:rsidRPr="47E385B5">
              <w:rPr>
                <w:sz w:val="14"/>
                <w:szCs w:val="14"/>
              </w:rPr>
              <w:t>ID1_</w:t>
            </w:r>
            <w:r w:rsidR="007C1655">
              <w:rPr>
                <w:sz w:val="14"/>
                <w:szCs w:val="14"/>
              </w:rPr>
              <w:t>3</w:t>
            </w:r>
          </w:p>
        </w:tc>
        <w:tc>
          <w:tcPr>
            <w:tcW w:w="807" w:type="dxa"/>
            <w:vMerge/>
            <w:vAlign w:val="center"/>
          </w:tcPr>
          <w:p w:rsidRPr="00097F92" w:rsidR="0028296F" w:rsidP="001E616D" w:rsidRDefault="0028296F" w14:paraId="0E85539D" w14:textId="77777777">
            <w:pPr>
              <w:rPr>
                <w:sz w:val="14"/>
                <w:szCs w:val="14"/>
              </w:rPr>
            </w:pPr>
          </w:p>
        </w:tc>
        <w:tc>
          <w:tcPr>
            <w:tcW w:w="232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097F92" w:rsidR="0028296F" w:rsidP="001E616D" w:rsidRDefault="0028296F" w14:paraId="2BE576B8" w14:textId="77777777">
            <w:pPr>
              <w:rPr>
                <w:sz w:val="14"/>
                <w:szCs w:val="14"/>
              </w:rPr>
            </w:pPr>
            <w:r w:rsidRPr="1CF16C31">
              <w:rPr>
                <w:sz w:val="14"/>
                <w:szCs w:val="14"/>
              </w:rPr>
              <w:t>Missing input, due to unavailability of DA CCCt. To trigger Calculate Default DA Domain backup step</w:t>
            </w:r>
          </w:p>
          <w:p w:rsidRPr="00097F92" w:rsidR="0028296F" w:rsidP="001E616D" w:rsidRDefault="0028296F" w14:paraId="1D082BAA" w14:textId="77777777">
            <w:pPr>
              <w:rPr>
                <w:sz w:val="14"/>
                <w:szCs w:val="14"/>
              </w:rPr>
            </w:pPr>
          </w:p>
        </w:tc>
        <w:tc>
          <w:tcPr>
            <w:tcW w:w="31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AC2AAD" w:rsidR="0028296F" w:rsidP="001E616D" w:rsidRDefault="0028296F" w14:paraId="5D7FE2C9" w14:textId="77777777">
            <w:pPr>
              <w:rPr>
                <w:sz w:val="14"/>
                <w:szCs w:val="14"/>
              </w:rPr>
            </w:pPr>
            <w:r w:rsidRPr="1CF16C31">
              <w:rPr>
                <w:sz w:val="14"/>
                <w:szCs w:val="14"/>
              </w:rPr>
              <w:t xml:space="preserve">1. </w:t>
            </w:r>
            <w:r w:rsidRPr="00AC2AAD">
              <w:rPr>
                <w:sz w:val="14"/>
                <w:szCs w:val="14"/>
              </w:rPr>
              <w:t>Create flows ID1-624, ID1-625, ID1-626, ID1-629 with Backup Tool and upload to ID1 CCCt.</w:t>
            </w:r>
          </w:p>
          <w:p w:rsidRPr="00AC2AAD" w:rsidR="0028296F" w:rsidP="001E616D" w:rsidRDefault="0028296F" w14:paraId="0E2C248C" w14:textId="77777777">
            <w:pPr>
              <w:rPr>
                <w:rFonts w:eastAsia="Arial" w:cs="Arial"/>
                <w:sz w:val="14"/>
                <w:szCs w:val="14"/>
              </w:rPr>
            </w:pPr>
            <w:r w:rsidRPr="00AC2AAD">
              <w:rPr>
                <w:rFonts w:eastAsia="Arial" w:cs="Arial"/>
                <w:sz w:val="14"/>
                <w:szCs w:val="14"/>
              </w:rPr>
              <w:t>2. Force the gates (ID1-618, ID1-628 are automatically replaced; ID1-627, ID1-662, ID1-663 is not replaceable)</w:t>
            </w:r>
          </w:p>
          <w:p w:rsidRPr="00097F92" w:rsidR="0028296F" w:rsidP="001E616D" w:rsidRDefault="0028296F" w14:paraId="4E82B512" w14:textId="77777777">
            <w:pPr>
              <w:rPr>
                <w:sz w:val="14"/>
                <w:szCs w:val="14"/>
              </w:rPr>
            </w:pPr>
            <w:r w:rsidRPr="1CF16C31">
              <w:rPr>
                <w:sz w:val="14"/>
                <w:szCs w:val="14"/>
              </w:rPr>
              <w:t xml:space="preserve">3. Inform parties via email. </w:t>
            </w:r>
          </w:p>
        </w:tc>
        <w:tc>
          <w:tcPr>
            <w:tcW w:w="6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097F92" w:rsidR="0028296F" w:rsidP="001E616D" w:rsidRDefault="0028296F" w14:paraId="076965CF" w14:textId="77777777">
            <w:pPr>
              <w:rPr>
                <w:sz w:val="14"/>
                <w:szCs w:val="14"/>
              </w:rPr>
            </w:pPr>
            <w:r w:rsidRPr="1CF16C31">
              <w:rPr>
                <w:sz w:val="14"/>
                <w:szCs w:val="14"/>
              </w:rPr>
              <w:t>CCC</w:t>
            </w:r>
          </w:p>
        </w:tc>
        <w:tc>
          <w:tcPr>
            <w:tcW w:w="80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097F92" w:rsidR="0028296F" w:rsidP="001E616D" w:rsidRDefault="0028296F" w14:paraId="717369BF" w14:textId="77777777">
            <w:pPr>
              <w:rPr>
                <w:sz w:val="14"/>
                <w:szCs w:val="14"/>
              </w:rPr>
            </w:pPr>
            <w:r w:rsidRPr="1CF16C31">
              <w:rPr>
                <w:sz w:val="14"/>
                <w:szCs w:val="14"/>
              </w:rPr>
              <w:t>Backup Tool, Email</w:t>
            </w:r>
          </w:p>
        </w:tc>
        <w:tc>
          <w:tcPr>
            <w:tcW w:w="8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097F92" w:rsidR="0028296F" w:rsidP="001E616D" w:rsidRDefault="0028296F" w14:paraId="73ACC363" w14:textId="77777777">
            <w:pPr>
              <w:rPr>
                <w:sz w:val="14"/>
                <w:szCs w:val="14"/>
              </w:rPr>
            </w:pPr>
            <w:r w:rsidRPr="1CF16C31">
              <w:rPr>
                <w:sz w:val="14"/>
                <w:szCs w:val="14"/>
              </w:rPr>
              <w:t>9</w:t>
            </w:r>
          </w:p>
        </w:tc>
      </w:tr>
    </w:tbl>
    <w:p w:rsidR="0028296F" w:rsidP="0028296F" w:rsidRDefault="0028296F" w14:paraId="3070E9A1" w14:textId="36A25EA9">
      <w:pPr>
        <w:spacing w:before="240" w:after="240"/>
      </w:pPr>
      <w:r w:rsidRPr="005E3B83">
        <w:t>In case the following backup cannot solve the issue by the critical end time of the corresponding process step, CCC shall inform all parties</w:t>
      </w:r>
      <w:r w:rsidRPr="00D219F4">
        <w:rPr>
          <w:vertAlign w:val="superscript"/>
        </w:rPr>
        <w:footnoteReference w:id="3"/>
      </w:r>
      <w:r w:rsidRPr="005E3B83">
        <w:t xml:space="preserve"> via email.</w:t>
      </w:r>
    </w:p>
    <w:p w:rsidRPr="0028296F" w:rsidR="00E8056C" w:rsidP="0028296F" w:rsidRDefault="00E8056C" w14:paraId="0D9E910E" w14:textId="77777777">
      <w:pPr>
        <w:spacing w:before="240" w:after="240"/>
      </w:pPr>
    </w:p>
    <w:p w:rsidRPr="005E3B83" w:rsidR="001D1D26" w:rsidP="001D1D26" w:rsidRDefault="001D1D26" w14:paraId="03652393" w14:textId="77777777">
      <w:pPr>
        <w:pStyle w:val="Heading2"/>
      </w:pPr>
      <w:bookmarkStart w:name="_Toc224121654" w:id="104"/>
      <w:bookmarkEnd w:id="99"/>
      <w:bookmarkEnd w:id="100"/>
      <w:r>
        <w:t>MCR Data Gathering</w:t>
      </w:r>
      <w:bookmarkEnd w:id="104"/>
    </w:p>
    <w:p w:rsidRPr="005E3B83" w:rsidR="001D1D26" w:rsidP="001D1D26" w:rsidRDefault="001D1D26" w14:paraId="5A126B48" w14:textId="77777777">
      <w:pPr>
        <w:spacing w:after="240"/>
      </w:pPr>
      <w:r>
        <w:t xml:space="preserve">In this process step, the results of the DA Market Coupling (or, in case of SDAC decoupling, Shadow Auction results submitted by relevant TSOs) as well as possible allocation constraints are gathered from the DA workspace. This process also closes the receiving of DACC files which are not used by the FBPCM for the calculation of the enlarged domain. In case of a delay in the SDAC process, this process step will be delayed until DA AACs have been received for all Core borders. </w:t>
      </w:r>
    </w:p>
    <w:p w:rsidRPr="005E3B83" w:rsidR="001D1D26" w:rsidP="001D1D26" w:rsidRDefault="001D1D26" w14:paraId="0FAAA1CB" w14:textId="77777777">
      <w:pPr>
        <w:spacing w:after="240"/>
      </w:pPr>
      <w:r>
        <w:t xml:space="preserve">After a quality check, the MC results and the individual Shadow Auction nominated values (MD 250) are merged. Based on this data, the individual AACs of each border/direction are determined. For provision of MD-250, the overview of TSO senders for each Core border, is presented in the table in Section 4.3. </w:t>
      </w:r>
    </w:p>
    <w:tbl>
      <w:tblPr>
        <w:tblW w:w="9260" w:type="dxa"/>
        <w:tblLook w:val="04A0" w:firstRow="1" w:lastRow="0" w:firstColumn="1" w:lastColumn="0" w:noHBand="0" w:noVBand="1"/>
      </w:tblPr>
      <w:tblGrid>
        <w:gridCol w:w="1946"/>
        <w:gridCol w:w="834"/>
        <w:gridCol w:w="810"/>
        <w:gridCol w:w="720"/>
        <w:gridCol w:w="810"/>
        <w:gridCol w:w="810"/>
        <w:gridCol w:w="1080"/>
        <w:gridCol w:w="1080"/>
        <w:gridCol w:w="1170"/>
      </w:tblGrid>
      <w:tr w:rsidRPr="005E3B83" w:rsidR="0079625D" w:rsidTr="0079625D" w14:paraId="4E8A4AC9" w14:textId="77777777">
        <w:trPr>
          <w:trHeight w:val="224"/>
        </w:trPr>
        <w:tc>
          <w:tcPr>
            <w:tcW w:w="194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47B8AB27" w14:textId="4F5C85AD">
            <w:pPr>
              <w:rPr>
                <w:sz w:val="14"/>
                <w:szCs w:val="14"/>
              </w:rPr>
            </w:pPr>
            <w:r>
              <w:rPr>
                <w:sz w:val="14"/>
                <w:szCs w:val="14"/>
              </w:rPr>
              <w:t>Activity</w:t>
            </w:r>
          </w:p>
        </w:tc>
        <w:tc>
          <w:tcPr>
            <w:tcW w:w="83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128AC5EC" w14:textId="77777777">
            <w:pPr>
              <w:rPr>
                <w:sz w:val="14"/>
                <w:szCs w:val="14"/>
              </w:rPr>
            </w:pPr>
            <w:r w:rsidRPr="00D32D3F">
              <w:rPr>
                <w:sz w:val="14"/>
                <w:szCs w:val="14"/>
              </w:rPr>
              <w:t>Owner</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70D79E89" w14:textId="77777777">
            <w:pPr>
              <w:rPr>
                <w:sz w:val="14"/>
                <w:szCs w:val="14"/>
              </w:rPr>
            </w:pPr>
            <w:r w:rsidRPr="00D32D3F">
              <w:rPr>
                <w:sz w:val="14"/>
                <w:szCs w:val="14"/>
              </w:rPr>
              <w:t>Tool</w:t>
            </w:r>
          </w:p>
        </w:tc>
        <w:tc>
          <w:tcPr>
            <w:tcW w:w="72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1AE9E9A1" w14:textId="77777777">
            <w:pPr>
              <w:rPr>
                <w:sz w:val="14"/>
                <w:szCs w:val="14"/>
              </w:rPr>
            </w:pPr>
            <w:r w:rsidRPr="00D32D3F">
              <w:rPr>
                <w:sz w:val="14"/>
                <w:szCs w:val="14"/>
              </w:rPr>
              <w:t>Target Start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1AB482B5" w14:textId="77777777">
            <w:pPr>
              <w:rPr>
                <w:sz w:val="14"/>
                <w:szCs w:val="14"/>
              </w:rPr>
            </w:pPr>
            <w:r w:rsidRPr="00D32D3F">
              <w:rPr>
                <w:sz w:val="14"/>
                <w:szCs w:val="14"/>
              </w:rPr>
              <w:t>Target End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1A071C98" w14:textId="77777777">
            <w:pPr>
              <w:rPr>
                <w:sz w:val="14"/>
                <w:szCs w:val="14"/>
              </w:rPr>
            </w:pPr>
            <w:r w:rsidRPr="00D32D3F">
              <w:rPr>
                <w:sz w:val="14"/>
                <w:szCs w:val="14"/>
              </w:rPr>
              <w:t>Critical End Time</w:t>
            </w:r>
          </w:p>
        </w:tc>
        <w:tc>
          <w:tcPr>
            <w:tcW w:w="3330"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1DE0A799" w14:textId="77777777">
            <w:pPr>
              <w:rPr>
                <w:sz w:val="14"/>
                <w:szCs w:val="14"/>
              </w:rPr>
            </w:pPr>
            <w:r w:rsidRPr="00D32D3F">
              <w:rPr>
                <w:sz w:val="14"/>
                <w:szCs w:val="14"/>
              </w:rPr>
              <w:t>Data Exchange</w:t>
            </w:r>
          </w:p>
        </w:tc>
      </w:tr>
      <w:tr w:rsidRPr="005E3B83" w:rsidR="0079625D" w:rsidTr="008078E8" w14:paraId="006F0B4B" w14:textId="77777777">
        <w:trPr>
          <w:trHeight w:val="224"/>
        </w:trPr>
        <w:tc>
          <w:tcPr>
            <w:tcW w:w="1946" w:type="dxa"/>
            <w:vMerge/>
          </w:tcPr>
          <w:p w:rsidRPr="00D32D3F" w:rsidR="0079625D" w:rsidP="001E616D" w:rsidRDefault="0079625D" w14:paraId="52154F82" w14:textId="77777777">
            <w:pPr>
              <w:rPr>
                <w:sz w:val="14"/>
                <w:szCs w:val="14"/>
              </w:rPr>
            </w:pPr>
          </w:p>
        </w:tc>
        <w:tc>
          <w:tcPr>
            <w:tcW w:w="834" w:type="dxa"/>
            <w:vMerge/>
          </w:tcPr>
          <w:p w:rsidRPr="00D32D3F" w:rsidR="0079625D" w:rsidP="001E616D" w:rsidRDefault="0079625D" w14:paraId="16981C73" w14:textId="77777777">
            <w:pPr>
              <w:rPr>
                <w:sz w:val="14"/>
                <w:szCs w:val="14"/>
              </w:rPr>
            </w:pPr>
          </w:p>
        </w:tc>
        <w:tc>
          <w:tcPr>
            <w:tcW w:w="810" w:type="dxa"/>
            <w:vMerge/>
          </w:tcPr>
          <w:p w:rsidRPr="00D32D3F" w:rsidR="0079625D" w:rsidP="001E616D" w:rsidRDefault="0079625D" w14:paraId="648822AB" w14:textId="77777777">
            <w:pPr>
              <w:rPr>
                <w:sz w:val="14"/>
                <w:szCs w:val="14"/>
              </w:rPr>
            </w:pPr>
          </w:p>
        </w:tc>
        <w:tc>
          <w:tcPr>
            <w:tcW w:w="720" w:type="dxa"/>
            <w:vMerge/>
          </w:tcPr>
          <w:p w:rsidRPr="00D32D3F" w:rsidR="0079625D" w:rsidP="001E616D" w:rsidRDefault="0079625D" w14:paraId="55A6F17B" w14:textId="77777777">
            <w:pPr>
              <w:rPr>
                <w:sz w:val="14"/>
                <w:szCs w:val="14"/>
              </w:rPr>
            </w:pPr>
          </w:p>
        </w:tc>
        <w:tc>
          <w:tcPr>
            <w:tcW w:w="810" w:type="dxa"/>
            <w:vMerge/>
          </w:tcPr>
          <w:p w:rsidRPr="00D32D3F" w:rsidR="0079625D" w:rsidP="001E616D" w:rsidRDefault="0079625D" w14:paraId="008AE317" w14:textId="77777777">
            <w:pPr>
              <w:rPr>
                <w:sz w:val="14"/>
                <w:szCs w:val="14"/>
              </w:rPr>
            </w:pPr>
          </w:p>
        </w:tc>
        <w:tc>
          <w:tcPr>
            <w:tcW w:w="810" w:type="dxa"/>
            <w:vMerge/>
          </w:tcPr>
          <w:p w:rsidRPr="00D32D3F" w:rsidR="0079625D" w:rsidP="001E616D" w:rsidRDefault="0079625D" w14:paraId="6B368FF1" w14:textId="77777777">
            <w:pPr>
              <w:rPr>
                <w:sz w:val="14"/>
                <w:szCs w:val="14"/>
              </w:rPr>
            </w:pPr>
          </w:p>
        </w:tc>
        <w:tc>
          <w:tcPr>
            <w:tcW w:w="1080" w:type="dxa"/>
            <w:tcBorders>
              <w:top w:val="single" w:color="FFFFFF" w:themeColor="background1" w:sz="8" w:space="0"/>
              <w:left w:val="nil"/>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273CFF4C" w14:textId="77777777">
            <w:pPr>
              <w:rPr>
                <w:sz w:val="14"/>
                <w:szCs w:val="14"/>
              </w:rPr>
            </w:pPr>
            <w:r w:rsidRPr="00D32D3F">
              <w:rPr>
                <w:sz w:val="14"/>
                <w:szCs w:val="14"/>
              </w:rPr>
              <w:t>Input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6A1AD774" w14:textId="77777777">
            <w:pPr>
              <w:rPr>
                <w:sz w:val="14"/>
                <w:szCs w:val="14"/>
              </w:rPr>
            </w:pPr>
            <w:r w:rsidRPr="00D32D3F">
              <w:rPr>
                <w:sz w:val="14"/>
                <w:szCs w:val="14"/>
              </w:rPr>
              <w:t>Output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D32D3F" w:rsidR="0079625D" w:rsidP="001E616D" w:rsidRDefault="0079625D" w14:paraId="22C87CF8" w14:textId="77777777">
            <w:pPr>
              <w:rPr>
                <w:sz w:val="14"/>
                <w:szCs w:val="14"/>
              </w:rPr>
            </w:pPr>
            <w:r w:rsidRPr="00D32D3F">
              <w:rPr>
                <w:sz w:val="14"/>
                <w:szCs w:val="14"/>
              </w:rPr>
              <w:t>Counter part</w:t>
            </w:r>
          </w:p>
        </w:tc>
      </w:tr>
      <w:tr w:rsidR="006B25F4" w:rsidTr="00E8056C" w14:paraId="05285633" w14:textId="77777777">
        <w:trPr>
          <w:trHeight w:val="629"/>
        </w:trPr>
        <w:tc>
          <w:tcPr>
            <w:tcW w:w="19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050EDD4F" w14:textId="77777777">
            <w:pPr>
              <w:rPr>
                <w:sz w:val="14"/>
                <w:szCs w:val="14"/>
              </w:rPr>
            </w:pPr>
            <w:r w:rsidRPr="39159058">
              <w:rPr>
                <w:sz w:val="14"/>
                <w:szCs w:val="14"/>
              </w:rPr>
              <w:t>Re-open gates for MCR Data Gathering</w:t>
            </w:r>
          </w:p>
        </w:tc>
        <w:tc>
          <w:tcPr>
            <w:tcW w:w="83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264CE22A" w14:textId="77777777">
            <w:pPr>
              <w:rPr>
                <w:sz w:val="14"/>
                <w:szCs w:val="14"/>
              </w:rPr>
            </w:pPr>
            <w:r w:rsidRPr="39159058">
              <w:rPr>
                <w:sz w:val="14"/>
                <w:szCs w:val="14"/>
              </w:rPr>
              <w:t>CCC</w:t>
            </w:r>
          </w:p>
        </w:tc>
        <w:tc>
          <w:tcPr>
            <w:tcW w:w="8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6E8D1D27" w14:textId="77777777">
            <w:pPr>
              <w:rPr>
                <w:sz w:val="14"/>
                <w:szCs w:val="14"/>
              </w:rPr>
            </w:pPr>
            <w:r w:rsidRPr="39159058">
              <w:rPr>
                <w:sz w:val="14"/>
                <w:szCs w:val="14"/>
              </w:rPr>
              <w:t>CCCt</w:t>
            </w:r>
          </w:p>
        </w:tc>
        <w:tc>
          <w:tcPr>
            <w:tcW w:w="2340"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Pr="00D32D3F" w:rsidR="006B25F4" w:rsidP="001E616D" w:rsidRDefault="006B25F4" w14:paraId="25A8D158" w14:textId="50693E5C">
            <w:pPr>
              <w:rPr>
                <w:sz w:val="14"/>
                <w:szCs w:val="14"/>
              </w:rPr>
            </w:pPr>
            <w:r w:rsidRPr="39159058">
              <w:rPr>
                <w:sz w:val="14"/>
                <w:szCs w:val="14"/>
              </w:rPr>
              <w:t>See HLBP timetable as referred to under ‘2. Related documents’</w:t>
            </w:r>
          </w:p>
          <w:p w:rsidR="006B25F4" w:rsidP="001E616D" w:rsidRDefault="006B25F4" w14:paraId="2FCEF31B" w14:textId="22C87D23">
            <w:pPr>
              <w:rPr>
                <w:sz w:val="14"/>
                <w:szCs w:val="14"/>
              </w:rPr>
            </w:pPr>
          </w:p>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315130D8" w14:textId="77777777">
            <w:pPr>
              <w:rPr>
                <w:sz w:val="14"/>
                <w:szCs w:val="14"/>
              </w:rPr>
            </w:pPr>
            <w:r w:rsidRPr="39159058">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12CBA6BD" w14:textId="77777777">
            <w:pPr>
              <w:rPr>
                <w:sz w:val="14"/>
                <w:szCs w:val="14"/>
              </w:rPr>
            </w:pPr>
            <w:r w:rsidRPr="39159058">
              <w:rPr>
                <w:sz w:val="14"/>
                <w:szCs w:val="14"/>
              </w:rPr>
              <w: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29C85317" w14:textId="77777777">
            <w:pPr>
              <w:rPr>
                <w:sz w:val="14"/>
                <w:szCs w:val="14"/>
              </w:rPr>
            </w:pPr>
            <w:r w:rsidRPr="39159058">
              <w:rPr>
                <w:sz w:val="14"/>
                <w:szCs w:val="14"/>
              </w:rPr>
              <w:t>-</w:t>
            </w:r>
          </w:p>
        </w:tc>
      </w:tr>
      <w:tr w:rsidR="006B25F4" w:rsidTr="00E17966" w14:paraId="450A6B03" w14:textId="77777777">
        <w:trPr>
          <w:trHeight w:val="750"/>
        </w:trPr>
        <w:tc>
          <w:tcPr>
            <w:tcW w:w="19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777ED571" w14:textId="77777777">
            <w:pPr>
              <w:rPr>
                <w:rFonts w:eastAsia="Arial" w:cs="Arial"/>
                <w:sz w:val="14"/>
                <w:szCs w:val="14"/>
              </w:rPr>
            </w:pPr>
            <w:r w:rsidRPr="6FA6F48F">
              <w:rPr>
                <w:rFonts w:ascii="Arial Narrow" w:hAnsi="Arial Narrow" w:eastAsia="Arial Narrow" w:cs="Arial Narrow"/>
                <w:color w:val="000000" w:themeColor="text1"/>
                <w:sz w:val="16"/>
                <w:szCs w:val="16"/>
              </w:rPr>
              <w:t>Close MCR and DACC Remaining Data Receiving</w:t>
            </w:r>
          </w:p>
        </w:tc>
        <w:tc>
          <w:tcPr>
            <w:tcW w:w="83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57CF4D1B" w14:textId="77777777">
            <w:pPr>
              <w:rPr>
                <w:sz w:val="14"/>
                <w:szCs w:val="14"/>
              </w:rPr>
            </w:pPr>
            <w:r w:rsidRPr="6FA6F48F">
              <w:rPr>
                <w:sz w:val="14"/>
                <w:szCs w:val="14"/>
              </w:rPr>
              <w:t>CCC</w:t>
            </w:r>
          </w:p>
        </w:tc>
        <w:tc>
          <w:tcPr>
            <w:tcW w:w="8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46CDE4CB" w14:textId="77777777">
            <w:pPr>
              <w:rPr>
                <w:sz w:val="14"/>
                <w:szCs w:val="14"/>
              </w:rPr>
            </w:pPr>
            <w:r w:rsidRPr="6FA6F48F">
              <w:rPr>
                <w:sz w:val="14"/>
                <w:szCs w:val="14"/>
              </w:rPr>
              <w:t>CCCt</w:t>
            </w:r>
          </w:p>
        </w:tc>
        <w:tc>
          <w:tcPr>
            <w:tcW w:w="2340" w:type="dxa"/>
            <w:gridSpan w:val="3"/>
            <w:vMerge/>
            <w:tcBorders>
              <w:left w:val="single" w:color="FFFFFF" w:themeColor="background1" w:sz="8" w:space="0"/>
            </w:tcBorders>
            <w:tcMar>
              <w:left w:w="99" w:type="dxa"/>
              <w:right w:w="99" w:type="dxa"/>
            </w:tcMar>
            <w:vAlign w:val="center"/>
          </w:tcPr>
          <w:p w:rsidR="006B25F4" w:rsidP="001E616D" w:rsidRDefault="006B25F4" w14:paraId="63CF0D5F" w14:textId="254E2721"/>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1940D63F" w14:textId="77777777">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6767F578" w14:textId="77777777">
            <w:pPr>
              <w:rPr>
                <w:sz w:val="14"/>
                <w:szCs w:val="14"/>
              </w:rPr>
            </w:pPr>
            <w:r w:rsidRPr="6FA6F48F">
              <w:rPr>
                <w:sz w:val="14"/>
                <w:szCs w:val="14"/>
              </w:rPr>
              <w: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1A40DA7B" w14:textId="77777777">
            <w:pPr>
              <w:rPr>
                <w:sz w:val="14"/>
                <w:szCs w:val="14"/>
              </w:rPr>
            </w:pPr>
            <w:r w:rsidRPr="6FA6F48F">
              <w:rPr>
                <w:sz w:val="14"/>
                <w:szCs w:val="14"/>
              </w:rPr>
              <w:t>-</w:t>
            </w:r>
          </w:p>
        </w:tc>
      </w:tr>
      <w:tr w:rsidR="006B25F4" w:rsidTr="00E8056C" w14:paraId="1FCFB1E7" w14:textId="77777777">
        <w:trPr>
          <w:trHeight w:val="647"/>
        </w:trPr>
        <w:tc>
          <w:tcPr>
            <w:tcW w:w="19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248E0EB8" w14:textId="77777777">
            <w:pPr>
              <w:rPr>
                <w:rFonts w:ascii="Arial Narrow" w:hAnsi="Arial Narrow" w:eastAsia="Arial Narrow" w:cs="Arial Narrow"/>
                <w:color w:val="000000" w:themeColor="text1"/>
                <w:sz w:val="16"/>
                <w:szCs w:val="16"/>
              </w:rPr>
            </w:pPr>
            <w:r w:rsidRPr="6FA6F48F">
              <w:rPr>
                <w:rFonts w:ascii="Arial Narrow" w:hAnsi="Arial Narrow" w:eastAsia="Arial Narrow" w:cs="Arial Narrow"/>
                <w:color w:val="000000" w:themeColor="text1"/>
                <w:sz w:val="16"/>
                <w:szCs w:val="16"/>
              </w:rPr>
              <w:t>Merge and Distribute EC</w:t>
            </w:r>
          </w:p>
        </w:tc>
        <w:tc>
          <w:tcPr>
            <w:tcW w:w="83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78D7763E" w14:textId="77777777">
            <w:pPr>
              <w:rPr>
                <w:sz w:val="14"/>
                <w:szCs w:val="14"/>
              </w:rPr>
            </w:pPr>
            <w:r w:rsidRPr="39159058">
              <w:rPr>
                <w:sz w:val="14"/>
                <w:szCs w:val="14"/>
              </w:rPr>
              <w:t>CCC</w:t>
            </w:r>
          </w:p>
        </w:tc>
        <w:tc>
          <w:tcPr>
            <w:tcW w:w="8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7CE01AB6" w14:textId="77777777">
            <w:pPr>
              <w:rPr>
                <w:sz w:val="14"/>
                <w:szCs w:val="14"/>
              </w:rPr>
            </w:pPr>
            <w:r w:rsidRPr="39159058">
              <w:rPr>
                <w:sz w:val="14"/>
                <w:szCs w:val="14"/>
              </w:rPr>
              <w:t>CCCt</w:t>
            </w:r>
          </w:p>
        </w:tc>
        <w:tc>
          <w:tcPr>
            <w:tcW w:w="2340" w:type="dxa"/>
            <w:gridSpan w:val="3"/>
            <w:vMerge/>
            <w:tcBorders>
              <w:left w:val="single" w:color="FFFFFF" w:themeColor="background1" w:sz="8" w:space="0"/>
            </w:tcBorders>
            <w:tcMar>
              <w:left w:w="99" w:type="dxa"/>
              <w:right w:w="99" w:type="dxa"/>
            </w:tcMar>
            <w:vAlign w:val="center"/>
          </w:tcPr>
          <w:p w:rsidR="006B25F4" w:rsidP="001E616D" w:rsidRDefault="006B25F4" w14:paraId="3C6DB16D" w14:textId="574E405B"/>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573C7F6F" w14:textId="77777777">
            <w:pPr>
              <w:rPr>
                <w:rFonts w:eastAsia="Arial" w:cs="Arial"/>
                <w:sz w:val="14"/>
                <w:szCs w:val="14"/>
              </w:rPr>
            </w:pPr>
            <w:r w:rsidRPr="6FA6F48F">
              <w:rPr>
                <w:sz w:val="14"/>
                <w:szCs w:val="14"/>
              </w:rPr>
              <w:t>EC files</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46F1A130" w14:textId="77777777">
            <w:pPr>
              <w:rPr>
                <w:rFonts w:eastAsia="Arial" w:cs="Arial"/>
                <w:sz w:val="14"/>
                <w:szCs w:val="14"/>
              </w:rPr>
            </w:pPr>
            <w:r w:rsidRPr="6FA6F48F">
              <w:rPr>
                <w:sz w:val="14"/>
                <w:szCs w:val="14"/>
              </w:rPr>
              <w:t>Merged EC files</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3EC17C70" w14:textId="77777777">
            <w:pPr>
              <w:rPr>
                <w:sz w:val="14"/>
                <w:szCs w:val="14"/>
              </w:rPr>
            </w:pPr>
            <w:r w:rsidRPr="6FA6F48F">
              <w:rPr>
                <w:sz w:val="14"/>
                <w:szCs w:val="14"/>
              </w:rPr>
              <w:t>-</w:t>
            </w:r>
          </w:p>
        </w:tc>
      </w:tr>
      <w:tr w:rsidR="006B25F4" w:rsidTr="00E8056C" w14:paraId="47D6A5FD" w14:textId="77777777">
        <w:trPr>
          <w:trHeight w:val="611"/>
        </w:trPr>
        <w:tc>
          <w:tcPr>
            <w:tcW w:w="19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5FD7DCF3" w14:textId="77777777">
            <w:pPr>
              <w:rPr>
                <w:rFonts w:ascii="Arial Narrow" w:hAnsi="Arial Narrow" w:eastAsia="Arial Narrow" w:cs="Arial Narrow"/>
                <w:color w:val="000000" w:themeColor="text1"/>
                <w:sz w:val="16"/>
                <w:szCs w:val="16"/>
              </w:rPr>
            </w:pPr>
            <w:r w:rsidRPr="6FA6F48F">
              <w:rPr>
                <w:rFonts w:ascii="Arial Narrow" w:hAnsi="Arial Narrow" w:eastAsia="Arial Narrow" w:cs="Arial Narrow"/>
                <w:color w:val="000000" w:themeColor="text1"/>
                <w:sz w:val="16"/>
                <w:szCs w:val="16"/>
              </w:rPr>
              <w:t>Close receiving for SAR</w:t>
            </w:r>
          </w:p>
        </w:tc>
        <w:tc>
          <w:tcPr>
            <w:tcW w:w="83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7744355C" w14:textId="77777777">
            <w:pPr>
              <w:rPr>
                <w:sz w:val="14"/>
                <w:szCs w:val="14"/>
              </w:rPr>
            </w:pPr>
            <w:r w:rsidRPr="39159058">
              <w:rPr>
                <w:sz w:val="14"/>
                <w:szCs w:val="14"/>
              </w:rPr>
              <w:t>CCC</w:t>
            </w:r>
          </w:p>
        </w:tc>
        <w:tc>
          <w:tcPr>
            <w:tcW w:w="8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0EBFF785" w14:textId="77777777">
            <w:pPr>
              <w:rPr>
                <w:sz w:val="14"/>
                <w:szCs w:val="14"/>
              </w:rPr>
            </w:pPr>
            <w:r w:rsidRPr="39159058">
              <w:rPr>
                <w:sz w:val="14"/>
                <w:szCs w:val="14"/>
              </w:rPr>
              <w:t>CCCt</w:t>
            </w:r>
          </w:p>
        </w:tc>
        <w:tc>
          <w:tcPr>
            <w:tcW w:w="2340" w:type="dxa"/>
            <w:gridSpan w:val="3"/>
            <w:vMerge/>
            <w:tcBorders>
              <w:left w:val="single" w:color="FFFFFF" w:themeColor="background1" w:sz="8" w:space="0"/>
            </w:tcBorders>
            <w:tcMar>
              <w:left w:w="99" w:type="dxa"/>
              <w:right w:w="99" w:type="dxa"/>
            </w:tcMar>
            <w:vAlign w:val="center"/>
          </w:tcPr>
          <w:p w:rsidR="006B25F4" w:rsidP="001E616D" w:rsidRDefault="006B25F4" w14:paraId="75876EC6" w14:textId="21059631"/>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67B18A61" w14:textId="77777777">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21168D06" w14:textId="77777777">
            <w:pPr>
              <w:rPr>
                <w:sz w:val="14"/>
                <w:szCs w:val="14"/>
              </w:rPr>
            </w:pPr>
            <w:r w:rsidRPr="6FA6F48F">
              <w:rPr>
                <w:sz w:val="14"/>
                <w:szCs w:val="14"/>
              </w:rPr>
              <w: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792CD43A" w14:textId="77777777">
            <w:pPr>
              <w:rPr>
                <w:sz w:val="14"/>
                <w:szCs w:val="14"/>
              </w:rPr>
            </w:pPr>
            <w:r w:rsidRPr="6FA6F48F">
              <w:rPr>
                <w:sz w:val="14"/>
                <w:szCs w:val="14"/>
              </w:rPr>
              <w:t>-</w:t>
            </w:r>
          </w:p>
        </w:tc>
      </w:tr>
      <w:tr w:rsidR="006B25F4" w:rsidTr="00E8056C" w14:paraId="665576F1" w14:textId="77777777">
        <w:trPr>
          <w:trHeight w:val="512"/>
        </w:trPr>
        <w:tc>
          <w:tcPr>
            <w:tcW w:w="19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7E5E0D02" w14:textId="77777777">
            <w:pPr>
              <w:rPr>
                <w:rFonts w:ascii="Arial Narrow" w:hAnsi="Arial Narrow" w:eastAsia="Arial Narrow" w:cs="Arial Narrow"/>
                <w:color w:val="000000" w:themeColor="text1"/>
                <w:sz w:val="16"/>
                <w:szCs w:val="16"/>
              </w:rPr>
            </w:pPr>
            <w:r w:rsidRPr="6FA6F48F">
              <w:rPr>
                <w:rFonts w:ascii="Arial Narrow" w:hAnsi="Arial Narrow" w:eastAsia="Arial Narrow" w:cs="Arial Narrow"/>
                <w:color w:val="000000" w:themeColor="text1"/>
                <w:sz w:val="16"/>
                <w:szCs w:val="16"/>
              </w:rPr>
              <w:t>Prepare SA outputs</w:t>
            </w:r>
          </w:p>
        </w:tc>
        <w:tc>
          <w:tcPr>
            <w:tcW w:w="83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7925F67E" w14:textId="77777777">
            <w:pPr>
              <w:rPr>
                <w:sz w:val="14"/>
                <w:szCs w:val="14"/>
              </w:rPr>
            </w:pPr>
            <w:r w:rsidRPr="39159058">
              <w:rPr>
                <w:sz w:val="14"/>
                <w:szCs w:val="14"/>
              </w:rPr>
              <w:t>CCC</w:t>
            </w:r>
          </w:p>
        </w:tc>
        <w:tc>
          <w:tcPr>
            <w:tcW w:w="8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406E27D9" w14:textId="77777777">
            <w:pPr>
              <w:rPr>
                <w:sz w:val="14"/>
                <w:szCs w:val="14"/>
              </w:rPr>
            </w:pPr>
            <w:r w:rsidRPr="39159058">
              <w:rPr>
                <w:sz w:val="14"/>
                <w:szCs w:val="14"/>
              </w:rPr>
              <w:t>CCCt</w:t>
            </w:r>
          </w:p>
        </w:tc>
        <w:tc>
          <w:tcPr>
            <w:tcW w:w="2340" w:type="dxa"/>
            <w:gridSpan w:val="3"/>
            <w:vMerge/>
            <w:tcBorders>
              <w:left w:val="single" w:color="FFFFFF" w:themeColor="background1" w:sz="8" w:space="0"/>
            </w:tcBorders>
            <w:tcMar>
              <w:left w:w="99" w:type="dxa"/>
              <w:right w:w="99" w:type="dxa"/>
            </w:tcMar>
            <w:vAlign w:val="center"/>
          </w:tcPr>
          <w:p w:rsidR="006B25F4" w:rsidP="001E616D" w:rsidRDefault="006B25F4" w14:paraId="5CFB9535" w14:textId="4557A2FE"/>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3A98093E" w14:textId="77777777">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75A75414" w14:textId="77777777">
            <w:pPr>
              <w:rPr>
                <w:sz w:val="14"/>
                <w:szCs w:val="14"/>
              </w:rPr>
            </w:pPr>
            <w:r w:rsidRPr="6FA6F48F">
              <w:rPr>
                <w:sz w:val="14"/>
                <w:szCs w:val="14"/>
              </w:rPr>
              <w: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B25F4" w:rsidP="001E616D" w:rsidRDefault="006B25F4" w14:paraId="2F518B30" w14:textId="77777777">
            <w:pPr>
              <w:rPr>
                <w:sz w:val="14"/>
                <w:szCs w:val="14"/>
              </w:rPr>
            </w:pPr>
            <w:r w:rsidRPr="6FA6F48F">
              <w:rPr>
                <w:sz w:val="14"/>
                <w:szCs w:val="14"/>
              </w:rPr>
              <w:t>-</w:t>
            </w:r>
          </w:p>
        </w:tc>
      </w:tr>
      <w:tr w:rsidRPr="005E3B83" w:rsidR="006B25F4" w:rsidTr="00E8056C" w14:paraId="331337AB" w14:textId="77777777">
        <w:trPr>
          <w:trHeight w:val="620"/>
        </w:trPr>
        <w:tc>
          <w:tcPr>
            <w:tcW w:w="19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32D3F" w:rsidR="006B25F4" w:rsidP="001E616D" w:rsidRDefault="006B25F4" w14:paraId="4116D1D4" w14:textId="2B812387">
            <w:pPr>
              <w:rPr>
                <w:rFonts w:eastAsia="Arial" w:cs="Arial"/>
                <w:sz w:val="14"/>
                <w:szCs w:val="14"/>
              </w:rPr>
            </w:pPr>
            <w:r>
              <w:rPr>
                <w:rFonts w:ascii="Arial Narrow" w:hAnsi="Arial Narrow" w:eastAsia="Arial Narrow" w:cs="Arial Narrow"/>
                <w:color w:val="000000" w:themeColor="text1"/>
                <w:sz w:val="16"/>
                <w:szCs w:val="16"/>
              </w:rPr>
              <w:t>Send computed AAC &amp; Distribute MCR output</w:t>
            </w:r>
          </w:p>
        </w:tc>
        <w:tc>
          <w:tcPr>
            <w:tcW w:w="83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32D3F" w:rsidR="006B25F4" w:rsidP="001E616D" w:rsidRDefault="006B25F4" w14:paraId="237C92C0" w14:textId="77777777">
            <w:pPr>
              <w:rPr>
                <w:sz w:val="14"/>
                <w:szCs w:val="14"/>
              </w:rPr>
            </w:pPr>
            <w:r w:rsidRPr="00D32D3F">
              <w:rPr>
                <w:sz w:val="14"/>
                <w:szCs w:val="14"/>
              </w:rPr>
              <w:t>CCC</w:t>
            </w:r>
          </w:p>
        </w:tc>
        <w:tc>
          <w:tcPr>
            <w:tcW w:w="8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32D3F" w:rsidR="006B25F4" w:rsidP="001E616D" w:rsidRDefault="006B25F4" w14:paraId="7D169654" w14:textId="77777777">
            <w:pPr>
              <w:rPr>
                <w:sz w:val="14"/>
                <w:szCs w:val="14"/>
              </w:rPr>
            </w:pPr>
            <w:r w:rsidRPr="00D32D3F">
              <w:rPr>
                <w:sz w:val="14"/>
                <w:szCs w:val="14"/>
              </w:rPr>
              <w:t>CCCt</w:t>
            </w:r>
          </w:p>
        </w:tc>
        <w:tc>
          <w:tcPr>
            <w:tcW w:w="2340" w:type="dxa"/>
            <w:gridSpan w:val="3"/>
            <w:vMerge/>
            <w:tcBorders>
              <w:left w:val="single" w:color="FFFFFF" w:themeColor="background1" w:sz="8" w:space="0"/>
            </w:tcBorders>
            <w:tcMar>
              <w:left w:w="99" w:type="dxa"/>
              <w:right w:w="99" w:type="dxa"/>
            </w:tcMar>
            <w:vAlign w:val="center"/>
          </w:tcPr>
          <w:p w:rsidRPr="00D32D3F" w:rsidR="006B25F4" w:rsidP="001E616D" w:rsidRDefault="006B25F4" w14:paraId="0DCCE19C" w14:textId="0E53B331">
            <w:pPr>
              <w:rPr>
                <w:sz w:val="14"/>
                <w:szCs w:val="14"/>
              </w:rPr>
            </w:pPr>
          </w:p>
        </w:tc>
        <w:tc>
          <w:tcPr>
            <w:tcW w:w="108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32D3F" w:rsidR="006B25F4" w:rsidP="001E616D" w:rsidRDefault="006B25F4" w14:paraId="07F7DF50" w14:textId="143CB82E">
            <w:pPr>
              <w:rPr>
                <w:sz w:val="14"/>
                <w:szCs w:val="14"/>
              </w:rPr>
            </w:pP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32D3F" w:rsidR="006B25F4" w:rsidP="001E616D" w:rsidRDefault="006B25F4" w14:paraId="4B3EB809" w14:textId="77777777">
            <w:pPr>
              <w:rPr>
                <w:sz w:val="14"/>
                <w:szCs w:val="14"/>
              </w:rPr>
            </w:pPr>
            <w:r w:rsidRPr="6FA6F48F">
              <w:rPr>
                <w:sz w:val="14"/>
                <w:szCs w:val="14"/>
              </w:rPr>
              <w: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32D3F" w:rsidR="006B25F4" w:rsidP="001E616D" w:rsidRDefault="006B25F4" w14:paraId="4026FF0C" w14:textId="787270C8">
            <w:pPr>
              <w:rPr>
                <w:sz w:val="14"/>
                <w:szCs w:val="14"/>
              </w:rPr>
            </w:pPr>
            <w:r>
              <w:rPr>
                <w:sz w:val="14"/>
                <w:szCs w:val="14"/>
              </w:rPr>
              <w:t>XBID</w:t>
            </w:r>
          </w:p>
        </w:tc>
      </w:tr>
    </w:tbl>
    <w:p w:rsidR="001D1D26" w:rsidP="001D1D26" w:rsidRDefault="001D1D26" w14:paraId="034B5977" w14:textId="77777777">
      <w:pPr>
        <w:spacing w:after="240"/>
      </w:pPr>
    </w:p>
    <w:p w:rsidRPr="005E3B83" w:rsidR="001D1D26" w:rsidP="001D1D26" w:rsidRDefault="001D1D26" w14:paraId="7CB3E280" w14:textId="77777777">
      <w:pPr>
        <w:pStyle w:val="Heading3"/>
      </w:pPr>
      <w:bookmarkStart w:name="_Toc1653688005" w:id="105"/>
      <w:bookmarkStart w:name="_Toc325685743" w:id="106"/>
      <w:r>
        <w:t>Backup and Fallback processes</w:t>
      </w:r>
      <w:bookmarkEnd w:id="105"/>
      <w:bookmarkEnd w:id="106"/>
    </w:p>
    <w:p w:rsidRPr="005E3B83" w:rsidR="001D1D26" w:rsidP="001D1D26" w:rsidRDefault="001D1D26" w14:paraId="1C053227" w14:textId="77777777">
      <w:pPr>
        <w:rPr>
          <w:b/>
          <w:bCs/>
        </w:rPr>
      </w:pPr>
      <w:r w:rsidRPr="6FA6F48F">
        <w:rPr>
          <w:b/>
          <w:bCs/>
        </w:rPr>
        <w:t xml:space="preserve">(Partial) Decoupling </w:t>
      </w:r>
    </w:p>
    <w:p w:rsidRPr="003D4B22" w:rsidR="001D1D26" w:rsidP="001D1D26" w:rsidRDefault="001D1D26" w14:paraId="0E61D0EC" w14:textId="6A016E28">
      <w:pPr>
        <w:spacing w:after="240"/>
        <w:rPr>
          <w:lang w:val="en-US"/>
        </w:rPr>
      </w:pPr>
      <w:r w:rsidRPr="6FA6F48F">
        <w:rPr>
          <w:rFonts w:asciiTheme="minorHAnsi" w:hAnsiTheme="minorHAnsi"/>
          <w:lang w:val="en-US"/>
        </w:rPr>
        <w:t xml:space="preserve">In case of a (partial) decoupling in SDAC on Core borders, the relevant Core TSOs will be reminded by the CCC operator to provide their </w:t>
      </w:r>
      <w:r w:rsidR="006B25F4">
        <w:rPr>
          <w:rFonts w:asciiTheme="minorHAnsi" w:hAnsiTheme="minorHAnsi"/>
          <w:lang w:val="en-US"/>
        </w:rPr>
        <w:t xml:space="preserve">CORE </w:t>
      </w:r>
      <w:r w:rsidRPr="6FA6F48F">
        <w:rPr>
          <w:rFonts w:asciiTheme="minorHAnsi" w:hAnsiTheme="minorHAnsi"/>
          <w:lang w:val="en-US"/>
        </w:rPr>
        <w:t xml:space="preserve">Shadow </w:t>
      </w:r>
      <w:r w:rsidR="006B25F4">
        <w:rPr>
          <w:rFonts w:asciiTheme="minorHAnsi" w:hAnsiTheme="minorHAnsi"/>
          <w:lang w:val="en-US"/>
        </w:rPr>
        <w:t>A</w:t>
      </w:r>
      <w:r w:rsidRPr="6FA6F48F">
        <w:rPr>
          <w:rFonts w:asciiTheme="minorHAnsi" w:hAnsiTheme="minorHAnsi"/>
          <w:lang w:val="en-US"/>
        </w:rPr>
        <w:t xml:space="preserve">uction </w:t>
      </w:r>
      <w:r w:rsidR="006B25F4">
        <w:rPr>
          <w:rFonts w:asciiTheme="minorHAnsi" w:hAnsiTheme="minorHAnsi"/>
          <w:lang w:val="en-US"/>
        </w:rPr>
        <w:t>R</w:t>
      </w:r>
      <w:r w:rsidRPr="6FA6F48F">
        <w:rPr>
          <w:rFonts w:asciiTheme="minorHAnsi" w:hAnsiTheme="minorHAnsi"/>
          <w:lang w:val="en-US"/>
        </w:rPr>
        <w:t xml:space="preserve">esults (MD250), according to </w:t>
      </w:r>
      <w:r w:rsidRPr="6FA6F48F">
        <w:rPr>
          <w:rFonts w:asciiTheme="minorHAnsi" w:hAnsiTheme="minorHAnsi"/>
        </w:rPr>
        <w:t>table in Section 4.3 For decoupled borders, the</w:t>
      </w:r>
      <w:r w:rsidRPr="6FA6F48F">
        <w:rPr>
          <w:rFonts w:asciiTheme="minorHAnsi" w:hAnsiTheme="minorHAnsi"/>
          <w:lang w:val="en-US"/>
        </w:rPr>
        <w:t xml:space="preserve"> </w:t>
      </w:r>
      <w:r w:rsidR="006B25F4">
        <w:rPr>
          <w:rFonts w:asciiTheme="minorHAnsi" w:hAnsiTheme="minorHAnsi"/>
          <w:lang w:val="en-US"/>
        </w:rPr>
        <w:t>s</w:t>
      </w:r>
      <w:r w:rsidRPr="6FA6F48F">
        <w:rPr>
          <w:rFonts w:asciiTheme="minorHAnsi" w:hAnsiTheme="minorHAnsi"/>
          <w:lang w:val="en-US"/>
        </w:rPr>
        <w:t xml:space="preserve">hadow auction results will become a mandatory </w:t>
      </w:r>
      <w:r w:rsidRPr="00E8056C">
        <w:rPr>
          <w:rFonts w:asciiTheme="minorHAnsi" w:hAnsiTheme="minorHAnsi"/>
          <w:lang w:val="en-US"/>
        </w:rPr>
        <w:t xml:space="preserve">file. </w:t>
      </w:r>
      <w:r w:rsidRPr="00E8056C" w:rsidR="006B25F4">
        <w:rPr>
          <w:rFonts w:asciiTheme="minorHAnsi" w:hAnsiTheme="minorHAnsi"/>
          <w:lang w:val="en-US"/>
        </w:rPr>
        <w:t>In case of a decoupling of CORE/non-CORE borders the respective shadow auction results (MD254) will remain optional.</w:t>
      </w:r>
      <w:r w:rsidR="006B25F4">
        <w:rPr>
          <w:rFonts w:asciiTheme="minorHAnsi" w:hAnsiTheme="minorHAnsi"/>
          <w:lang w:val="en-US"/>
        </w:rPr>
        <w:t xml:space="preserve"> </w:t>
      </w:r>
    </w:p>
    <w:p w:rsidRPr="003D4B22" w:rsidR="001D1D26" w:rsidP="001D1D26" w:rsidRDefault="001D1D26" w14:paraId="59989D8A" w14:textId="77777777">
      <w:pPr>
        <w:spacing w:after="240"/>
        <w:rPr>
          <w:rFonts w:asciiTheme="minorHAnsi" w:hAnsiTheme="minorHAnsi"/>
          <w:lang w:val="en-US"/>
        </w:rPr>
      </w:pPr>
      <w:r w:rsidRPr="6FA6F48F">
        <w:rPr>
          <w:rFonts w:asciiTheme="minorHAnsi" w:hAnsiTheme="minorHAnsi"/>
          <w:lang w:val="en-US"/>
        </w:rPr>
        <w:t>For decoupled borders there will be two different deadlines:</w:t>
      </w:r>
    </w:p>
    <w:p w:rsidRPr="005E3B83" w:rsidR="001D1D26" w:rsidP="001D1D26" w:rsidRDefault="001D1D26" w14:paraId="4EE08CA0" w14:textId="77777777">
      <w:pPr>
        <w:pStyle w:val="ListParagraph"/>
        <w:numPr>
          <w:ilvl w:val="0"/>
          <w:numId w:val="5"/>
        </w:numPr>
        <w:spacing w:after="240"/>
        <w:rPr>
          <w:b/>
        </w:rPr>
      </w:pPr>
      <w:r w:rsidRPr="6FA6F48F">
        <w:rPr>
          <w:b/>
        </w:rPr>
        <w:t>MCR Data Gathering – “Substep Close receiving for SAR” Critical End Time:</w:t>
      </w:r>
    </w:p>
    <w:p w:rsidRPr="005E3B83" w:rsidR="001D1D26" w:rsidP="001D1D26" w:rsidRDefault="001D1D26" w14:paraId="177FB9A2" w14:textId="77777777">
      <w:pPr>
        <w:pStyle w:val="ListParagraph"/>
        <w:numPr>
          <w:ilvl w:val="1"/>
          <w:numId w:val="5"/>
        </w:numPr>
        <w:spacing w:after="240"/>
      </w:pPr>
      <w:r>
        <w:t xml:space="preserve">At target end time for providing Shadow Auction results, the CCC operator will send a reminder to relevant Core TSOs to submit missing Shadow auction results. </w:t>
      </w:r>
    </w:p>
    <w:p w:rsidRPr="005E3B83" w:rsidR="001D1D26" w:rsidP="001D1D26" w:rsidRDefault="001D1D26" w14:paraId="1A0137B9" w14:textId="77777777">
      <w:pPr>
        <w:pStyle w:val="ListParagraph"/>
        <w:numPr>
          <w:ilvl w:val="1"/>
          <w:numId w:val="5"/>
        </w:numPr>
        <w:spacing w:after="240"/>
      </w:pPr>
      <w:r>
        <w:t>When all Core borders have DA AACs available within the ID CCCt, or at critical end time for providing Shadow Auction results, the ID CCCt will continue automatically to the validation phase and following ID ATC extraction.</w:t>
      </w:r>
    </w:p>
    <w:p w:rsidRPr="005E3B83" w:rsidR="001D1D26" w:rsidP="001D1D26" w:rsidRDefault="001D1D26" w14:paraId="3BC36CB4" w14:textId="77777777">
      <w:pPr>
        <w:pStyle w:val="ListParagraph"/>
        <w:numPr>
          <w:ilvl w:val="2"/>
          <w:numId w:val="5"/>
        </w:numPr>
        <w:spacing w:after="240"/>
      </w:pPr>
      <w:r>
        <w:t>For coupled borders in SDAC, the DA leftover domain will be used.</w:t>
      </w:r>
    </w:p>
    <w:p w:rsidRPr="005E3B83" w:rsidR="001D1D26" w:rsidP="001D1D26" w:rsidRDefault="001D1D26" w14:paraId="532E0D95" w14:textId="77777777">
      <w:pPr>
        <w:pStyle w:val="ListParagraph"/>
        <w:numPr>
          <w:ilvl w:val="2"/>
          <w:numId w:val="5"/>
        </w:numPr>
        <w:spacing w:after="240"/>
      </w:pPr>
      <w:r>
        <w:t xml:space="preserve">For decoupled borders, for which SARs are available, the shadow auction NTC will be used. </w:t>
      </w:r>
    </w:p>
    <w:p w:rsidRPr="005E3B83" w:rsidR="001D1D26" w:rsidP="001D1D26" w:rsidRDefault="001D1D26" w14:paraId="28CBDEF4" w14:textId="77777777">
      <w:pPr>
        <w:pStyle w:val="ListParagraph"/>
        <w:numPr>
          <w:ilvl w:val="2"/>
          <w:numId w:val="5"/>
        </w:numPr>
        <w:spacing w:after="240"/>
      </w:pPr>
      <w:r>
        <w:t>For decoupled borders, for which no SARs are available no ATC will be extracted nor NTC submitted to XBID.</w:t>
      </w:r>
    </w:p>
    <w:p w:rsidRPr="005E3B83" w:rsidR="001D1D26" w:rsidP="001D1D26" w:rsidRDefault="001D1D26" w14:paraId="3034F79B" w14:textId="77777777">
      <w:pPr>
        <w:pStyle w:val="ListParagraph"/>
        <w:numPr>
          <w:ilvl w:val="0"/>
          <w:numId w:val="5"/>
        </w:numPr>
        <w:spacing w:after="240"/>
        <w:rPr>
          <w:b/>
          <w:szCs w:val="20"/>
        </w:rPr>
      </w:pPr>
      <w:r w:rsidRPr="6FA6F48F">
        <w:rPr>
          <w:b/>
        </w:rPr>
        <w:t>Calculate Enlarged Domain at MCP – “Substep Close Gates for SA” Critical End Time:</w:t>
      </w:r>
    </w:p>
    <w:p w:rsidRPr="005E3B83" w:rsidR="001D1D26" w:rsidP="001D1D26" w:rsidRDefault="001D1D26" w14:paraId="7B0BBB4A" w14:textId="77777777">
      <w:pPr>
        <w:pStyle w:val="ListParagraph"/>
        <w:numPr>
          <w:ilvl w:val="1"/>
          <w:numId w:val="5"/>
        </w:numPr>
        <w:spacing w:after="240"/>
      </w:pPr>
      <w:r>
        <w:t>In case not all decoupled Core borders were submitted in the previous time window, the CCC operator will send a second reminder to relevant TSOs to provide MD250 before the final critical end time.</w:t>
      </w:r>
    </w:p>
    <w:p w:rsidRPr="005E3B83" w:rsidR="001D1D26" w:rsidP="001D1D26" w:rsidRDefault="001D1D26" w14:paraId="0C1CF8C0" w14:textId="77777777">
      <w:pPr>
        <w:pStyle w:val="ListParagraph"/>
        <w:numPr>
          <w:ilvl w:val="1"/>
          <w:numId w:val="5"/>
        </w:numPr>
        <w:spacing w:after="240"/>
      </w:pPr>
      <w:r>
        <w:t xml:space="preserve">If submitted in this phase, this will </w:t>
      </w:r>
      <w:r w:rsidRPr="6FA6F48F">
        <w:rPr>
          <w:b/>
          <w:u w:val="single"/>
        </w:rPr>
        <w:t xml:space="preserve">not </w:t>
      </w:r>
      <w:r>
        <w:t xml:space="preserve">trigger a NTC submission from ID CCCt towards XBID CCM, but solely a submission of DA AAC. But if SA results are still missing for any Core internal border at the CET of this step, the submission of DA AACs needs to be done by the respective TSOs in XBID CCM directly. If this is not done before the final ID ATC extraction phase in IDCC(b), this will result in a failure of the IDCC(b) process completely. </w:t>
      </w:r>
    </w:p>
    <w:p w:rsidRPr="005E3B83" w:rsidR="001D1D26" w:rsidP="001D1D26" w:rsidRDefault="001D1D26" w14:paraId="4E7FA2C2" w14:textId="77777777">
      <w:pPr>
        <w:pStyle w:val="ListParagraph"/>
        <w:numPr>
          <w:ilvl w:val="0"/>
          <w:numId w:val="5"/>
        </w:numPr>
        <w:spacing w:after="240"/>
        <w:rPr>
          <w:b/>
        </w:rPr>
      </w:pPr>
      <w:r w:rsidRPr="6FA6F48F">
        <w:rPr>
          <w:b/>
        </w:rPr>
        <w:t xml:space="preserve">CCCt blocking issues </w:t>
      </w:r>
    </w:p>
    <w:p w:rsidRPr="007165E6" w:rsidR="001D1D26" w:rsidP="001D1D26" w:rsidRDefault="001D1D26" w14:paraId="1193D17C" w14:textId="77777777">
      <w:pPr>
        <w:shd w:val="clear" w:color="auto" w:fill="FFFFFF" w:themeFill="background1"/>
        <w:spacing w:after="240"/>
        <w:rPr>
          <w:b/>
          <w:bCs/>
        </w:rPr>
      </w:pPr>
      <w:r>
        <w:t>As soon as an issue with the CCCt is identified (e.g. blocking the process to run normally), the CCC must call and send an email to Unicorn Core IDCC helpdesk. The following fallbacks/backups need to be triggered and finished before the corresponding Backup/fallback time indicated in the HLBP excel file:</w:t>
      </w:r>
    </w:p>
    <w:tbl>
      <w:tblPr>
        <w:tblW w:w="9209" w:type="dxa"/>
        <w:tblLayout w:type="fixed"/>
        <w:tblLook w:val="06A0" w:firstRow="1" w:lastRow="0" w:firstColumn="1" w:lastColumn="0" w:noHBand="1" w:noVBand="1"/>
      </w:tblPr>
      <w:tblGrid>
        <w:gridCol w:w="690"/>
        <w:gridCol w:w="758"/>
        <w:gridCol w:w="1552"/>
        <w:gridCol w:w="3929"/>
        <w:gridCol w:w="659"/>
        <w:gridCol w:w="872"/>
        <w:gridCol w:w="749"/>
      </w:tblGrid>
      <w:tr w:rsidRPr="005E3B83" w:rsidR="001D1D26" w:rsidTr="00E8056C" w14:paraId="212A6C9D" w14:textId="77777777">
        <w:trPr>
          <w:trHeight w:val="509"/>
        </w:trPr>
        <w:tc>
          <w:tcPr>
            <w:tcW w:w="690"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D32D3F" w:rsidR="001D1D26" w:rsidP="001E616D" w:rsidRDefault="001D1D26" w14:paraId="6ED82FD3" w14:textId="77777777">
            <w:pPr>
              <w:rPr>
                <w:sz w:val="14"/>
                <w:szCs w:val="14"/>
              </w:rPr>
            </w:pPr>
            <w:r w:rsidRPr="1CF16C31">
              <w:rPr>
                <w:sz w:val="14"/>
                <w:szCs w:val="14"/>
              </w:rPr>
              <w:t>Backup ID</w:t>
            </w:r>
          </w:p>
        </w:tc>
        <w:tc>
          <w:tcPr>
            <w:tcW w:w="75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1D1D26" w:rsidP="001E616D" w:rsidRDefault="001D1D26" w14:paraId="76AFB12D" w14:textId="77777777">
            <w:pPr>
              <w:rPr>
                <w:sz w:val="14"/>
                <w:szCs w:val="14"/>
              </w:rPr>
            </w:pPr>
            <w:r w:rsidRPr="1CF16C31">
              <w:rPr>
                <w:sz w:val="14"/>
                <w:szCs w:val="14"/>
              </w:rPr>
              <w:t>Process Step</w:t>
            </w:r>
          </w:p>
        </w:tc>
        <w:tc>
          <w:tcPr>
            <w:tcW w:w="1552"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1D1D26" w:rsidP="001E616D" w:rsidRDefault="001D1D26" w14:paraId="4D2D1165" w14:textId="77777777">
            <w:pPr>
              <w:rPr>
                <w:sz w:val="14"/>
                <w:szCs w:val="14"/>
              </w:rPr>
            </w:pPr>
            <w:r w:rsidRPr="00D32D3F">
              <w:rPr>
                <w:sz w:val="14"/>
                <w:szCs w:val="14"/>
              </w:rPr>
              <w:t>Description</w:t>
            </w:r>
          </w:p>
        </w:tc>
        <w:tc>
          <w:tcPr>
            <w:tcW w:w="392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1D1D26" w:rsidP="001E616D" w:rsidRDefault="001D1D26" w14:paraId="550127E2" w14:textId="77777777">
            <w:pPr>
              <w:rPr>
                <w:sz w:val="14"/>
                <w:szCs w:val="14"/>
              </w:rPr>
            </w:pPr>
            <w:r w:rsidRPr="00D32D3F">
              <w:rPr>
                <w:sz w:val="14"/>
                <w:szCs w:val="14"/>
              </w:rPr>
              <w:t>Solution/Action</w:t>
            </w:r>
          </w:p>
        </w:tc>
        <w:tc>
          <w:tcPr>
            <w:tcW w:w="65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1D1D26" w:rsidP="001E616D" w:rsidRDefault="001D1D26" w14:paraId="2863DAED" w14:textId="77777777">
            <w:pPr>
              <w:rPr>
                <w:sz w:val="14"/>
                <w:szCs w:val="14"/>
              </w:rPr>
            </w:pPr>
            <w:r w:rsidRPr="00D32D3F">
              <w:rPr>
                <w:sz w:val="14"/>
                <w:szCs w:val="14"/>
              </w:rPr>
              <w:t>Owner</w:t>
            </w:r>
          </w:p>
        </w:tc>
        <w:tc>
          <w:tcPr>
            <w:tcW w:w="872"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1D1D26" w:rsidP="001E616D" w:rsidRDefault="001D1D26" w14:paraId="19D27710" w14:textId="77777777">
            <w:pPr>
              <w:rPr>
                <w:sz w:val="14"/>
                <w:szCs w:val="14"/>
              </w:rPr>
            </w:pPr>
            <w:r w:rsidRPr="00D32D3F">
              <w:rPr>
                <w:sz w:val="14"/>
                <w:szCs w:val="14"/>
              </w:rPr>
              <w:t>Tool</w:t>
            </w:r>
          </w:p>
        </w:tc>
        <w:tc>
          <w:tcPr>
            <w:tcW w:w="749" w:type="dxa"/>
            <w:tcBorders>
              <w:top w:val="nil"/>
              <w:left w:val="single" w:color="FFFFFF" w:themeColor="background1" w:sz="8" w:space="0"/>
              <w:bottom w:val="nil"/>
              <w:right w:val="nil"/>
            </w:tcBorders>
            <w:shd w:val="clear" w:color="auto" w:fill="2F2F2F" w:themeFill="text2" w:themeFillShade="80"/>
            <w:vAlign w:val="center"/>
          </w:tcPr>
          <w:p w:rsidRPr="00D32D3F" w:rsidR="001D1D26" w:rsidP="001E616D" w:rsidRDefault="001D1D26" w14:paraId="3A2E66CC" w14:textId="77777777">
            <w:pPr>
              <w:rPr>
                <w:sz w:val="14"/>
                <w:szCs w:val="14"/>
              </w:rPr>
            </w:pPr>
            <w:r w:rsidRPr="00D32D3F">
              <w:rPr>
                <w:sz w:val="14"/>
                <w:szCs w:val="14"/>
              </w:rPr>
              <w:t>Email Template #</w:t>
            </w:r>
          </w:p>
        </w:tc>
      </w:tr>
      <w:tr w:rsidRPr="005E3B83" w:rsidR="00980FB6" w:rsidTr="00E8056C" w14:paraId="7335BBDB" w14:textId="77777777">
        <w:trPr>
          <w:trHeight w:val="73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Pr="00D32D3F" w:rsidR="00980FB6" w:rsidP="001E616D" w:rsidRDefault="00980FB6" w14:paraId="739587F7" w14:textId="53EBF0D6">
            <w:pPr>
              <w:rPr>
                <w:sz w:val="14"/>
                <w:szCs w:val="14"/>
              </w:rPr>
            </w:pPr>
            <w:r w:rsidRPr="47E385B5">
              <w:rPr>
                <w:sz w:val="14"/>
                <w:szCs w:val="14"/>
              </w:rPr>
              <w:t>ID1_</w:t>
            </w:r>
            <w:r>
              <w:rPr>
                <w:sz w:val="14"/>
                <w:szCs w:val="14"/>
              </w:rPr>
              <w:t>4</w:t>
            </w:r>
          </w:p>
        </w:tc>
        <w:tc>
          <w:tcPr>
            <w:tcW w:w="758" w:type="dxa"/>
            <w:vMerge w:val="restart"/>
            <w:tcBorders>
              <w:right w:val="single" w:color="FFFFFF" w:themeColor="background1" w:sz="4" w:space="0"/>
            </w:tcBorders>
            <w:shd w:val="clear" w:color="auto" w:fill="BFBFBF" w:themeFill="background1" w:themeFillShade="BF"/>
            <w:vAlign w:val="center"/>
          </w:tcPr>
          <w:p w:rsidRPr="00D32D3F" w:rsidR="00980FB6" w:rsidP="001E616D" w:rsidRDefault="00980FB6" w14:paraId="4A8E1321" w14:textId="77777777">
            <w:pPr>
              <w:rPr>
                <w:sz w:val="14"/>
                <w:szCs w:val="14"/>
              </w:rPr>
            </w:pPr>
            <w:r w:rsidRPr="1CF16C31">
              <w:rPr>
                <w:sz w:val="14"/>
                <w:szCs w:val="14"/>
              </w:rPr>
              <w:t>MCR Data Gathering</w:t>
            </w:r>
          </w:p>
        </w:tc>
        <w:tc>
          <w:tcPr>
            <w:tcW w:w="1552"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FBFBF" w:themeFill="background1" w:themeFillShade="BF"/>
            <w:vAlign w:val="center"/>
          </w:tcPr>
          <w:p w:rsidRPr="00D32D3F" w:rsidR="00980FB6" w:rsidP="001E616D" w:rsidRDefault="00980FB6" w14:paraId="4780B154" w14:textId="77777777">
            <w:pPr>
              <w:rPr>
                <w:sz w:val="14"/>
                <w:szCs w:val="14"/>
              </w:rPr>
            </w:pPr>
            <w:r w:rsidRPr="00D32D3F">
              <w:rPr>
                <w:sz w:val="14"/>
                <w:szCs w:val="14"/>
              </w:rPr>
              <w:t>Missing input data: DA CCCt is available</w:t>
            </w: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00980FB6" w:rsidP="001E616D" w:rsidRDefault="00980FB6" w14:paraId="2F1FC346" w14:textId="77777777">
            <w:pPr>
              <w:rPr>
                <w:sz w:val="14"/>
                <w:szCs w:val="14"/>
              </w:rPr>
            </w:pPr>
            <w:r w:rsidRPr="1CF16C31">
              <w:rPr>
                <w:sz w:val="14"/>
                <w:szCs w:val="14"/>
              </w:rPr>
              <w:t>1. Download data from DA CCCt and upload to ID CCCt via Message Viewer</w:t>
            </w:r>
            <w:r>
              <w:br/>
            </w:r>
          </w:p>
          <w:p w:rsidRPr="00D32D3F" w:rsidR="00980FB6" w:rsidP="001E616D" w:rsidRDefault="00980FB6" w14:paraId="70933383" w14:textId="77777777">
            <w:pPr>
              <w:rPr>
                <w:sz w:val="14"/>
                <w:szCs w:val="14"/>
              </w:rPr>
            </w:pPr>
            <w:r w:rsidRPr="1CF16C31">
              <w:rPr>
                <w:sz w:val="14"/>
                <w:szCs w:val="14"/>
              </w:rPr>
              <w:t>2. Contact USY to investigate communication issues</w:t>
            </w: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5A2C15AF" w14:textId="77777777">
            <w:pPr>
              <w:rPr>
                <w:sz w:val="14"/>
                <w:szCs w:val="14"/>
              </w:rPr>
            </w:pPr>
            <w:r w:rsidRPr="00D32D3F">
              <w:rPr>
                <w:sz w:val="14"/>
                <w:szCs w:val="14"/>
              </w:rPr>
              <w:t>CCC</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6848C665" w14:textId="77777777">
            <w:pPr>
              <w:rPr>
                <w:sz w:val="14"/>
                <w:szCs w:val="14"/>
              </w:rPr>
            </w:pPr>
            <w:r w:rsidRPr="00D32D3F">
              <w:rPr>
                <w:sz w:val="14"/>
                <w:szCs w:val="14"/>
              </w:rPr>
              <w:t>DA_CCCt</w:t>
            </w:r>
            <w:r w:rsidRPr="00D32D3F">
              <w:rPr>
                <w:sz w:val="14"/>
                <w:szCs w:val="14"/>
              </w:rPr>
              <w:br/>
            </w:r>
            <w:r w:rsidRPr="00D32D3F">
              <w:rPr>
                <w:sz w:val="14"/>
                <w:szCs w:val="14"/>
              </w:rPr>
              <w:t xml:space="preserve"> ID_CCCt</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4AEFF924" w14:textId="77777777">
            <w:pPr>
              <w:rPr>
                <w:sz w:val="14"/>
                <w:szCs w:val="14"/>
              </w:rPr>
            </w:pPr>
            <w:r w:rsidRPr="00D32D3F">
              <w:rPr>
                <w:sz w:val="14"/>
                <w:szCs w:val="14"/>
              </w:rPr>
              <w:t>-</w:t>
            </w:r>
          </w:p>
        </w:tc>
      </w:tr>
      <w:tr w:rsidRPr="005E3B83" w:rsidR="00980FB6" w:rsidTr="00E8056C" w14:paraId="69616EF3" w14:textId="77777777">
        <w:trPr>
          <w:trHeight w:val="73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Pr="00D32D3F" w:rsidR="00980FB6" w:rsidP="001E616D" w:rsidRDefault="00980FB6" w14:paraId="6F74C255" w14:textId="1D8328B2">
            <w:pPr>
              <w:rPr>
                <w:sz w:val="14"/>
                <w:szCs w:val="14"/>
              </w:rPr>
            </w:pPr>
            <w:r w:rsidRPr="47E385B5">
              <w:rPr>
                <w:sz w:val="14"/>
                <w:szCs w:val="14"/>
              </w:rPr>
              <w:t>ID1_</w:t>
            </w:r>
            <w:r>
              <w:rPr>
                <w:sz w:val="14"/>
                <w:szCs w:val="14"/>
              </w:rPr>
              <w:t>5</w:t>
            </w:r>
          </w:p>
        </w:tc>
        <w:tc>
          <w:tcPr>
            <w:tcW w:w="758" w:type="dxa"/>
            <w:vMerge/>
            <w:tcBorders>
              <w:right w:val="single" w:color="FFFFFF" w:themeColor="background1" w:sz="4" w:space="0"/>
            </w:tcBorders>
            <w:vAlign w:val="center"/>
          </w:tcPr>
          <w:p w:rsidRPr="00D32D3F" w:rsidR="00980FB6" w:rsidP="001E616D" w:rsidRDefault="00980FB6" w14:paraId="6D5027CB" w14:textId="77777777">
            <w:pPr>
              <w:rPr>
                <w:sz w:val="14"/>
                <w:szCs w:val="14"/>
              </w:rPr>
            </w:pPr>
          </w:p>
        </w:tc>
        <w:tc>
          <w:tcPr>
            <w:tcW w:w="1552" w:type="dxa"/>
            <w:vMerge w:val="restart"/>
            <w:tcBorders>
              <w:top w:val="single" w:color="FFFFFF" w:themeColor="background1" w:sz="8" w:space="0"/>
              <w:left w:val="single" w:color="FFFFFF" w:themeColor="background1" w:sz="4" w:space="0"/>
              <w:right w:val="single" w:color="FFFFFF" w:themeColor="background1" w:sz="8" w:space="0"/>
            </w:tcBorders>
            <w:shd w:val="clear" w:color="auto" w:fill="BFBFBF" w:themeFill="background1" w:themeFillShade="BF"/>
            <w:vAlign w:val="center"/>
          </w:tcPr>
          <w:p w:rsidRPr="00D32D3F" w:rsidR="00980FB6" w:rsidP="001E616D" w:rsidRDefault="00980FB6" w14:paraId="37138CC2" w14:textId="77777777">
            <w:pPr>
              <w:rPr>
                <w:sz w:val="14"/>
                <w:szCs w:val="14"/>
              </w:rPr>
            </w:pPr>
            <w:r w:rsidRPr="00D32D3F">
              <w:rPr>
                <w:sz w:val="14"/>
                <w:szCs w:val="14"/>
              </w:rPr>
              <w:t>DA CCCt is down</w:t>
            </w:r>
          </w:p>
          <w:p w:rsidRPr="00D32D3F" w:rsidR="00980FB6" w:rsidP="001E616D" w:rsidRDefault="00980FB6" w14:paraId="040BCB9E" w14:textId="77777777">
            <w:pPr>
              <w:rPr>
                <w:sz w:val="14"/>
                <w:szCs w:val="14"/>
              </w:rPr>
            </w:pP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538F1768" w14:textId="77777777">
            <w:pPr>
              <w:rPr>
                <w:sz w:val="14"/>
                <w:szCs w:val="14"/>
              </w:rPr>
            </w:pPr>
            <w:r w:rsidRPr="1350F9F4">
              <w:rPr>
                <w:sz w:val="14"/>
                <w:szCs w:val="14"/>
              </w:rPr>
              <w:t>1. Request JAO via phone and email to provide ID1-646, ID1-647, ID1-648, ID1-649 to the ID CCCt.</w:t>
            </w:r>
          </w:p>
          <w:p w:rsidRPr="00D32D3F" w:rsidR="00980FB6" w:rsidP="001E616D" w:rsidRDefault="00980FB6" w14:paraId="3381D4A9" w14:textId="77777777">
            <w:pPr>
              <w:rPr>
                <w:sz w:val="14"/>
                <w:szCs w:val="14"/>
              </w:rPr>
            </w:pPr>
            <w:r w:rsidRPr="00D32D3F">
              <w:rPr>
                <w:sz w:val="14"/>
                <w:szCs w:val="14"/>
              </w:rPr>
              <w:t xml:space="preserve">2. CCC to inform parties via email template. </w:t>
            </w: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16C8361B" w14:textId="77777777">
            <w:pPr>
              <w:rPr>
                <w:sz w:val="14"/>
                <w:szCs w:val="14"/>
              </w:rPr>
            </w:pPr>
            <w:r w:rsidRPr="00D32D3F">
              <w:rPr>
                <w:sz w:val="14"/>
                <w:szCs w:val="14"/>
              </w:rPr>
              <w:t>CCC</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19D07411" w14:textId="77777777">
            <w:pPr>
              <w:rPr>
                <w:sz w:val="14"/>
                <w:szCs w:val="14"/>
              </w:rPr>
            </w:pPr>
            <w:r w:rsidRPr="08EB1C5A">
              <w:rPr>
                <w:sz w:val="14"/>
                <w:szCs w:val="14"/>
              </w:rPr>
              <w:t>Phone, E-mail</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6D0163E0" w14:textId="77777777">
            <w:pPr>
              <w:rPr>
                <w:sz w:val="14"/>
                <w:szCs w:val="14"/>
              </w:rPr>
            </w:pPr>
            <w:r w:rsidRPr="00D32D3F">
              <w:rPr>
                <w:sz w:val="14"/>
                <w:szCs w:val="14"/>
              </w:rPr>
              <w:t>9</w:t>
            </w:r>
          </w:p>
        </w:tc>
      </w:tr>
      <w:tr w:rsidRPr="005E3B83" w:rsidR="00980FB6" w:rsidTr="00E8056C" w14:paraId="41B219CE" w14:textId="77777777">
        <w:trPr>
          <w:trHeight w:val="73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Pr="00D32D3F" w:rsidR="00980FB6" w:rsidP="001E616D" w:rsidRDefault="00980FB6" w14:paraId="59EA53BE" w14:textId="4BBCFE2B">
            <w:pPr>
              <w:rPr>
                <w:sz w:val="14"/>
                <w:szCs w:val="14"/>
              </w:rPr>
            </w:pPr>
            <w:r w:rsidRPr="47E385B5">
              <w:rPr>
                <w:sz w:val="14"/>
                <w:szCs w:val="14"/>
              </w:rPr>
              <w:t>ID1_</w:t>
            </w:r>
            <w:r>
              <w:rPr>
                <w:sz w:val="14"/>
                <w:szCs w:val="14"/>
              </w:rPr>
              <w:t>6</w:t>
            </w:r>
          </w:p>
        </w:tc>
        <w:tc>
          <w:tcPr>
            <w:tcW w:w="758" w:type="dxa"/>
            <w:vMerge/>
            <w:tcBorders>
              <w:right w:val="single" w:color="FFFFFF" w:themeColor="background1" w:sz="4" w:space="0"/>
            </w:tcBorders>
            <w:vAlign w:val="center"/>
          </w:tcPr>
          <w:p w:rsidRPr="00D32D3F" w:rsidR="00980FB6" w:rsidP="001E616D" w:rsidRDefault="00980FB6" w14:paraId="0D9B7658" w14:textId="77777777">
            <w:pPr>
              <w:rPr>
                <w:sz w:val="14"/>
                <w:szCs w:val="14"/>
              </w:rPr>
            </w:pPr>
          </w:p>
        </w:tc>
        <w:tc>
          <w:tcPr>
            <w:tcW w:w="1552" w:type="dxa"/>
            <w:vMerge/>
            <w:tcBorders>
              <w:left w:val="single" w:color="FFFFFF" w:themeColor="background1" w:sz="4" w:space="0"/>
            </w:tcBorders>
            <w:vAlign w:val="center"/>
          </w:tcPr>
          <w:p w:rsidRPr="00D32D3F" w:rsidR="00980FB6" w:rsidP="001E616D" w:rsidRDefault="00980FB6" w14:paraId="2017CB0A" w14:textId="77777777">
            <w:pPr>
              <w:rPr>
                <w:sz w:val="14"/>
                <w:szCs w:val="14"/>
              </w:rPr>
            </w:pP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4BD4F388" w14:textId="77777777">
            <w:pPr>
              <w:rPr>
                <w:sz w:val="14"/>
                <w:szCs w:val="14"/>
              </w:rPr>
            </w:pPr>
            <w:r>
              <w:rPr>
                <w:sz w:val="14"/>
                <w:szCs w:val="14"/>
              </w:rPr>
              <w:t>3.</w:t>
            </w:r>
            <w:r w:rsidRPr="00D32D3F">
              <w:rPr>
                <w:sz w:val="14"/>
                <w:szCs w:val="14"/>
              </w:rPr>
              <w:t xml:space="preserve"> JAO receives request from CCC to upload ID1-646, ID1-647, ID1-648, ID1-649 to the ID CCCt.</w:t>
            </w:r>
          </w:p>
          <w:p w:rsidRPr="00D32D3F" w:rsidR="00980FB6" w:rsidP="001E616D" w:rsidRDefault="00980FB6" w14:paraId="438F8B63" w14:textId="77777777">
            <w:pPr>
              <w:rPr>
                <w:sz w:val="14"/>
                <w:szCs w:val="14"/>
              </w:rPr>
            </w:pPr>
            <w:r>
              <w:rPr>
                <w:sz w:val="14"/>
                <w:szCs w:val="14"/>
              </w:rPr>
              <w:t>4.</w:t>
            </w:r>
            <w:r w:rsidRPr="00D32D3F">
              <w:rPr>
                <w:sz w:val="14"/>
                <w:szCs w:val="14"/>
              </w:rPr>
              <w:t xml:space="preserve"> JAO to send e-mail to CCC and TSOs that the input provisioning was successful.</w:t>
            </w: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74E32CC7" w14:textId="77777777">
            <w:pPr>
              <w:rPr>
                <w:sz w:val="14"/>
                <w:szCs w:val="14"/>
              </w:rPr>
            </w:pPr>
            <w:r w:rsidRPr="00D32D3F">
              <w:rPr>
                <w:sz w:val="14"/>
                <w:szCs w:val="14"/>
              </w:rPr>
              <w:t>JAO</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4A39CA00" w14:textId="77777777">
            <w:pPr>
              <w:rPr>
                <w:sz w:val="14"/>
                <w:szCs w:val="14"/>
              </w:rPr>
            </w:pPr>
            <w:r w:rsidRPr="00D32D3F">
              <w:rPr>
                <w:sz w:val="14"/>
                <w:szCs w:val="14"/>
              </w:rPr>
              <w:t xml:space="preserve">CCCt, </w:t>
            </w:r>
          </w:p>
          <w:p w:rsidRPr="00D32D3F" w:rsidR="00980FB6" w:rsidP="001E616D" w:rsidRDefault="00980FB6" w14:paraId="260737A5" w14:textId="77777777">
            <w:pPr>
              <w:rPr>
                <w:sz w:val="14"/>
                <w:szCs w:val="14"/>
              </w:rPr>
            </w:pPr>
            <w:r w:rsidRPr="00D32D3F">
              <w:rPr>
                <w:sz w:val="14"/>
                <w:szCs w:val="14"/>
              </w:rPr>
              <w:t>E-mail</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7DEE8004" w14:textId="77777777">
            <w:pPr>
              <w:rPr>
                <w:sz w:val="14"/>
                <w:szCs w:val="14"/>
              </w:rPr>
            </w:pPr>
            <w:r w:rsidRPr="00D32D3F">
              <w:rPr>
                <w:sz w:val="14"/>
                <w:szCs w:val="14"/>
              </w:rPr>
              <w:t>14</w:t>
            </w:r>
          </w:p>
        </w:tc>
      </w:tr>
      <w:tr w:rsidR="00980FB6" w:rsidTr="00E8056C" w14:paraId="230CD2B2" w14:textId="77777777">
        <w:trPr>
          <w:trHeight w:val="26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00980FB6" w:rsidP="001E616D" w:rsidRDefault="00980FB6" w14:paraId="6894D384" w14:textId="2C6F98BB">
            <w:pPr>
              <w:rPr>
                <w:sz w:val="14"/>
                <w:szCs w:val="14"/>
              </w:rPr>
            </w:pPr>
            <w:r w:rsidRPr="47E385B5">
              <w:rPr>
                <w:sz w:val="14"/>
                <w:szCs w:val="14"/>
              </w:rPr>
              <w:t>ID1_</w:t>
            </w:r>
            <w:r>
              <w:rPr>
                <w:sz w:val="14"/>
                <w:szCs w:val="14"/>
              </w:rPr>
              <w:t>7</w:t>
            </w:r>
          </w:p>
        </w:tc>
        <w:tc>
          <w:tcPr>
            <w:tcW w:w="758" w:type="dxa"/>
            <w:vMerge/>
            <w:tcBorders>
              <w:right w:val="single" w:color="FFFFFF" w:themeColor="background1" w:sz="4" w:space="0"/>
            </w:tcBorders>
            <w:vAlign w:val="center"/>
          </w:tcPr>
          <w:p w:rsidR="00980FB6" w:rsidP="001E616D" w:rsidRDefault="00980FB6" w14:paraId="30836D6F" w14:textId="77777777">
            <w:pPr>
              <w:rPr>
                <w:sz w:val="14"/>
                <w:szCs w:val="14"/>
              </w:rPr>
            </w:pPr>
          </w:p>
        </w:tc>
        <w:tc>
          <w:tcPr>
            <w:tcW w:w="1552"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FBFBF" w:themeFill="background1" w:themeFillShade="BF"/>
            <w:vAlign w:val="center"/>
          </w:tcPr>
          <w:p w:rsidR="00980FB6" w:rsidP="001E616D" w:rsidRDefault="00980FB6" w14:paraId="3D0A062E" w14:textId="77777777">
            <w:pPr>
              <w:rPr>
                <w:sz w:val="14"/>
                <w:szCs w:val="14"/>
              </w:rPr>
            </w:pPr>
            <w:r w:rsidRPr="6FA6F48F">
              <w:rPr>
                <w:sz w:val="14"/>
                <w:szCs w:val="14"/>
              </w:rPr>
              <w:t>DA decoupling or partial decoupling – shadow auction results</w:t>
            </w: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00980FB6" w:rsidP="001E616D" w:rsidRDefault="00980FB6" w14:paraId="449BD7CB" w14:textId="77777777">
            <w:pPr>
              <w:rPr>
                <w:sz w:val="14"/>
                <w:szCs w:val="14"/>
              </w:rPr>
            </w:pPr>
            <w:r w:rsidRPr="6FA6F48F">
              <w:rPr>
                <w:sz w:val="14"/>
                <w:szCs w:val="14"/>
              </w:rPr>
              <w:t>1. Send email to all TSOs to notify them of the requirement to submit MD250 files to CCCt using TET of 15:43 as the required time for submission</w:t>
            </w:r>
          </w:p>
          <w:p w:rsidR="00980FB6" w:rsidP="001E616D" w:rsidRDefault="00980FB6" w14:paraId="29B272B8" w14:textId="77777777">
            <w:pPr>
              <w:rPr>
                <w:sz w:val="14"/>
                <w:szCs w:val="14"/>
              </w:rPr>
            </w:pPr>
            <w:r w:rsidRPr="6FA6F48F">
              <w:rPr>
                <w:sz w:val="14"/>
                <w:szCs w:val="14"/>
              </w:rPr>
              <w:t xml:space="preserve">2. If not all required MD250 files not received by 15:43, send reminder email using the same template with but with CET of 17:24 as the required time for submission via the CCCt. </w:t>
            </w:r>
          </w:p>
          <w:p w:rsidR="00980FB6" w:rsidP="001E616D" w:rsidRDefault="00980FB6" w14:paraId="3DE7CCDE" w14:textId="77777777">
            <w:pPr>
              <w:rPr>
                <w:sz w:val="14"/>
                <w:szCs w:val="14"/>
              </w:rPr>
            </w:pPr>
            <w:r w:rsidRPr="0B0936D0">
              <w:rPr>
                <w:sz w:val="14"/>
                <w:szCs w:val="14"/>
              </w:rPr>
              <w:t>3. After 17:24; still missing Shadow Auction results (I.e. DA AACs) should be provided by the TSO directly in XBID.</w:t>
            </w: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00980FB6" w:rsidP="001E616D" w:rsidRDefault="00980FB6" w14:paraId="00AB3A31" w14:textId="77777777">
            <w:pPr>
              <w:rPr>
                <w:sz w:val="14"/>
                <w:szCs w:val="14"/>
              </w:rPr>
            </w:pPr>
            <w:r w:rsidRPr="6FA6F48F">
              <w:rPr>
                <w:sz w:val="14"/>
                <w:szCs w:val="14"/>
              </w:rPr>
              <w:t>CCC</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00980FB6" w:rsidP="001E616D" w:rsidRDefault="00980FB6" w14:paraId="43E41F99" w14:textId="77777777">
            <w:pPr>
              <w:rPr>
                <w:sz w:val="14"/>
                <w:szCs w:val="14"/>
              </w:rPr>
            </w:pPr>
            <w:r w:rsidRPr="6FA6F48F">
              <w:rPr>
                <w:sz w:val="14"/>
                <w:szCs w:val="14"/>
              </w:rPr>
              <w:t>ID_CCC,E-mail</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00980FB6" w:rsidP="001E616D" w:rsidRDefault="00980FB6" w14:paraId="219D1A76" w14:textId="77777777">
            <w:pPr>
              <w:rPr>
                <w:sz w:val="14"/>
                <w:szCs w:val="14"/>
              </w:rPr>
            </w:pPr>
            <w:r w:rsidRPr="6FA6F48F">
              <w:rPr>
                <w:sz w:val="14"/>
                <w:szCs w:val="14"/>
              </w:rPr>
              <w:t>20</w:t>
            </w:r>
          </w:p>
        </w:tc>
      </w:tr>
      <w:tr w:rsidR="00980FB6" w:rsidTr="00E8056C" w14:paraId="084C532F" w14:textId="77777777">
        <w:trPr>
          <w:trHeight w:val="26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Pr="47E385B5" w:rsidR="00980FB6" w:rsidP="001E616D" w:rsidRDefault="00980FB6" w14:paraId="3DFBC87C" w14:textId="77777777">
            <w:pPr>
              <w:rPr>
                <w:sz w:val="14"/>
                <w:szCs w:val="14"/>
              </w:rPr>
            </w:pPr>
            <w:r w:rsidRPr="47E385B5">
              <w:rPr>
                <w:sz w:val="14"/>
                <w:szCs w:val="14"/>
              </w:rPr>
              <w:t>ID1_8</w:t>
            </w:r>
          </w:p>
        </w:tc>
        <w:tc>
          <w:tcPr>
            <w:tcW w:w="758" w:type="dxa"/>
            <w:vMerge/>
            <w:tcBorders>
              <w:right w:val="single" w:color="FFFFFF" w:themeColor="background1" w:sz="4" w:space="0"/>
            </w:tcBorders>
            <w:vAlign w:val="center"/>
          </w:tcPr>
          <w:p w:rsidR="00980FB6" w:rsidP="001E616D" w:rsidRDefault="00980FB6" w14:paraId="7F47245F" w14:textId="77777777">
            <w:pPr>
              <w:rPr>
                <w:sz w:val="14"/>
                <w:szCs w:val="14"/>
              </w:rPr>
            </w:pPr>
          </w:p>
        </w:tc>
        <w:tc>
          <w:tcPr>
            <w:tcW w:w="1552"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FBFBF" w:themeFill="background1" w:themeFillShade="BF"/>
            <w:vAlign w:val="center"/>
          </w:tcPr>
          <w:p w:rsidRPr="6FA6F48F" w:rsidR="00980FB6" w:rsidP="001E616D" w:rsidRDefault="00980FB6" w14:paraId="674B3CDB" w14:textId="77777777">
            <w:pPr>
              <w:rPr>
                <w:sz w:val="14"/>
                <w:szCs w:val="14"/>
              </w:rPr>
            </w:pPr>
            <w:r w:rsidRPr="43B59FBC">
              <w:rPr>
                <w:sz w:val="14"/>
                <w:szCs w:val="14"/>
              </w:rPr>
              <w:t xml:space="preserve">Issue/error with computation </w:t>
            </w: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4C6A906C" w14:textId="77777777">
            <w:pPr>
              <w:rPr>
                <w:sz w:val="14"/>
                <w:szCs w:val="14"/>
              </w:rPr>
            </w:pPr>
            <w:r w:rsidRPr="1CF16C31">
              <w:rPr>
                <w:sz w:val="14"/>
                <w:szCs w:val="14"/>
              </w:rPr>
              <w:t>1. Request USY to solve issue.</w:t>
            </w:r>
          </w:p>
          <w:p w:rsidRPr="00D32D3F" w:rsidR="00980FB6" w:rsidP="001E616D" w:rsidRDefault="00980FB6" w14:paraId="2F336A88" w14:textId="77777777">
            <w:pPr>
              <w:rPr>
                <w:sz w:val="14"/>
                <w:szCs w:val="14"/>
              </w:rPr>
            </w:pPr>
            <w:r w:rsidRPr="1CF16C31">
              <w:rPr>
                <w:sz w:val="14"/>
                <w:szCs w:val="14"/>
              </w:rPr>
              <w:t>2. If issue is not solved by CET, inform TSOs to provide AACs to XBID and take over IDCC(a) process.</w:t>
            </w:r>
          </w:p>
          <w:p w:rsidRPr="6FA6F48F" w:rsidR="00980FB6" w:rsidP="001E616D" w:rsidRDefault="00980FB6" w14:paraId="628AC171" w14:textId="77777777">
            <w:pPr>
              <w:rPr>
                <w:sz w:val="14"/>
                <w:szCs w:val="14"/>
              </w:rPr>
            </w:pPr>
            <w:r w:rsidRPr="1CF16C31">
              <w:rPr>
                <w:sz w:val="14"/>
                <w:szCs w:val="14"/>
              </w:rPr>
              <w:t xml:space="preserve">Note that CCC operator will take over the process again at start of IDCC(b) process. </w:t>
            </w: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002BE452" w14:textId="77777777">
            <w:pPr>
              <w:rPr>
                <w:sz w:val="14"/>
                <w:szCs w:val="14"/>
              </w:rPr>
            </w:pPr>
            <w:r w:rsidRPr="1CF16C31">
              <w:rPr>
                <w:sz w:val="14"/>
                <w:szCs w:val="14"/>
              </w:rPr>
              <w:t xml:space="preserve">CCC </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2EE2D038" w14:textId="77777777">
            <w:pPr>
              <w:rPr>
                <w:sz w:val="14"/>
                <w:szCs w:val="14"/>
              </w:rPr>
            </w:pPr>
            <w:r w:rsidRPr="1CF16C31">
              <w:rPr>
                <w:sz w:val="14"/>
                <w:szCs w:val="14"/>
              </w:rPr>
              <w:t>Email, XBID</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4E5AB130" w14:textId="77777777">
            <w:pPr>
              <w:rPr>
                <w:sz w:val="14"/>
                <w:szCs w:val="14"/>
              </w:rPr>
            </w:pPr>
            <w:r w:rsidRPr="1CF16C31">
              <w:rPr>
                <w:sz w:val="14"/>
                <w:szCs w:val="14"/>
              </w:rPr>
              <w:t>2</w:t>
            </w:r>
          </w:p>
        </w:tc>
      </w:tr>
      <w:tr w:rsidR="00980FB6" w:rsidTr="00E8056C" w14:paraId="53CF072B" w14:textId="77777777">
        <w:trPr>
          <w:trHeight w:val="26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Pr="47E385B5" w:rsidR="00980FB6" w:rsidP="001E616D" w:rsidRDefault="00980FB6" w14:paraId="731FF642" w14:textId="77777777">
            <w:pPr>
              <w:rPr>
                <w:sz w:val="14"/>
                <w:szCs w:val="14"/>
              </w:rPr>
            </w:pPr>
            <w:r w:rsidRPr="1CF16C31">
              <w:rPr>
                <w:sz w:val="14"/>
                <w:szCs w:val="14"/>
              </w:rPr>
              <w:t>ID1_9</w:t>
            </w:r>
          </w:p>
        </w:tc>
        <w:tc>
          <w:tcPr>
            <w:tcW w:w="758" w:type="dxa"/>
            <w:vMerge/>
            <w:tcBorders>
              <w:right w:val="single" w:color="FFFFFF" w:themeColor="background1" w:sz="4" w:space="0"/>
            </w:tcBorders>
            <w:vAlign w:val="center"/>
          </w:tcPr>
          <w:p w:rsidR="00980FB6" w:rsidP="001E616D" w:rsidRDefault="00980FB6" w14:paraId="2C37270E" w14:textId="77777777">
            <w:pPr>
              <w:rPr>
                <w:sz w:val="14"/>
                <w:szCs w:val="14"/>
              </w:rPr>
            </w:pPr>
          </w:p>
        </w:tc>
        <w:tc>
          <w:tcPr>
            <w:tcW w:w="1552"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FBFBF" w:themeFill="background1" w:themeFillShade="BF"/>
            <w:vAlign w:val="center"/>
          </w:tcPr>
          <w:p w:rsidRPr="6FA6F48F" w:rsidR="00980FB6" w:rsidP="001E616D" w:rsidRDefault="00980FB6" w14:paraId="5AE21F46" w14:textId="77777777">
            <w:pPr>
              <w:rPr>
                <w:sz w:val="14"/>
                <w:szCs w:val="14"/>
              </w:rPr>
            </w:pPr>
            <w:r w:rsidRPr="43B59FBC">
              <w:rPr>
                <w:sz w:val="14"/>
                <w:szCs w:val="14"/>
              </w:rPr>
              <w:t xml:space="preserve">Issue/error with computation </w:t>
            </w: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2FD69C71" w14:textId="77777777">
            <w:pPr>
              <w:rPr>
                <w:sz w:val="14"/>
                <w:szCs w:val="14"/>
              </w:rPr>
            </w:pPr>
            <w:r w:rsidRPr="1CF16C31">
              <w:rPr>
                <w:sz w:val="14"/>
                <w:szCs w:val="14"/>
              </w:rPr>
              <w:t>1. TSOs receive request from CCC to upload AACs to XBID</w:t>
            </w:r>
          </w:p>
          <w:p w:rsidRPr="6FA6F48F" w:rsidR="00980FB6" w:rsidP="001E616D" w:rsidRDefault="00980FB6" w14:paraId="573C76FD" w14:textId="77777777">
            <w:pPr>
              <w:rPr>
                <w:sz w:val="14"/>
                <w:szCs w:val="14"/>
              </w:rPr>
            </w:pPr>
            <w:r w:rsidRPr="1CF16C31">
              <w:rPr>
                <w:sz w:val="14"/>
                <w:szCs w:val="14"/>
              </w:rPr>
              <w:t>2. TSOs to provide computed AACs to XBID</w:t>
            </w: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45AD9CE1" w14:textId="77777777">
            <w:pPr>
              <w:rPr>
                <w:sz w:val="14"/>
                <w:szCs w:val="14"/>
              </w:rPr>
            </w:pPr>
            <w:r w:rsidRPr="1CF16C31">
              <w:rPr>
                <w:sz w:val="14"/>
                <w:szCs w:val="14"/>
              </w:rPr>
              <w:t>TSOs</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30683CD4" w14:textId="77777777">
            <w:pPr>
              <w:rPr>
                <w:sz w:val="14"/>
                <w:szCs w:val="14"/>
              </w:rPr>
            </w:pPr>
            <w:r w:rsidRPr="1CF16C31">
              <w:rPr>
                <w:sz w:val="14"/>
                <w:szCs w:val="14"/>
              </w:rPr>
              <w:t>XBID</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29F269BB" w14:textId="77777777">
            <w:pPr>
              <w:rPr>
                <w:sz w:val="14"/>
                <w:szCs w:val="14"/>
              </w:rPr>
            </w:pPr>
            <w:r w:rsidRPr="1CF16C31">
              <w:rPr>
                <w:sz w:val="14"/>
                <w:szCs w:val="14"/>
              </w:rPr>
              <w:t>-</w:t>
            </w:r>
          </w:p>
        </w:tc>
      </w:tr>
      <w:tr w:rsidR="00980FB6" w:rsidTr="00E8056C" w14:paraId="5AD3001F" w14:textId="77777777">
        <w:trPr>
          <w:trHeight w:val="26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Pr="47E385B5" w:rsidR="00980FB6" w:rsidP="001E616D" w:rsidRDefault="00980FB6" w14:paraId="4852ED77" w14:textId="77777777">
            <w:pPr>
              <w:rPr>
                <w:sz w:val="14"/>
                <w:szCs w:val="14"/>
              </w:rPr>
            </w:pPr>
            <w:r w:rsidRPr="47E385B5">
              <w:rPr>
                <w:sz w:val="14"/>
                <w:szCs w:val="14"/>
              </w:rPr>
              <w:t>ID1_10</w:t>
            </w:r>
          </w:p>
        </w:tc>
        <w:tc>
          <w:tcPr>
            <w:tcW w:w="758" w:type="dxa"/>
            <w:vMerge/>
            <w:tcBorders>
              <w:right w:val="single" w:color="FFFFFF" w:themeColor="background1" w:sz="4" w:space="0"/>
            </w:tcBorders>
            <w:vAlign w:val="center"/>
          </w:tcPr>
          <w:p w:rsidR="00980FB6" w:rsidP="001E616D" w:rsidRDefault="00980FB6" w14:paraId="306CB6D6" w14:textId="77777777">
            <w:pPr>
              <w:rPr>
                <w:sz w:val="14"/>
                <w:szCs w:val="14"/>
              </w:rPr>
            </w:pPr>
          </w:p>
        </w:tc>
        <w:tc>
          <w:tcPr>
            <w:tcW w:w="1552"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FBFBF" w:themeFill="background1" w:themeFillShade="BF"/>
            <w:vAlign w:val="center"/>
          </w:tcPr>
          <w:p w:rsidRPr="6FA6F48F" w:rsidR="00980FB6" w:rsidP="001E616D" w:rsidRDefault="00980FB6" w14:paraId="55AF09F4" w14:textId="77777777">
            <w:pPr>
              <w:rPr>
                <w:sz w:val="14"/>
                <w:szCs w:val="14"/>
              </w:rPr>
            </w:pPr>
            <w:r w:rsidRPr="1CF16C31">
              <w:rPr>
                <w:sz w:val="14"/>
                <w:szCs w:val="14"/>
              </w:rPr>
              <w:t>No distribution of computed AACs (ID1-373 or ID1-383) to XBID</w:t>
            </w: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980FB6" w:rsidP="001E616D" w:rsidRDefault="00980FB6" w14:paraId="371DCA28" w14:textId="77777777">
            <w:pPr>
              <w:rPr>
                <w:sz w:val="14"/>
                <w:szCs w:val="14"/>
              </w:rPr>
            </w:pPr>
            <w:r w:rsidRPr="1CF16C31">
              <w:rPr>
                <w:sz w:val="14"/>
                <w:szCs w:val="14"/>
              </w:rPr>
              <w:t xml:space="preserve">1. Submit to XBID via sFTP and wait for positive ACK. </w:t>
            </w:r>
          </w:p>
          <w:p w:rsidRPr="00D32D3F" w:rsidR="00980FB6" w:rsidP="001E616D" w:rsidRDefault="00980FB6" w14:paraId="0CE12552" w14:textId="77777777">
            <w:pPr>
              <w:rPr>
                <w:sz w:val="14"/>
                <w:szCs w:val="14"/>
              </w:rPr>
            </w:pPr>
            <w:r w:rsidRPr="1CF16C31">
              <w:rPr>
                <w:sz w:val="14"/>
                <w:szCs w:val="14"/>
              </w:rPr>
              <w:t>2. Upload ACK files to CCCt.</w:t>
            </w:r>
          </w:p>
          <w:p w:rsidRPr="00D32D3F" w:rsidR="00980FB6" w:rsidP="001E616D" w:rsidRDefault="00980FB6" w14:paraId="34616486" w14:textId="77777777">
            <w:pPr>
              <w:rPr>
                <w:sz w:val="14"/>
                <w:szCs w:val="14"/>
              </w:rPr>
            </w:pPr>
            <w:r w:rsidRPr="1CF16C31">
              <w:rPr>
                <w:sz w:val="14"/>
                <w:szCs w:val="14"/>
              </w:rPr>
              <w:t>3. Inform parties via email template</w:t>
            </w:r>
          </w:p>
          <w:p w:rsidRPr="6FA6F48F" w:rsidR="00980FB6" w:rsidP="001E616D" w:rsidRDefault="00980FB6" w14:paraId="175A4931" w14:textId="77777777">
            <w:pPr>
              <w:rPr>
                <w:sz w:val="14"/>
                <w:szCs w:val="14"/>
              </w:rPr>
            </w:pPr>
            <w:r w:rsidRPr="1CF16C31">
              <w:rPr>
                <w:sz w:val="14"/>
                <w:szCs w:val="14"/>
              </w:rPr>
              <w:t>4. Request USY to investigate issue.</w:t>
            </w: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7DB68E7A" w14:textId="77777777">
            <w:pPr>
              <w:rPr>
                <w:sz w:val="14"/>
                <w:szCs w:val="14"/>
              </w:rPr>
            </w:pPr>
            <w:r w:rsidRPr="1CF16C31">
              <w:rPr>
                <w:sz w:val="14"/>
                <w:szCs w:val="14"/>
              </w:rPr>
              <w:t>CCC</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5F84C891" w14:textId="77777777">
            <w:pPr>
              <w:rPr>
                <w:sz w:val="14"/>
                <w:szCs w:val="14"/>
              </w:rPr>
            </w:pPr>
            <w:r w:rsidRPr="1CF16C31">
              <w:rPr>
                <w:sz w:val="14"/>
                <w:szCs w:val="14"/>
              </w:rPr>
              <w:t>Email, XBID, ID_CCCt</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040F523F" w14:textId="77777777">
            <w:pPr>
              <w:rPr>
                <w:sz w:val="14"/>
                <w:szCs w:val="14"/>
              </w:rPr>
            </w:pPr>
            <w:r w:rsidRPr="1CF16C31">
              <w:rPr>
                <w:sz w:val="14"/>
                <w:szCs w:val="14"/>
              </w:rPr>
              <w:t>8</w:t>
            </w:r>
          </w:p>
        </w:tc>
      </w:tr>
      <w:tr w:rsidR="00980FB6" w:rsidTr="00E8056C" w14:paraId="7F63ABE7" w14:textId="77777777">
        <w:trPr>
          <w:trHeight w:val="26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Pr="47E385B5" w:rsidR="00980FB6" w:rsidP="001E616D" w:rsidRDefault="00980FB6" w14:paraId="6BB878CE" w14:textId="77777777">
            <w:pPr>
              <w:rPr>
                <w:sz w:val="14"/>
                <w:szCs w:val="14"/>
              </w:rPr>
            </w:pPr>
            <w:r w:rsidRPr="47E385B5">
              <w:rPr>
                <w:sz w:val="14"/>
                <w:szCs w:val="14"/>
              </w:rPr>
              <w:t>ID1_11</w:t>
            </w:r>
          </w:p>
        </w:tc>
        <w:tc>
          <w:tcPr>
            <w:tcW w:w="758" w:type="dxa"/>
            <w:vMerge/>
            <w:tcBorders>
              <w:right w:val="single" w:color="FFFFFF" w:themeColor="background1" w:sz="4" w:space="0"/>
            </w:tcBorders>
            <w:vAlign w:val="center"/>
          </w:tcPr>
          <w:p w:rsidR="00980FB6" w:rsidP="001E616D" w:rsidRDefault="00980FB6" w14:paraId="1EFF64FC" w14:textId="77777777">
            <w:pPr>
              <w:rPr>
                <w:sz w:val="14"/>
                <w:szCs w:val="14"/>
              </w:rPr>
            </w:pPr>
          </w:p>
        </w:tc>
        <w:tc>
          <w:tcPr>
            <w:tcW w:w="1552" w:type="dxa"/>
            <w:vMerge w:val="restart"/>
            <w:tcBorders>
              <w:top w:val="single" w:color="FFFFFF" w:themeColor="background1" w:sz="8" w:space="0"/>
              <w:left w:val="single" w:color="FFFFFF" w:themeColor="background1" w:sz="4" w:space="0"/>
              <w:right w:val="single" w:color="FFFFFF" w:themeColor="background1" w:sz="8" w:space="0"/>
            </w:tcBorders>
            <w:shd w:val="clear" w:color="auto" w:fill="BFBFBF" w:themeFill="background1" w:themeFillShade="BF"/>
            <w:vAlign w:val="center"/>
          </w:tcPr>
          <w:p w:rsidRPr="6FA6F48F" w:rsidR="00980FB6" w:rsidP="001E616D" w:rsidRDefault="00980FB6" w14:paraId="46D1CB79" w14:textId="577229B9">
            <w:pPr>
              <w:rPr>
                <w:sz w:val="14"/>
                <w:szCs w:val="14"/>
              </w:rPr>
            </w:pPr>
            <w:r w:rsidRPr="11FB1BA2">
              <w:rPr>
                <w:sz w:val="14"/>
                <w:szCs w:val="14"/>
              </w:rPr>
              <w:t>Missing ACK or negative ACKs for computed AACs (ID</w:t>
            </w:r>
            <w:r>
              <w:rPr>
                <w:sz w:val="14"/>
                <w:szCs w:val="14"/>
              </w:rPr>
              <w:t>1</w:t>
            </w:r>
            <w:r w:rsidRPr="11FB1BA2">
              <w:rPr>
                <w:sz w:val="14"/>
                <w:szCs w:val="14"/>
              </w:rPr>
              <w:t>-373 or ID1-383)</w:t>
            </w: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E8056C" w:rsidR="00980FB6" w:rsidP="001E616D" w:rsidRDefault="00980FB6" w14:paraId="7977B613" w14:textId="77777777">
            <w:pPr>
              <w:rPr>
                <w:sz w:val="14"/>
                <w:szCs w:val="14"/>
              </w:rPr>
            </w:pPr>
            <w:r w:rsidRPr="00E8056C">
              <w:rPr>
                <w:sz w:val="14"/>
                <w:szCs w:val="14"/>
              </w:rPr>
              <w:t>1. Upload the affected flows via sFTP to XBID (secondary channel) and check the received ACK files.</w:t>
            </w:r>
          </w:p>
          <w:p w:rsidRPr="00E8056C" w:rsidR="00980FB6" w:rsidP="001E616D" w:rsidRDefault="00980FB6" w14:paraId="0090DDEF" w14:textId="77777777">
            <w:pPr>
              <w:rPr>
                <w:sz w:val="14"/>
                <w:szCs w:val="14"/>
              </w:rPr>
            </w:pPr>
            <w:r w:rsidRPr="00E8056C">
              <w:rPr>
                <w:sz w:val="14"/>
                <w:szCs w:val="14"/>
              </w:rPr>
              <w:t>2. If successful, send email template 8</w:t>
            </w:r>
          </w:p>
          <w:p w:rsidRPr="00E8056C" w:rsidR="00980FB6" w:rsidP="001E616D" w:rsidRDefault="00980FB6" w14:paraId="509EC402" w14:textId="77777777">
            <w:pPr>
              <w:rPr>
                <w:sz w:val="14"/>
                <w:szCs w:val="14"/>
              </w:rPr>
            </w:pPr>
            <w:r w:rsidRPr="00E8056C">
              <w:rPr>
                <w:sz w:val="14"/>
                <w:szCs w:val="14"/>
              </w:rPr>
              <w:t xml:space="preserve">3. If still no ACK was received, or still a negative ACK was received, check affected borders on XBID: </w:t>
            </w:r>
          </w:p>
          <w:p w:rsidRPr="00E8056C" w:rsidR="00980FB6" w:rsidP="001E616D" w:rsidRDefault="00980FB6" w14:paraId="75D264AE" w14:textId="77777777">
            <w:pPr>
              <w:rPr>
                <w:sz w:val="14"/>
                <w:szCs w:val="14"/>
              </w:rPr>
            </w:pPr>
          </w:p>
          <w:p w:rsidRPr="00E8056C" w:rsidR="00980FB6" w:rsidP="001E616D" w:rsidRDefault="00980FB6" w14:paraId="236D585B" w14:textId="504300FE">
            <w:pPr>
              <w:rPr>
                <w:sz w:val="14"/>
                <w:szCs w:val="14"/>
              </w:rPr>
            </w:pPr>
            <w:r w:rsidRPr="00E8056C">
              <w:rPr>
                <w:sz w:val="14"/>
                <w:szCs w:val="14"/>
              </w:rPr>
              <w:t>A. If XBID GUI indicates correct receiving (computed AACs):</w:t>
            </w:r>
          </w:p>
          <w:p w:rsidRPr="00E8056C" w:rsidR="00980FB6" w:rsidP="001E616D" w:rsidRDefault="00980FB6" w14:paraId="34E3592D" w14:textId="77777777">
            <w:pPr>
              <w:rPr>
                <w:sz w:val="14"/>
                <w:szCs w:val="14"/>
              </w:rPr>
            </w:pPr>
            <w:r w:rsidRPr="00E8056C">
              <w:rPr>
                <w:sz w:val="14"/>
                <w:szCs w:val="14"/>
              </w:rPr>
              <w:t>A.4 Change in CCCt for the affected border(s) the selection from “-99999” to “NTC” (Task appears during Final ID ATC Extraction)</w:t>
            </w:r>
          </w:p>
          <w:p w:rsidRPr="00E8056C" w:rsidR="00980FB6" w:rsidP="001E616D" w:rsidRDefault="00980FB6" w14:paraId="10E0DD15" w14:textId="3589FFEB">
            <w:pPr>
              <w:rPr>
                <w:rFonts w:eastAsia="Arial" w:cs="Arial"/>
                <w:sz w:val="14"/>
                <w:szCs w:val="14"/>
              </w:rPr>
            </w:pPr>
            <w:r w:rsidRPr="00E8056C">
              <w:rPr>
                <w:sz w:val="14"/>
                <w:szCs w:val="14"/>
              </w:rPr>
              <w:t xml:space="preserve">A.5 </w:t>
            </w:r>
            <w:r w:rsidRPr="00E8056C">
              <w:rPr>
                <w:rFonts w:eastAsia="Arial" w:cs="Arial"/>
                <w:sz w:val="14"/>
                <w:szCs w:val="14"/>
              </w:rPr>
              <w:t>Force the process to continue by pressing “Confirm changes” button.</w:t>
            </w:r>
          </w:p>
          <w:p w:rsidRPr="00E8056C" w:rsidR="00980FB6" w:rsidP="001E616D" w:rsidRDefault="00980FB6" w14:paraId="1D8E17EB" w14:textId="0A2BA694">
            <w:pPr>
              <w:rPr>
                <w:sz w:val="14"/>
                <w:szCs w:val="14"/>
              </w:rPr>
            </w:pPr>
            <w:r w:rsidRPr="00E8056C">
              <w:rPr>
                <w:sz w:val="14"/>
                <w:szCs w:val="14"/>
              </w:rPr>
              <w:t xml:space="preserve">A.6 Inform TSOs that fallback was applied via email template 10 (and voluntarily AACs can be checked) </w:t>
            </w:r>
          </w:p>
          <w:p w:rsidRPr="00E8056C" w:rsidR="00980FB6" w:rsidP="001E616D" w:rsidRDefault="00980FB6" w14:paraId="6F384911" w14:textId="326BA12C">
            <w:pPr>
              <w:rPr>
                <w:sz w:val="14"/>
                <w:szCs w:val="14"/>
              </w:rPr>
            </w:pPr>
            <w:r w:rsidRPr="00E8056C">
              <w:rPr>
                <w:sz w:val="14"/>
                <w:szCs w:val="14"/>
              </w:rPr>
              <w:t xml:space="preserve">A.7 Request USY &amp; DBAG Helpdesk to investigate issue. </w:t>
            </w:r>
          </w:p>
          <w:p w:rsidRPr="00E8056C" w:rsidR="00980FB6" w:rsidP="001E616D" w:rsidRDefault="00980FB6" w14:paraId="5D5801F1" w14:textId="77777777">
            <w:pPr>
              <w:rPr>
                <w:sz w:val="14"/>
                <w:szCs w:val="14"/>
              </w:rPr>
            </w:pPr>
          </w:p>
          <w:p w:rsidRPr="00E8056C" w:rsidR="00980FB6" w:rsidP="001E616D" w:rsidRDefault="00980FB6" w14:paraId="144F62A1" w14:textId="6612EBC0">
            <w:pPr>
              <w:rPr>
                <w:sz w:val="14"/>
                <w:szCs w:val="14"/>
              </w:rPr>
            </w:pPr>
            <w:r w:rsidRPr="00E8056C">
              <w:rPr>
                <w:sz w:val="14"/>
                <w:szCs w:val="14"/>
              </w:rPr>
              <w:t>B. IF XBID GUI indicates NO correct receiving (computed AACs):</w:t>
            </w:r>
          </w:p>
          <w:p w:rsidRPr="00E8056C" w:rsidR="00980FB6" w:rsidP="001E616D" w:rsidRDefault="00980FB6" w14:paraId="4487796E" w14:textId="1A29E207">
            <w:pPr>
              <w:rPr>
                <w:sz w:val="14"/>
                <w:szCs w:val="14"/>
              </w:rPr>
            </w:pPr>
            <w:r w:rsidRPr="00E8056C">
              <w:rPr>
                <w:sz w:val="14"/>
                <w:szCs w:val="14"/>
              </w:rPr>
              <w:t>B.4 Start investigation with USY Helpdesk to fix the issue and provide per CCCt to XBID (primary channel) or per sFTP to XBID (secondary channel)</w:t>
            </w:r>
          </w:p>
          <w:p w:rsidRPr="00E8056C" w:rsidR="00980FB6" w:rsidP="001E616D" w:rsidRDefault="00980FB6" w14:paraId="66B78814" w14:textId="07040486">
            <w:pPr>
              <w:rPr>
                <w:sz w:val="14"/>
                <w:szCs w:val="14"/>
              </w:rPr>
            </w:pPr>
            <w:r w:rsidRPr="00E8056C">
              <w:rPr>
                <w:sz w:val="14"/>
                <w:szCs w:val="14"/>
              </w:rPr>
              <w:t xml:space="preserve">B.5 If not successful by 14:45, confirm the selection in the CCCt with “-99999” for affected borders (Task appears during Final ID ATC Extraction). </w:t>
            </w:r>
          </w:p>
          <w:p w:rsidRPr="00E8056C" w:rsidR="00980FB6" w:rsidP="001E616D" w:rsidRDefault="00980FB6" w14:paraId="1736D3F4" w14:textId="2EA5DC1E">
            <w:pPr>
              <w:rPr>
                <w:sz w:val="14"/>
                <w:szCs w:val="14"/>
              </w:rPr>
            </w:pPr>
            <w:r w:rsidRPr="00E8056C">
              <w:rPr>
                <w:sz w:val="14"/>
                <w:szCs w:val="14"/>
              </w:rPr>
              <w:t>B.6 Inform parties via e-mail template 31 and UMM 30</w:t>
            </w:r>
          </w:p>
          <w:p w:rsidRPr="00E8056C" w:rsidR="00980FB6" w:rsidP="001E616D" w:rsidRDefault="00980FB6" w14:paraId="68A42DCE" w14:textId="67ADE019">
            <w:pPr>
              <w:rPr>
                <w:sz w:val="14"/>
                <w:szCs w:val="14"/>
              </w:rPr>
            </w:pP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7D7E235B" w14:textId="77777777">
            <w:pPr>
              <w:rPr>
                <w:sz w:val="14"/>
                <w:szCs w:val="14"/>
              </w:rPr>
            </w:pPr>
            <w:r w:rsidRPr="1CF16C31">
              <w:rPr>
                <w:sz w:val="14"/>
                <w:szCs w:val="14"/>
              </w:rPr>
              <w:t>CCC</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6B1F4CFF" w14:textId="77777777">
            <w:pPr>
              <w:rPr>
                <w:sz w:val="14"/>
                <w:szCs w:val="14"/>
              </w:rPr>
            </w:pPr>
            <w:r w:rsidRPr="1CF16C31">
              <w:rPr>
                <w:sz w:val="14"/>
                <w:szCs w:val="14"/>
              </w:rPr>
              <w:t>XBID, Email</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6FA6F48F" w:rsidR="00980FB6" w:rsidP="001E616D" w:rsidRDefault="00980FB6" w14:paraId="2AD9C4E7" w14:textId="147B0E21">
            <w:pPr>
              <w:rPr>
                <w:sz w:val="14"/>
                <w:szCs w:val="14"/>
              </w:rPr>
            </w:pPr>
            <w:r w:rsidRPr="1C6A2CF3">
              <w:rPr>
                <w:sz w:val="14"/>
                <w:szCs w:val="14"/>
              </w:rPr>
              <w:t>10, 30, 31</w:t>
            </w:r>
          </w:p>
        </w:tc>
      </w:tr>
      <w:tr w:rsidR="00980FB6" w:rsidTr="00E8056C" w14:paraId="5C9FC806" w14:textId="77777777">
        <w:trPr>
          <w:trHeight w:val="264"/>
        </w:trPr>
        <w:tc>
          <w:tcPr>
            <w:tcW w:w="690" w:type="dxa"/>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FBFBF" w:themeFill="background1" w:themeFillShade="BF"/>
            <w:vAlign w:val="center"/>
          </w:tcPr>
          <w:p w:rsidRPr="00E8056C" w:rsidR="00980FB6" w:rsidP="001E616D" w:rsidRDefault="00980FB6" w14:paraId="2A38FA4B" w14:textId="1E0851B9">
            <w:pPr>
              <w:rPr>
                <w:sz w:val="14"/>
                <w:szCs w:val="14"/>
              </w:rPr>
            </w:pPr>
            <w:r w:rsidRPr="00E8056C">
              <w:rPr>
                <w:sz w:val="14"/>
                <w:szCs w:val="14"/>
              </w:rPr>
              <w:t>ID1_12</w:t>
            </w:r>
          </w:p>
        </w:tc>
        <w:tc>
          <w:tcPr>
            <w:tcW w:w="758" w:type="dxa"/>
            <w:vMerge/>
            <w:tcBorders>
              <w:right w:val="single" w:color="FFFFFF" w:themeColor="background1" w:sz="4" w:space="0"/>
            </w:tcBorders>
            <w:vAlign w:val="center"/>
          </w:tcPr>
          <w:p w:rsidRPr="00E8056C" w:rsidR="00980FB6" w:rsidP="001E616D" w:rsidRDefault="00980FB6" w14:paraId="66E6D7ED" w14:textId="77777777">
            <w:pPr>
              <w:rPr>
                <w:sz w:val="14"/>
                <w:szCs w:val="14"/>
              </w:rPr>
            </w:pPr>
          </w:p>
        </w:tc>
        <w:tc>
          <w:tcPr>
            <w:tcW w:w="1552" w:type="dxa"/>
            <w:vMerge/>
            <w:tcBorders>
              <w:left w:val="single" w:color="FFFFFF" w:themeColor="background1" w:sz="4" w:space="0"/>
              <w:bottom w:val="single" w:color="FFFFFF" w:themeColor="background1" w:sz="8" w:space="0"/>
              <w:right w:val="single" w:color="FFFFFF" w:themeColor="background1" w:sz="8" w:space="0"/>
            </w:tcBorders>
            <w:shd w:val="clear" w:color="auto" w:fill="BFBFBF" w:themeFill="background1" w:themeFillShade="BF"/>
            <w:vAlign w:val="center"/>
          </w:tcPr>
          <w:p w:rsidRPr="00E8056C" w:rsidR="00980FB6" w:rsidP="001E616D" w:rsidRDefault="00980FB6" w14:paraId="40F68048" w14:textId="77777777">
            <w:pPr>
              <w:rPr>
                <w:sz w:val="14"/>
                <w:szCs w:val="14"/>
              </w:rPr>
            </w:pPr>
          </w:p>
        </w:tc>
        <w:tc>
          <w:tcPr>
            <w:tcW w:w="39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E8056C" w:rsidR="00980FB6" w:rsidP="001E616D" w:rsidRDefault="00980FB6" w14:paraId="6E2E175D" w14:textId="215E1C96">
            <w:pPr>
              <w:rPr>
                <w:sz w:val="14"/>
                <w:szCs w:val="14"/>
              </w:rPr>
            </w:pPr>
            <w:r w:rsidRPr="00E8056C">
              <w:rPr>
                <w:sz w:val="14"/>
                <w:szCs w:val="14"/>
              </w:rPr>
              <w:t>1. If no solution is found by the CCC, affected TSOs receive request to upload AACs</w:t>
            </w:r>
          </w:p>
          <w:p w:rsidRPr="00E8056C" w:rsidR="00980FB6" w:rsidP="001E616D" w:rsidRDefault="00980FB6" w14:paraId="4BA4142F" w14:textId="6766E93D">
            <w:pPr>
              <w:rPr>
                <w:sz w:val="14"/>
                <w:szCs w:val="14"/>
              </w:rPr>
            </w:pPr>
            <w:r w:rsidRPr="00E8056C">
              <w:rPr>
                <w:sz w:val="14"/>
                <w:szCs w:val="14"/>
              </w:rPr>
              <w:t>2. TSOs to provide computed AACs to XBID</w:t>
            </w:r>
          </w:p>
        </w:tc>
        <w:tc>
          <w:tcPr>
            <w:tcW w:w="6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E8056C" w:rsidR="00980FB6" w:rsidP="001E616D" w:rsidRDefault="00980FB6" w14:paraId="70A73A98" w14:textId="14836D5A">
            <w:pPr>
              <w:rPr>
                <w:sz w:val="14"/>
                <w:szCs w:val="14"/>
              </w:rPr>
            </w:pPr>
            <w:r w:rsidRPr="00E8056C">
              <w:rPr>
                <w:sz w:val="14"/>
                <w:szCs w:val="14"/>
              </w:rPr>
              <w:t>TSO</w:t>
            </w:r>
          </w:p>
        </w:tc>
        <w:tc>
          <w:tcPr>
            <w:tcW w:w="87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E8056C" w:rsidR="00980FB6" w:rsidP="001E616D" w:rsidRDefault="00980FB6" w14:paraId="5A7FCC28" w14:textId="11DABD4C">
            <w:pPr>
              <w:rPr>
                <w:sz w:val="14"/>
                <w:szCs w:val="14"/>
              </w:rPr>
            </w:pPr>
            <w:r w:rsidRPr="00E8056C">
              <w:rPr>
                <w:sz w:val="14"/>
                <w:szCs w:val="14"/>
              </w:rPr>
              <w:t>XBID</w:t>
            </w:r>
          </w:p>
        </w:tc>
        <w:tc>
          <w:tcPr>
            <w:tcW w:w="7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8078E8" w:rsidR="00980FB6" w:rsidP="001E616D" w:rsidRDefault="00980FB6" w14:paraId="73C80CCB" w14:textId="77777777">
            <w:pPr>
              <w:rPr>
                <w:sz w:val="14"/>
                <w:szCs w:val="14"/>
                <w:highlight w:val="yellow"/>
              </w:rPr>
            </w:pPr>
          </w:p>
        </w:tc>
      </w:tr>
    </w:tbl>
    <w:p w:rsidRPr="005E3B83" w:rsidR="001D1D26" w:rsidP="001D1D26" w:rsidRDefault="001D1D26" w14:paraId="2DC6C2E4" w14:textId="77777777">
      <w:pPr>
        <w:spacing w:after="240"/>
      </w:pPr>
    </w:p>
    <w:p w:rsidR="001D1D26" w:rsidP="1CF16C31" w:rsidRDefault="001D1D26" w14:paraId="58C52573" w14:textId="379736A6">
      <w:pPr>
        <w:spacing w:after="240"/>
      </w:pPr>
      <w:r w:rsidRPr="005E3B83">
        <w:t>In case the backup/fallback cannot solve the issue by the critical end time of the corresponding process step, CCC shall inform all parties</w:t>
      </w:r>
      <w:r w:rsidRPr="00D32D3F">
        <w:rPr>
          <w:vertAlign w:val="superscript"/>
        </w:rPr>
        <w:footnoteReference w:id="4"/>
      </w:r>
      <w:r w:rsidRPr="00D32D3F">
        <w:rPr>
          <w:vertAlign w:val="superscript"/>
        </w:rPr>
        <w:t xml:space="preserve"> </w:t>
      </w:r>
      <w:r w:rsidRPr="005E3B83">
        <w:t>via email.</w:t>
      </w:r>
    </w:p>
    <w:p w:rsidRPr="005E3B83" w:rsidR="00E8056C" w:rsidDel="00A631F6" w:rsidP="1CF16C31" w:rsidRDefault="00E8056C" w14:paraId="623CD23B" w14:textId="77777777">
      <w:pPr>
        <w:spacing w:after="240"/>
      </w:pPr>
    </w:p>
    <w:p w:rsidRPr="005E3B83" w:rsidR="009C2AE7" w:rsidP="00B47D5C" w:rsidRDefault="029219A7" w14:paraId="16072074" w14:textId="77777777">
      <w:pPr>
        <w:pStyle w:val="Heading2"/>
      </w:pPr>
      <w:bookmarkStart w:name="_Toc181305932" w:id="107"/>
      <w:bookmarkStart w:name="_Toc387445709" w:id="108"/>
      <w:bookmarkStart w:name="_Toc334836039" w:id="109"/>
      <w:bookmarkStart w:name="_Toc224121655" w:id="110"/>
      <w:r>
        <w:t>Calculate enlarged domain (after DACC)</w:t>
      </w:r>
      <w:bookmarkEnd w:id="107"/>
      <w:bookmarkEnd w:id="110"/>
    </w:p>
    <w:p w:rsidRPr="005E3B83" w:rsidR="0079625D" w:rsidP="001D1D26" w:rsidRDefault="1C6A2CF3" w14:paraId="386C4096" w14:textId="525A0B28">
      <w:pPr>
        <w:spacing w:after="240"/>
      </w:pPr>
      <w:r>
        <w:t xml:space="preserve">The result of this calculation step is a LTA and minRAM enlarged Flow-based domain, based on the inputs from the </w:t>
      </w:r>
      <w:r w:rsidRPr="00E8056C">
        <w:t xml:space="preserve">DACC Data Gathering and the MCR Data Gathering phases (D2CF, CBs, merged LTA, LT nominations, MCRs and the settings for LTA and minRAM consideration). The DA Domain is re-computed using </w:t>
      </w:r>
      <w:r w:rsidRPr="00E8056C" w:rsidR="00FC67A5">
        <w:t xml:space="preserve">a to DA MCP re-scaled </w:t>
      </w:r>
      <w:r w:rsidRPr="00E8056C">
        <w:t xml:space="preserve">D2CF CGMs, </w:t>
      </w:r>
      <w:r w:rsidRPr="00E8056C" w:rsidR="00FC67A5">
        <w:t xml:space="preserve">while considering the </w:t>
      </w:r>
      <w:r w:rsidRPr="00E8056C">
        <w:t>IVA</w:t>
      </w:r>
      <w:r w:rsidRPr="00E8056C" w:rsidR="00FC67A5">
        <w:t xml:space="preserve"> applied in DACC</w:t>
      </w:r>
      <w:r w:rsidRPr="00E8056C">
        <w:t>. The process is carried out by the FBPCM for each timestamp of the business day.</w:t>
      </w:r>
    </w:p>
    <w:tbl>
      <w:tblPr>
        <w:tblW w:w="9260" w:type="dxa"/>
        <w:tblLayout w:type="fixed"/>
        <w:tblLook w:val="04A0" w:firstRow="1" w:lastRow="0" w:firstColumn="1" w:lastColumn="0" w:noHBand="0" w:noVBand="1"/>
      </w:tblPr>
      <w:tblGrid>
        <w:gridCol w:w="2464"/>
        <w:gridCol w:w="766"/>
        <w:gridCol w:w="720"/>
        <w:gridCol w:w="630"/>
        <w:gridCol w:w="810"/>
        <w:gridCol w:w="810"/>
        <w:gridCol w:w="990"/>
        <w:gridCol w:w="900"/>
        <w:gridCol w:w="1170"/>
      </w:tblGrid>
      <w:tr w:rsidRPr="005E3B83" w:rsidR="0079625D" w:rsidTr="008078E8" w14:paraId="5F7C0E0F" w14:textId="77777777">
        <w:trPr>
          <w:trHeight w:val="92"/>
        </w:trPr>
        <w:tc>
          <w:tcPr>
            <w:tcW w:w="246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64950175" w14:textId="4E538C87">
            <w:pPr>
              <w:rPr>
                <w:sz w:val="14"/>
                <w:szCs w:val="14"/>
              </w:rPr>
            </w:pPr>
            <w:r>
              <w:rPr>
                <w:sz w:val="14"/>
                <w:szCs w:val="14"/>
              </w:rPr>
              <w:t>Activity</w:t>
            </w:r>
          </w:p>
        </w:tc>
        <w:tc>
          <w:tcPr>
            <w:tcW w:w="76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4365D4D9" w14:textId="77777777">
            <w:pPr>
              <w:rPr>
                <w:sz w:val="14"/>
                <w:szCs w:val="14"/>
              </w:rPr>
            </w:pPr>
            <w:r w:rsidRPr="1CF16C31">
              <w:rPr>
                <w:sz w:val="14"/>
                <w:szCs w:val="14"/>
              </w:rPr>
              <w:t>Owner</w:t>
            </w:r>
          </w:p>
        </w:tc>
        <w:tc>
          <w:tcPr>
            <w:tcW w:w="72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34A35F86" w14:textId="77777777">
            <w:pPr>
              <w:rPr>
                <w:sz w:val="14"/>
                <w:szCs w:val="14"/>
              </w:rPr>
            </w:pPr>
            <w:r w:rsidRPr="1CF16C31">
              <w:rPr>
                <w:sz w:val="14"/>
                <w:szCs w:val="14"/>
              </w:rPr>
              <w:t>Tool</w:t>
            </w:r>
          </w:p>
        </w:tc>
        <w:tc>
          <w:tcPr>
            <w:tcW w:w="63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7A947796" w14:textId="77777777">
            <w:pPr>
              <w:rPr>
                <w:sz w:val="14"/>
                <w:szCs w:val="14"/>
              </w:rPr>
            </w:pPr>
            <w:r w:rsidRPr="1CF16C31">
              <w:rPr>
                <w:sz w:val="14"/>
                <w:szCs w:val="14"/>
              </w:rPr>
              <w:t>Target Start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2CBCA284" w14:textId="77777777">
            <w:pPr>
              <w:rPr>
                <w:sz w:val="14"/>
                <w:szCs w:val="14"/>
              </w:rPr>
            </w:pPr>
            <w:r w:rsidRPr="1CF16C31">
              <w:rPr>
                <w:sz w:val="14"/>
                <w:szCs w:val="14"/>
              </w:rPr>
              <w:t>Target End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5BB36084" w14:textId="77777777">
            <w:pPr>
              <w:rPr>
                <w:sz w:val="14"/>
                <w:szCs w:val="14"/>
              </w:rPr>
            </w:pPr>
            <w:r w:rsidRPr="1CF16C31">
              <w:rPr>
                <w:sz w:val="14"/>
                <w:szCs w:val="14"/>
              </w:rPr>
              <w:t>Critical End Time</w:t>
            </w:r>
          </w:p>
        </w:tc>
        <w:tc>
          <w:tcPr>
            <w:tcW w:w="3060"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0B8A9B7F" w14:textId="77777777">
            <w:pPr>
              <w:rPr>
                <w:sz w:val="14"/>
                <w:szCs w:val="14"/>
              </w:rPr>
            </w:pPr>
            <w:r w:rsidRPr="1CF16C31">
              <w:rPr>
                <w:sz w:val="14"/>
                <w:szCs w:val="14"/>
              </w:rPr>
              <w:t>Data Exchange</w:t>
            </w:r>
          </w:p>
        </w:tc>
      </w:tr>
      <w:tr w:rsidRPr="005E3B83" w:rsidR="0079625D" w:rsidTr="0079625D" w14:paraId="66232701" w14:textId="77777777">
        <w:trPr>
          <w:trHeight w:val="92"/>
        </w:trPr>
        <w:tc>
          <w:tcPr>
            <w:tcW w:w="2464" w:type="dxa"/>
            <w:vMerge/>
          </w:tcPr>
          <w:p w:rsidRPr="00097F92" w:rsidR="0079625D" w:rsidP="00E961E3" w:rsidRDefault="0079625D" w14:paraId="2ED8D21E" w14:textId="77777777">
            <w:pPr>
              <w:rPr>
                <w:sz w:val="14"/>
                <w:szCs w:val="14"/>
              </w:rPr>
            </w:pPr>
          </w:p>
        </w:tc>
        <w:tc>
          <w:tcPr>
            <w:tcW w:w="766" w:type="dxa"/>
            <w:vMerge/>
          </w:tcPr>
          <w:p w:rsidRPr="00097F92" w:rsidR="0079625D" w:rsidP="00E961E3" w:rsidRDefault="0079625D" w14:paraId="4F0181FE" w14:textId="77777777">
            <w:pPr>
              <w:rPr>
                <w:sz w:val="14"/>
                <w:szCs w:val="14"/>
              </w:rPr>
            </w:pPr>
          </w:p>
        </w:tc>
        <w:tc>
          <w:tcPr>
            <w:tcW w:w="720" w:type="dxa"/>
            <w:vMerge/>
          </w:tcPr>
          <w:p w:rsidRPr="00097F92" w:rsidR="0079625D" w:rsidP="00E961E3" w:rsidRDefault="0079625D" w14:paraId="07E4D6DA" w14:textId="77777777">
            <w:pPr>
              <w:rPr>
                <w:sz w:val="14"/>
                <w:szCs w:val="14"/>
              </w:rPr>
            </w:pPr>
          </w:p>
        </w:tc>
        <w:tc>
          <w:tcPr>
            <w:tcW w:w="630" w:type="dxa"/>
            <w:vMerge/>
          </w:tcPr>
          <w:p w:rsidRPr="00097F92" w:rsidR="0079625D" w:rsidP="00E961E3" w:rsidRDefault="0079625D" w14:paraId="71131A0C" w14:textId="77777777">
            <w:pPr>
              <w:rPr>
                <w:sz w:val="14"/>
                <w:szCs w:val="14"/>
              </w:rPr>
            </w:pPr>
          </w:p>
        </w:tc>
        <w:tc>
          <w:tcPr>
            <w:tcW w:w="810" w:type="dxa"/>
            <w:vMerge/>
          </w:tcPr>
          <w:p w:rsidRPr="00097F92" w:rsidR="0079625D" w:rsidP="00E961E3" w:rsidRDefault="0079625D" w14:paraId="04DB28B0" w14:textId="77777777">
            <w:pPr>
              <w:rPr>
                <w:sz w:val="14"/>
                <w:szCs w:val="14"/>
              </w:rPr>
            </w:pPr>
          </w:p>
        </w:tc>
        <w:tc>
          <w:tcPr>
            <w:tcW w:w="810" w:type="dxa"/>
            <w:vMerge/>
          </w:tcPr>
          <w:p w:rsidRPr="00097F92" w:rsidR="0079625D" w:rsidP="00E961E3" w:rsidRDefault="0079625D" w14:paraId="66B491D2" w14:textId="77777777">
            <w:pPr>
              <w:rPr>
                <w:sz w:val="14"/>
                <w:szCs w:val="14"/>
              </w:rPr>
            </w:pPr>
          </w:p>
        </w:tc>
        <w:tc>
          <w:tcPr>
            <w:tcW w:w="990" w:type="dxa"/>
            <w:tcBorders>
              <w:top w:val="single" w:color="FFFFFF" w:themeColor="background1" w:sz="8" w:space="0"/>
              <w:left w:val="nil"/>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384B13BC" w14:textId="77777777">
            <w:pPr>
              <w:rPr>
                <w:sz w:val="14"/>
                <w:szCs w:val="14"/>
              </w:rPr>
            </w:pPr>
            <w:r w:rsidRPr="1CF16C31">
              <w:rPr>
                <w:sz w:val="14"/>
                <w:szCs w:val="14"/>
              </w:rPr>
              <w:t>Input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3340E319" w14:textId="77777777">
            <w:pPr>
              <w:rPr>
                <w:sz w:val="14"/>
                <w:szCs w:val="14"/>
              </w:rPr>
            </w:pPr>
            <w:r w:rsidRPr="1CF16C31">
              <w:rPr>
                <w:sz w:val="14"/>
                <w:szCs w:val="14"/>
              </w:rPr>
              <w:t>Output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Pr="00097F92" w:rsidR="0079625D" w:rsidP="00E961E3" w:rsidRDefault="0079625D" w14:paraId="5B54FAB7" w14:textId="77777777">
            <w:pPr>
              <w:rPr>
                <w:sz w:val="14"/>
                <w:szCs w:val="14"/>
              </w:rPr>
            </w:pPr>
            <w:r w:rsidRPr="1CF16C31">
              <w:rPr>
                <w:sz w:val="14"/>
                <w:szCs w:val="14"/>
              </w:rPr>
              <w:t>Counter part</w:t>
            </w:r>
          </w:p>
        </w:tc>
      </w:tr>
      <w:tr w:rsidR="0079625D" w:rsidTr="00E8056C" w14:paraId="3EAF0EC1" w14:textId="77777777">
        <w:trPr>
          <w:trHeight w:val="512"/>
        </w:trPr>
        <w:tc>
          <w:tcPr>
            <w:tcW w:w="24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1CF16C31" w:rsidR="0079625D" w:rsidP="00E961E3" w:rsidRDefault="0079625D" w14:paraId="0CEF041C" w14:textId="5AB529E8">
            <w:pPr>
              <w:rPr>
                <w:rFonts w:asciiTheme="minorHAnsi" w:hAnsiTheme="minorHAnsi"/>
                <w:sz w:val="14"/>
                <w:szCs w:val="14"/>
              </w:rPr>
            </w:pPr>
            <w:r>
              <w:rPr>
                <w:rFonts w:asciiTheme="minorHAnsi" w:hAnsiTheme="minorHAnsi"/>
                <w:sz w:val="14"/>
                <w:szCs w:val="14"/>
              </w:rPr>
              <w:t>Prepare inputs for Enlarged Domain Calculation</w:t>
            </w:r>
          </w:p>
        </w:tc>
        <w:tc>
          <w:tcPr>
            <w:tcW w:w="7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1CF16C31" w:rsidR="0079625D" w:rsidP="00E961E3" w:rsidRDefault="0079625D" w14:paraId="487D6629" w14:textId="27DD7268">
            <w:pPr>
              <w:rPr>
                <w:sz w:val="14"/>
                <w:szCs w:val="14"/>
              </w:rPr>
            </w:pPr>
            <w:r>
              <w:rPr>
                <w:sz w:val="14"/>
                <w:szCs w:val="14"/>
              </w:rPr>
              <w:t>CCC</w:t>
            </w:r>
          </w:p>
        </w:tc>
        <w:tc>
          <w:tcPr>
            <w:tcW w:w="72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1CF16C31" w:rsidR="0079625D" w:rsidP="00E961E3" w:rsidRDefault="0079625D" w14:paraId="0DC51162" w14:textId="53664D94">
            <w:pPr>
              <w:rPr>
                <w:sz w:val="14"/>
                <w:szCs w:val="14"/>
              </w:rPr>
            </w:pPr>
            <w:r>
              <w:rPr>
                <w:sz w:val="14"/>
                <w:szCs w:val="14"/>
              </w:rPr>
              <w:t>CCCt</w:t>
            </w:r>
          </w:p>
        </w:tc>
        <w:tc>
          <w:tcPr>
            <w:tcW w:w="2250"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458CCA19" w14:textId="77777777">
            <w:pPr>
              <w:rPr>
                <w:sz w:val="14"/>
                <w:szCs w:val="14"/>
              </w:rPr>
            </w:pPr>
          </w:p>
          <w:p w:rsidR="0079625D" w:rsidP="00E961E3" w:rsidRDefault="0079625D" w14:paraId="5C3891F3" w14:textId="7F11D770">
            <w:pPr>
              <w:rPr>
                <w:sz w:val="14"/>
                <w:szCs w:val="14"/>
              </w:rPr>
            </w:pPr>
            <w:r w:rsidRPr="1CF16C31">
              <w:rPr>
                <w:sz w:val="14"/>
                <w:szCs w:val="14"/>
              </w:rPr>
              <w:t xml:space="preserve"> See HLBP timetable as referred to under ‘2. Related documents</w:t>
            </w:r>
          </w:p>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1CF16C31" w:rsidR="0079625D" w:rsidP="00E961E3" w:rsidRDefault="0079625D" w14:paraId="0143FDB5" w14:textId="77777777">
            <w:pPr>
              <w:rPr>
                <w:sz w:val="14"/>
                <w:szCs w:val="14"/>
              </w:rPr>
            </w:pP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1CF16C31" w:rsidR="0079625D" w:rsidP="00E961E3" w:rsidRDefault="0079625D" w14:paraId="2868C7D8" w14:textId="77777777">
            <w:pPr>
              <w:rPr>
                <w:sz w:val="14"/>
                <w:szCs w:val="14"/>
              </w:rPr>
            </w:pP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1CF16C31" w:rsidR="0079625D" w:rsidP="00E961E3" w:rsidRDefault="0079625D" w14:paraId="56C7810F" w14:textId="77777777">
            <w:pPr>
              <w:rPr>
                <w:sz w:val="14"/>
                <w:szCs w:val="14"/>
              </w:rPr>
            </w:pPr>
          </w:p>
        </w:tc>
      </w:tr>
      <w:tr w:rsidR="0079625D" w:rsidTr="008078E8" w14:paraId="6E2DEC98" w14:textId="77777777">
        <w:trPr>
          <w:trHeight w:val="92"/>
        </w:trPr>
        <w:tc>
          <w:tcPr>
            <w:tcW w:w="24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1D6E41D4" w14:textId="77777777">
            <w:pPr>
              <w:rPr>
                <w:sz w:val="14"/>
                <w:szCs w:val="14"/>
              </w:rPr>
            </w:pPr>
            <w:r w:rsidRPr="1CF16C31">
              <w:rPr>
                <w:rFonts w:asciiTheme="minorHAnsi" w:hAnsiTheme="minorHAnsi"/>
                <w:sz w:val="14"/>
                <w:szCs w:val="14"/>
              </w:rPr>
              <w:t>Split Flows before Trigger FBPCM for Default DA Domain FBC</w:t>
            </w:r>
          </w:p>
        </w:tc>
        <w:tc>
          <w:tcPr>
            <w:tcW w:w="7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29E02D05" w14:textId="77777777">
            <w:pPr>
              <w:rPr>
                <w:sz w:val="14"/>
                <w:szCs w:val="14"/>
              </w:rPr>
            </w:pPr>
            <w:r w:rsidRPr="1CF16C31">
              <w:rPr>
                <w:sz w:val="14"/>
                <w:szCs w:val="14"/>
              </w:rPr>
              <w:t>CCC</w:t>
            </w:r>
          </w:p>
        </w:tc>
        <w:tc>
          <w:tcPr>
            <w:tcW w:w="72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182BEBD7" w14:textId="77777777">
            <w:pPr>
              <w:rPr>
                <w:sz w:val="14"/>
                <w:szCs w:val="14"/>
              </w:rPr>
            </w:pPr>
            <w:r w:rsidRPr="1CF16C31">
              <w:rPr>
                <w:sz w:val="14"/>
                <w:szCs w:val="14"/>
              </w:rPr>
              <w:t>CCCt</w:t>
            </w:r>
          </w:p>
        </w:tc>
        <w:tc>
          <w:tcPr>
            <w:tcW w:w="2250" w:type="dxa"/>
            <w:gridSpan w:val="3"/>
            <w:vMerge/>
            <w:tcBorders>
              <w:lef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62CC76BA" w14:textId="3332F925">
            <w:pPr>
              <w:rPr>
                <w:sz w:val="14"/>
                <w:szCs w:val="14"/>
              </w:rPr>
            </w:pPr>
          </w:p>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58F3B66E" w14:textId="77777777">
            <w:pPr>
              <w:rPr>
                <w:sz w:val="14"/>
                <w:szCs w:val="14"/>
              </w:rPr>
            </w:pPr>
            <w:r w:rsidRPr="1CF16C31">
              <w:rPr>
                <w:sz w:val="14"/>
                <w:szCs w:val="14"/>
              </w:rPr>
              <w: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18AA7347" w14:textId="77777777">
            <w:pPr>
              <w:rPr>
                <w:sz w:val="14"/>
                <w:szCs w:val="14"/>
              </w:rPr>
            </w:pPr>
            <w:r w:rsidRPr="1CF16C31">
              <w:rPr>
                <w:sz w:val="14"/>
                <w:szCs w:val="14"/>
              </w:rPr>
              <w: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5E15320C" w14:textId="77777777">
            <w:pPr>
              <w:rPr>
                <w:sz w:val="14"/>
                <w:szCs w:val="14"/>
              </w:rPr>
            </w:pPr>
            <w:r w:rsidRPr="1CF16C31">
              <w:rPr>
                <w:sz w:val="14"/>
                <w:szCs w:val="14"/>
              </w:rPr>
              <w:t>-</w:t>
            </w:r>
          </w:p>
        </w:tc>
      </w:tr>
      <w:tr w:rsidRPr="005E3B83" w:rsidR="0079625D" w:rsidTr="00E8056C" w14:paraId="7E186AD5" w14:textId="77777777">
        <w:trPr>
          <w:trHeight w:val="611"/>
        </w:trPr>
        <w:tc>
          <w:tcPr>
            <w:tcW w:w="24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41CE708E" w14:textId="6A82D667">
            <w:pPr>
              <w:rPr>
                <w:sz w:val="14"/>
                <w:szCs w:val="14"/>
              </w:rPr>
            </w:pPr>
            <w:r>
              <w:rPr>
                <w:sz w:val="14"/>
                <w:szCs w:val="14"/>
              </w:rPr>
              <w:t>Trigger FBPCM for Enlarged Domain FBC</w:t>
            </w:r>
          </w:p>
        </w:tc>
        <w:tc>
          <w:tcPr>
            <w:tcW w:w="7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27C0C164" w14:textId="77777777">
            <w:pPr>
              <w:rPr>
                <w:sz w:val="14"/>
                <w:szCs w:val="14"/>
              </w:rPr>
            </w:pPr>
            <w:r w:rsidRPr="1CF16C31">
              <w:rPr>
                <w:sz w:val="14"/>
                <w:szCs w:val="14"/>
              </w:rPr>
              <w:t>CCC</w:t>
            </w:r>
          </w:p>
        </w:tc>
        <w:tc>
          <w:tcPr>
            <w:tcW w:w="72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28C7EFF2" w14:textId="77777777">
            <w:pPr>
              <w:rPr>
                <w:sz w:val="14"/>
                <w:szCs w:val="14"/>
              </w:rPr>
            </w:pPr>
            <w:r w:rsidRPr="1CF16C31">
              <w:rPr>
                <w:sz w:val="14"/>
                <w:szCs w:val="14"/>
              </w:rPr>
              <w:t>CCCt</w:t>
            </w:r>
          </w:p>
        </w:tc>
        <w:tc>
          <w:tcPr>
            <w:tcW w:w="2250" w:type="dxa"/>
            <w:gridSpan w:val="3"/>
            <w:vMerge/>
            <w:tcBorders>
              <w:left w:val="single" w:color="FFFFFF" w:themeColor="background1" w:sz="8" w:space="0"/>
            </w:tcBorders>
            <w:tcMar>
              <w:left w:w="99" w:type="dxa"/>
              <w:right w:w="99" w:type="dxa"/>
            </w:tcMar>
            <w:vAlign w:val="center"/>
          </w:tcPr>
          <w:p w:rsidRPr="00097F92" w:rsidR="0079625D" w:rsidP="00E961E3" w:rsidRDefault="0079625D" w14:paraId="194CEFDB" w14:textId="1E528832">
            <w:pPr>
              <w:rPr>
                <w:sz w:val="14"/>
                <w:szCs w:val="14"/>
              </w:rPr>
            </w:pPr>
          </w:p>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379A6F56" w14:textId="77777777">
            <w:pPr>
              <w:rPr>
                <w:sz w:val="14"/>
                <w:szCs w:val="14"/>
              </w:rPr>
            </w:pPr>
            <w:r w:rsidRPr="1CF16C31">
              <w:rPr>
                <w:sz w:val="14"/>
                <w:szCs w:val="14"/>
              </w:rPr>
              <w:t>-</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3AAE1AB9" w14:textId="77777777">
            <w:pPr>
              <w:rPr>
                <w:sz w:val="14"/>
                <w:szCs w:val="14"/>
              </w:rPr>
            </w:pPr>
            <w:r w:rsidRPr="1CF16C31">
              <w:rPr>
                <w:sz w:val="14"/>
                <w:szCs w:val="14"/>
              </w:rPr>
              <w:t>-</w:t>
            </w:r>
          </w:p>
        </w:tc>
        <w:tc>
          <w:tcPr>
            <w:tcW w:w="117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4443F4F0" w14:textId="77777777">
            <w:pPr>
              <w:rPr>
                <w:sz w:val="14"/>
                <w:szCs w:val="14"/>
              </w:rPr>
            </w:pPr>
            <w:r w:rsidRPr="1CF16C31">
              <w:rPr>
                <w:sz w:val="14"/>
                <w:szCs w:val="14"/>
              </w:rPr>
              <w:t>-</w:t>
            </w:r>
          </w:p>
        </w:tc>
      </w:tr>
      <w:tr w:rsidR="0079625D" w:rsidTr="00E8056C" w14:paraId="1AF4D7CF" w14:textId="77777777">
        <w:trPr>
          <w:trHeight w:val="611"/>
        </w:trPr>
        <w:tc>
          <w:tcPr>
            <w:tcW w:w="24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433F593D" w14:textId="38680ADB">
            <w:pPr>
              <w:rPr>
                <w:sz w:val="14"/>
                <w:szCs w:val="14"/>
              </w:rPr>
            </w:pPr>
            <w:r w:rsidRPr="1CF16C31">
              <w:rPr>
                <w:sz w:val="14"/>
                <w:szCs w:val="14"/>
              </w:rPr>
              <w:t xml:space="preserve">Process </w:t>
            </w:r>
            <w:r>
              <w:rPr>
                <w:sz w:val="14"/>
                <w:szCs w:val="14"/>
              </w:rPr>
              <w:t>Enlarged Domain FBC Results</w:t>
            </w:r>
          </w:p>
        </w:tc>
        <w:tc>
          <w:tcPr>
            <w:tcW w:w="7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704F6128" w14:textId="77777777">
            <w:pPr>
              <w:rPr>
                <w:sz w:val="14"/>
                <w:szCs w:val="14"/>
              </w:rPr>
            </w:pPr>
          </w:p>
        </w:tc>
        <w:tc>
          <w:tcPr>
            <w:tcW w:w="7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304F403B" w14:textId="77777777">
            <w:pPr>
              <w:rPr>
                <w:sz w:val="14"/>
                <w:szCs w:val="14"/>
              </w:rPr>
            </w:pPr>
          </w:p>
        </w:tc>
        <w:tc>
          <w:tcPr>
            <w:tcW w:w="2250" w:type="dxa"/>
            <w:gridSpan w:val="3"/>
            <w:vMerge/>
            <w:tcBorders>
              <w:left w:val="single" w:color="FFFFFF" w:themeColor="background1" w:sz="8" w:space="0"/>
            </w:tcBorders>
            <w:tcMar>
              <w:left w:w="99" w:type="dxa"/>
              <w:right w:w="99" w:type="dxa"/>
            </w:tcMar>
            <w:vAlign w:val="center"/>
          </w:tcPr>
          <w:p w:rsidR="0079625D" w:rsidP="00E961E3" w:rsidRDefault="0079625D" w14:paraId="6B5FE548" w14:textId="77777777"/>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58EBF0CB" w14:textId="77777777">
            <w:pPr>
              <w:rPr>
                <w:sz w:val="14"/>
                <w:szCs w:val="14"/>
              </w:rPr>
            </w:pPr>
            <w:r w:rsidRPr="1CF16C31">
              <w:rPr>
                <w:sz w:val="14"/>
                <w:szCs w:val="14"/>
              </w:rPr>
              <w:t>-</w:t>
            </w: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6E817C53" w14:textId="77777777">
            <w:pPr>
              <w:rPr>
                <w:sz w:val="14"/>
                <w:szCs w:val="14"/>
              </w:rPr>
            </w:pPr>
            <w:r w:rsidRPr="1CF16C31">
              <w:rPr>
                <w:sz w:val="14"/>
                <w:szCs w:val="14"/>
              </w:rPr>
              <w:t>-</w:t>
            </w:r>
          </w:p>
        </w:tc>
        <w:tc>
          <w:tcPr>
            <w:tcW w:w="117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00E961E3" w:rsidRDefault="0079625D" w14:paraId="788B8186" w14:textId="77777777">
            <w:pPr>
              <w:rPr>
                <w:sz w:val="14"/>
                <w:szCs w:val="14"/>
              </w:rPr>
            </w:pPr>
            <w:r w:rsidRPr="1CF16C31">
              <w:rPr>
                <w:sz w:val="14"/>
                <w:szCs w:val="14"/>
              </w:rPr>
              <w:t>-</w:t>
            </w:r>
          </w:p>
        </w:tc>
      </w:tr>
      <w:tr w:rsidRPr="005E3B83" w:rsidR="0079625D" w:rsidTr="00E8056C" w14:paraId="411F9062" w14:textId="77777777">
        <w:trPr>
          <w:trHeight w:val="611"/>
        </w:trPr>
        <w:tc>
          <w:tcPr>
            <w:tcW w:w="24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50A33F3D" w14:textId="6795F99F">
            <w:pPr>
              <w:rPr>
                <w:sz w:val="14"/>
                <w:szCs w:val="14"/>
              </w:rPr>
            </w:pPr>
            <w:r w:rsidRPr="1CF16C31">
              <w:rPr>
                <w:sz w:val="14"/>
                <w:szCs w:val="14"/>
              </w:rPr>
              <w:t xml:space="preserve">Distribute </w:t>
            </w:r>
            <w:r>
              <w:rPr>
                <w:sz w:val="14"/>
                <w:szCs w:val="14"/>
              </w:rPr>
              <w:t>E</w:t>
            </w:r>
            <w:r w:rsidRPr="1CF16C31">
              <w:rPr>
                <w:sz w:val="14"/>
                <w:szCs w:val="14"/>
              </w:rPr>
              <w:t>nlarged Domain</w:t>
            </w:r>
            <w:r>
              <w:rPr>
                <w:sz w:val="14"/>
                <w:szCs w:val="14"/>
              </w:rPr>
              <w:t xml:space="preserve"> FBC Results</w:t>
            </w:r>
          </w:p>
        </w:tc>
        <w:tc>
          <w:tcPr>
            <w:tcW w:w="7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21BDE858" w14:textId="77777777">
            <w:pPr>
              <w:rPr>
                <w:sz w:val="14"/>
                <w:szCs w:val="14"/>
              </w:rPr>
            </w:pPr>
            <w:r w:rsidRPr="1CF16C31">
              <w:rPr>
                <w:sz w:val="14"/>
                <w:szCs w:val="14"/>
              </w:rPr>
              <w:t>CCC</w:t>
            </w:r>
          </w:p>
        </w:tc>
        <w:tc>
          <w:tcPr>
            <w:tcW w:w="7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0D874200" w14:textId="77777777">
            <w:pPr>
              <w:rPr>
                <w:sz w:val="14"/>
                <w:szCs w:val="14"/>
              </w:rPr>
            </w:pPr>
            <w:r w:rsidRPr="1CF16C31">
              <w:rPr>
                <w:sz w:val="14"/>
                <w:szCs w:val="14"/>
              </w:rPr>
              <w:t>CCCt</w:t>
            </w:r>
          </w:p>
        </w:tc>
        <w:tc>
          <w:tcPr>
            <w:tcW w:w="2250" w:type="dxa"/>
            <w:gridSpan w:val="3"/>
            <w:vMerge/>
            <w:tcBorders>
              <w:left w:val="single" w:color="FFFFFF" w:themeColor="background1" w:sz="8" w:space="0"/>
            </w:tcBorders>
            <w:tcMar>
              <w:left w:w="99" w:type="dxa"/>
              <w:right w:w="99" w:type="dxa"/>
            </w:tcMar>
            <w:vAlign w:val="center"/>
          </w:tcPr>
          <w:p w:rsidRPr="00097F92" w:rsidR="0079625D" w:rsidP="00E961E3" w:rsidRDefault="0079625D" w14:paraId="18FBBF29" w14:textId="77777777">
            <w:pPr>
              <w:rPr>
                <w:sz w:val="14"/>
                <w:szCs w:val="14"/>
                <w:highlight w:val="yellow"/>
              </w:rPr>
            </w:pPr>
          </w:p>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0CE1547A" w14:textId="77777777">
            <w:pPr>
              <w:rPr>
                <w:sz w:val="14"/>
                <w:szCs w:val="14"/>
              </w:rPr>
            </w:pPr>
            <w:r w:rsidRPr="1CF16C31">
              <w:rPr>
                <w:sz w:val="14"/>
                <w:szCs w:val="14"/>
              </w:rPr>
              <w:t>-</w:t>
            </w: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3B7271DC" w14:textId="77777777">
            <w:pPr>
              <w:rPr>
                <w:sz w:val="14"/>
                <w:szCs w:val="14"/>
              </w:rPr>
            </w:pPr>
            <w:r w:rsidRPr="1CF16C31">
              <w:rPr>
                <w:sz w:val="14"/>
                <w:szCs w:val="14"/>
              </w:rPr>
              <w:t>FB domain (LT nom)</w:t>
            </w:r>
          </w:p>
        </w:tc>
        <w:tc>
          <w:tcPr>
            <w:tcW w:w="117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097F92" w:rsidR="0079625D" w:rsidP="00E961E3" w:rsidRDefault="0079625D" w14:paraId="3086DED6" w14:textId="77777777">
            <w:pPr>
              <w:rPr>
                <w:sz w:val="14"/>
                <w:szCs w:val="14"/>
              </w:rPr>
            </w:pPr>
            <w:r w:rsidRPr="1CF16C31">
              <w:rPr>
                <w:sz w:val="14"/>
                <w:szCs w:val="14"/>
              </w:rPr>
              <w:t>CCT</w:t>
            </w:r>
          </w:p>
        </w:tc>
      </w:tr>
    </w:tbl>
    <w:p w:rsidRPr="005E3B83" w:rsidR="009C2AE7" w:rsidP="00B47D5C" w:rsidRDefault="1CF16C31" w14:paraId="72F2D4DE" w14:textId="77777777">
      <w:pPr>
        <w:pStyle w:val="Heading3"/>
      </w:pPr>
      <w:r>
        <w:t>Backup and Fallback processes</w:t>
      </w:r>
    </w:p>
    <w:p w:rsidRPr="005E3B83" w:rsidR="009C2AE7" w:rsidP="009C2AE7" w:rsidRDefault="1CF16C31" w14:paraId="68DD3D9C" w14:textId="77777777">
      <w:pPr>
        <w:spacing w:after="240"/>
      </w:pPr>
      <w:r>
        <w:t>As soon as an issue with the CCCt is identified (e.g. blocking the process to run normally), the CCC must call and send an email to Unicorn Core IDCC helpdesk. The following fallbacks/backups need to be triggered and finished before the corresponding backup time indicated in the HLBP excel file:</w:t>
      </w:r>
    </w:p>
    <w:tbl>
      <w:tblPr>
        <w:tblW w:w="9304" w:type="dxa"/>
        <w:tblLayout w:type="fixed"/>
        <w:tblLook w:val="06A0" w:firstRow="1" w:lastRow="0" w:firstColumn="1" w:lastColumn="0" w:noHBand="1" w:noVBand="1"/>
      </w:tblPr>
      <w:tblGrid>
        <w:gridCol w:w="711"/>
        <w:gridCol w:w="870"/>
        <w:gridCol w:w="2231"/>
        <w:gridCol w:w="3193"/>
        <w:gridCol w:w="664"/>
        <w:gridCol w:w="805"/>
        <w:gridCol w:w="830"/>
      </w:tblGrid>
      <w:tr w:rsidRPr="005E3B83" w:rsidR="009C2AE7" w:rsidTr="47E385B5" w14:paraId="55188CD9" w14:textId="77777777">
        <w:trPr>
          <w:trHeight w:val="833"/>
        </w:trPr>
        <w:tc>
          <w:tcPr>
            <w:tcW w:w="711"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097F92" w:rsidR="009C2AE7" w:rsidP="00E961E3" w:rsidRDefault="1CF16C31" w14:paraId="0A917858" w14:textId="77777777">
            <w:pPr>
              <w:rPr>
                <w:sz w:val="14"/>
                <w:szCs w:val="14"/>
              </w:rPr>
            </w:pPr>
            <w:r w:rsidRPr="1CF16C31">
              <w:rPr>
                <w:sz w:val="14"/>
                <w:szCs w:val="14"/>
              </w:rPr>
              <w:t>Backup ID</w:t>
            </w:r>
          </w:p>
        </w:tc>
        <w:tc>
          <w:tcPr>
            <w:tcW w:w="87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9C2AE7" w:rsidP="00E961E3" w:rsidRDefault="1CF16C31" w14:paraId="09C28650" w14:textId="77777777">
            <w:pPr>
              <w:rPr>
                <w:sz w:val="14"/>
                <w:szCs w:val="14"/>
              </w:rPr>
            </w:pPr>
            <w:r w:rsidRPr="1CF16C31">
              <w:rPr>
                <w:sz w:val="14"/>
                <w:szCs w:val="14"/>
              </w:rPr>
              <w:t>Process Step</w:t>
            </w:r>
          </w:p>
        </w:tc>
        <w:tc>
          <w:tcPr>
            <w:tcW w:w="223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9C2AE7" w:rsidP="00E961E3" w:rsidRDefault="1CF16C31" w14:paraId="06A76356" w14:textId="77777777">
            <w:pPr>
              <w:rPr>
                <w:sz w:val="14"/>
                <w:szCs w:val="14"/>
              </w:rPr>
            </w:pPr>
            <w:r w:rsidRPr="1CF16C31">
              <w:rPr>
                <w:sz w:val="14"/>
                <w:szCs w:val="14"/>
              </w:rPr>
              <w:t>Description</w:t>
            </w:r>
          </w:p>
        </w:tc>
        <w:tc>
          <w:tcPr>
            <w:tcW w:w="3193"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9C2AE7" w:rsidP="00E961E3" w:rsidRDefault="1CF16C31" w14:paraId="5E9A9D87" w14:textId="77777777">
            <w:pPr>
              <w:rPr>
                <w:sz w:val="14"/>
                <w:szCs w:val="14"/>
              </w:rPr>
            </w:pPr>
            <w:r w:rsidRPr="1CF16C31">
              <w:rPr>
                <w:sz w:val="14"/>
                <w:szCs w:val="14"/>
              </w:rPr>
              <w:t>Solution/Action</w:t>
            </w:r>
          </w:p>
        </w:tc>
        <w:tc>
          <w:tcPr>
            <w:tcW w:w="66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9C2AE7" w:rsidP="00E961E3" w:rsidRDefault="1CF16C31" w14:paraId="6C9A223A" w14:textId="77777777">
            <w:pPr>
              <w:rPr>
                <w:sz w:val="14"/>
                <w:szCs w:val="14"/>
              </w:rPr>
            </w:pPr>
            <w:r w:rsidRPr="1CF16C31">
              <w:rPr>
                <w:sz w:val="14"/>
                <w:szCs w:val="14"/>
              </w:rPr>
              <w:t>Owner</w:t>
            </w:r>
          </w:p>
        </w:tc>
        <w:tc>
          <w:tcPr>
            <w:tcW w:w="80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097F92" w:rsidR="009C2AE7" w:rsidP="00E961E3" w:rsidRDefault="1CF16C31" w14:paraId="701FF145" w14:textId="77777777">
            <w:pPr>
              <w:rPr>
                <w:sz w:val="14"/>
                <w:szCs w:val="14"/>
              </w:rPr>
            </w:pPr>
            <w:r w:rsidRPr="1CF16C31">
              <w:rPr>
                <w:sz w:val="14"/>
                <w:szCs w:val="14"/>
              </w:rPr>
              <w:t>Tool</w:t>
            </w:r>
          </w:p>
        </w:tc>
        <w:tc>
          <w:tcPr>
            <w:tcW w:w="830" w:type="dxa"/>
            <w:tcBorders>
              <w:top w:val="nil"/>
              <w:left w:val="single" w:color="FFFFFF" w:themeColor="background1" w:sz="8" w:space="0"/>
              <w:bottom w:val="nil"/>
              <w:right w:val="nil"/>
            </w:tcBorders>
            <w:shd w:val="clear" w:color="auto" w:fill="2F2F2F" w:themeFill="text2" w:themeFillShade="80"/>
            <w:vAlign w:val="center"/>
          </w:tcPr>
          <w:p w:rsidRPr="00097F92" w:rsidR="009C2AE7" w:rsidP="00E961E3" w:rsidRDefault="1CF16C31" w14:paraId="1477DAFB" w14:textId="77777777">
            <w:pPr>
              <w:rPr>
                <w:sz w:val="14"/>
                <w:szCs w:val="14"/>
              </w:rPr>
            </w:pPr>
            <w:r w:rsidRPr="1CF16C31">
              <w:rPr>
                <w:sz w:val="14"/>
                <w:szCs w:val="14"/>
              </w:rPr>
              <w:t>Email Template #</w:t>
            </w:r>
          </w:p>
        </w:tc>
      </w:tr>
      <w:tr w:rsidRPr="005E3B83" w:rsidR="009C2AE7" w:rsidTr="47E385B5" w14:paraId="75CE9D36" w14:textId="77777777">
        <w:trPr>
          <w:trHeight w:val="808"/>
        </w:trPr>
        <w:tc>
          <w:tcPr>
            <w:tcW w:w="711"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097F92" w:rsidR="009C2AE7" w:rsidP="00E961E3" w:rsidRDefault="47E385B5" w14:paraId="29E04D7B" w14:textId="7F962B4A">
            <w:pPr>
              <w:rPr>
                <w:sz w:val="14"/>
                <w:szCs w:val="14"/>
              </w:rPr>
            </w:pPr>
            <w:r w:rsidRPr="47E385B5">
              <w:rPr>
                <w:sz w:val="14"/>
                <w:szCs w:val="14"/>
              </w:rPr>
              <w:t>ID1_1</w:t>
            </w:r>
            <w:r w:rsidR="007C1655">
              <w:rPr>
                <w:sz w:val="14"/>
                <w:szCs w:val="14"/>
              </w:rPr>
              <w:t>3</w:t>
            </w:r>
          </w:p>
        </w:tc>
        <w:tc>
          <w:tcPr>
            <w:tcW w:w="870"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097F92" w:rsidR="009C2AE7" w:rsidP="00E961E3" w:rsidRDefault="1CF16C31" w14:paraId="1D0929B3" w14:textId="77777777">
            <w:pPr>
              <w:rPr>
                <w:sz w:val="14"/>
                <w:szCs w:val="14"/>
              </w:rPr>
            </w:pPr>
            <w:r w:rsidRPr="1CF16C31">
              <w:rPr>
                <w:sz w:val="14"/>
                <w:szCs w:val="14"/>
              </w:rPr>
              <w:t>Calculate Enlarged Domain</w:t>
            </w:r>
          </w:p>
        </w:tc>
        <w:tc>
          <w:tcPr>
            <w:tcW w:w="2231"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097F92" w:rsidR="009C2AE7" w:rsidP="00E961E3" w:rsidRDefault="1CF16C31" w14:paraId="03916C7B" w14:textId="77777777">
            <w:pPr>
              <w:rPr>
                <w:sz w:val="14"/>
                <w:szCs w:val="14"/>
              </w:rPr>
            </w:pPr>
            <w:r w:rsidRPr="1CF16C31">
              <w:rPr>
                <w:sz w:val="14"/>
                <w:szCs w:val="14"/>
              </w:rPr>
              <w:t>Issue/error with computation</w:t>
            </w:r>
          </w:p>
        </w:tc>
        <w:tc>
          <w:tcPr>
            <w:tcW w:w="3193"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097F92" w:rsidR="009C2AE7" w:rsidP="00E961E3" w:rsidRDefault="1CF16C31" w14:paraId="7CFB63DA" w14:textId="77777777">
            <w:pPr>
              <w:rPr>
                <w:sz w:val="14"/>
                <w:szCs w:val="14"/>
              </w:rPr>
            </w:pPr>
            <w:r w:rsidRPr="1CF16C31">
              <w:rPr>
                <w:sz w:val="14"/>
                <w:szCs w:val="14"/>
              </w:rPr>
              <w:t>1. Request USY to solve issue.</w:t>
            </w:r>
            <w:r w:rsidR="009C2AE7">
              <w:br/>
            </w:r>
            <w:r w:rsidRPr="1CF16C31">
              <w:rPr>
                <w:sz w:val="14"/>
                <w:szCs w:val="14"/>
              </w:rPr>
              <w:t>2. If issue is not solved by Critical End Time, inform parties per e-mail.</w:t>
            </w:r>
          </w:p>
        </w:tc>
        <w:tc>
          <w:tcPr>
            <w:tcW w:w="66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097F92" w:rsidR="009C2AE7" w:rsidP="00E961E3" w:rsidRDefault="1CF16C31" w14:paraId="533292BD" w14:textId="77777777">
            <w:pPr>
              <w:rPr>
                <w:sz w:val="14"/>
                <w:szCs w:val="14"/>
              </w:rPr>
            </w:pPr>
            <w:r w:rsidRPr="1CF16C31">
              <w:rPr>
                <w:sz w:val="14"/>
                <w:szCs w:val="14"/>
              </w:rPr>
              <w:t>CCC</w:t>
            </w:r>
          </w:p>
        </w:tc>
        <w:tc>
          <w:tcPr>
            <w:tcW w:w="80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097F92" w:rsidR="009C2AE7" w:rsidP="00E961E3" w:rsidRDefault="1CF16C31" w14:paraId="56342FC1" w14:textId="77777777">
            <w:pPr>
              <w:rPr>
                <w:sz w:val="14"/>
                <w:szCs w:val="14"/>
              </w:rPr>
            </w:pPr>
            <w:r w:rsidRPr="1CF16C31">
              <w:rPr>
                <w:sz w:val="14"/>
                <w:szCs w:val="14"/>
              </w:rPr>
              <w:t>Email</w:t>
            </w:r>
          </w:p>
        </w:tc>
        <w:tc>
          <w:tcPr>
            <w:tcW w:w="83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097F92" w:rsidR="009C2AE7" w:rsidP="00E961E3" w:rsidRDefault="1CF16C31" w14:paraId="2B18E9D0" w14:textId="77777777">
            <w:pPr>
              <w:rPr>
                <w:sz w:val="14"/>
                <w:szCs w:val="14"/>
              </w:rPr>
            </w:pPr>
            <w:r w:rsidRPr="1CF16C31">
              <w:rPr>
                <w:sz w:val="14"/>
                <w:szCs w:val="14"/>
              </w:rPr>
              <w:t>5</w:t>
            </w:r>
          </w:p>
        </w:tc>
      </w:tr>
    </w:tbl>
    <w:p w:rsidR="009C2AE7" w:rsidP="009C2AE7" w:rsidRDefault="009C2AE7" w14:paraId="53F5B83D" w14:textId="77777777">
      <w:pPr>
        <w:spacing w:before="240" w:after="240"/>
      </w:pPr>
      <w:r w:rsidRPr="005E3B83">
        <w:t>In case the following backup cannot solve the issue by the critical end time of the corresponding process step, CCC shall inform all parties</w:t>
      </w:r>
      <w:r w:rsidRPr="00D32D3F">
        <w:rPr>
          <w:vertAlign w:val="superscript"/>
        </w:rPr>
        <w:footnoteReference w:id="5"/>
      </w:r>
      <w:r w:rsidRPr="00D32D3F">
        <w:rPr>
          <w:vertAlign w:val="superscript"/>
        </w:rPr>
        <w:t xml:space="preserve"> </w:t>
      </w:r>
      <w:r w:rsidRPr="005E3B83">
        <w:t>via email.</w:t>
      </w:r>
    </w:p>
    <w:p w:rsidRPr="005E3B83" w:rsidR="007165E6" w:rsidDel="009C2AE7" w:rsidP="009C2AE7" w:rsidRDefault="007165E6" w14:paraId="07213941" w14:textId="77777777">
      <w:pPr>
        <w:spacing w:before="240" w:after="240"/>
      </w:pPr>
    </w:p>
    <w:p w:rsidRPr="005E3B83" w:rsidR="005E3B83" w:rsidP="00B47D5C" w:rsidRDefault="029219A7" w14:paraId="1B0F9B8D" w14:textId="6C1DF2BA">
      <w:pPr>
        <w:pStyle w:val="Heading2"/>
      </w:pPr>
      <w:bookmarkStart w:name="_Toc345195748" w:id="111"/>
      <w:bookmarkStart w:name="_Toc224121656" w:id="112"/>
      <w:r>
        <w:t>Initial ID ATC extraction</w:t>
      </w:r>
      <w:bookmarkEnd w:id="108"/>
      <w:bookmarkEnd w:id="109"/>
      <w:bookmarkEnd w:id="111"/>
      <w:bookmarkEnd w:id="112"/>
    </w:p>
    <w:p w:rsidRPr="005E3B83" w:rsidR="005E3B83" w:rsidP="000A4806" w:rsidRDefault="005E3B83" w14:paraId="40CF214D" w14:textId="77777777">
      <w:pPr>
        <w:spacing w:after="240"/>
      </w:pPr>
      <w:r w:rsidRPr="005E3B83">
        <w:t xml:space="preserve">The goal of this phase is to perform Initial ATC Extraction at the availability of MCR outputs (transformed MC Results and all Shadow Auctions nominated values in case of decoupling) from DA workspace. </w:t>
      </w:r>
    </w:p>
    <w:p w:rsidRPr="005E3B83" w:rsidR="005E3B83" w:rsidP="000A4806" w:rsidRDefault="005E3B83" w14:paraId="653D5FD6" w14:textId="77777777">
      <w:pPr>
        <w:spacing w:after="240"/>
      </w:pPr>
      <w:r w:rsidRPr="005E3B83">
        <w:t>The outputs from the initial ID ATC extractions are:</w:t>
      </w:r>
    </w:p>
    <w:p w:rsidRPr="005E3B83" w:rsidR="005E3B83" w:rsidP="00750DB4" w:rsidRDefault="005E3B83" w14:paraId="7E927EE9" w14:textId="77777777">
      <w:pPr>
        <w:pStyle w:val="ListParagraph"/>
        <w:numPr>
          <w:ilvl w:val="0"/>
          <w:numId w:val="15"/>
        </w:numPr>
        <w:spacing w:after="240"/>
      </w:pPr>
      <w:r w:rsidRPr="005E3B83">
        <w:t>ID1-881, Initial Intraday NTCs</w:t>
      </w:r>
    </w:p>
    <w:p w:rsidRPr="005E3B83" w:rsidR="005E3B83" w:rsidP="00750DB4" w:rsidRDefault="005E3B83" w14:paraId="551BBF9B" w14:textId="77777777">
      <w:pPr>
        <w:pStyle w:val="ListParagraph"/>
        <w:numPr>
          <w:ilvl w:val="0"/>
          <w:numId w:val="15"/>
        </w:numPr>
        <w:spacing w:after="240"/>
      </w:pPr>
      <w:r w:rsidRPr="005E3B83">
        <w:t>ID1-882, Initial Intraday ATCs</w:t>
      </w:r>
    </w:p>
    <w:p w:rsidR="39159058" w:rsidP="39159058" w:rsidRDefault="6FA6F48F" w14:paraId="4A043386" w14:textId="0A58A11A">
      <w:pPr>
        <w:spacing w:after="240"/>
      </w:pPr>
      <w:r>
        <w:t>At the end of this step, initial ‘unvalidated’ ID NTCs/ATCs are thus sent to TSOs for Individual Validation. Initial Intraday NTCs and are not forwarded to XBID (Only the final NTCs are forwarded to the XBID system, after the individual validation step respectively the final ID ATC extraction is performed).</w:t>
      </w:r>
    </w:p>
    <w:tbl>
      <w:tblPr>
        <w:tblW w:w="9350" w:type="dxa"/>
        <w:tblLook w:val="04A0" w:firstRow="1" w:lastRow="0" w:firstColumn="1" w:lastColumn="0" w:noHBand="0" w:noVBand="1"/>
      </w:tblPr>
      <w:tblGrid>
        <w:gridCol w:w="2373"/>
        <w:gridCol w:w="681"/>
        <w:gridCol w:w="806"/>
        <w:gridCol w:w="720"/>
        <w:gridCol w:w="810"/>
        <w:gridCol w:w="900"/>
        <w:gridCol w:w="900"/>
        <w:gridCol w:w="1080"/>
        <w:gridCol w:w="1080"/>
      </w:tblGrid>
      <w:tr w:rsidR="0079625D" w:rsidTr="008078E8" w14:paraId="6FB08F77" w14:textId="77777777">
        <w:trPr>
          <w:trHeight w:val="224"/>
        </w:trPr>
        <w:tc>
          <w:tcPr>
            <w:tcW w:w="237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2AFE27F9" w14:textId="0E7D5D90">
            <w:pPr>
              <w:rPr>
                <w:sz w:val="14"/>
                <w:szCs w:val="14"/>
              </w:rPr>
            </w:pPr>
            <w:r>
              <w:rPr>
                <w:sz w:val="14"/>
                <w:szCs w:val="14"/>
              </w:rPr>
              <w:t>Activity</w:t>
            </w:r>
          </w:p>
        </w:tc>
        <w:tc>
          <w:tcPr>
            <w:tcW w:w="68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4ED579A0" w14:textId="77777777">
            <w:pPr>
              <w:rPr>
                <w:sz w:val="14"/>
                <w:szCs w:val="14"/>
              </w:rPr>
            </w:pPr>
            <w:r w:rsidRPr="6FA6F48F">
              <w:rPr>
                <w:sz w:val="14"/>
                <w:szCs w:val="14"/>
              </w:rPr>
              <w:t>Owner</w:t>
            </w:r>
          </w:p>
        </w:tc>
        <w:tc>
          <w:tcPr>
            <w:tcW w:w="80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101E9909" w14:textId="77777777">
            <w:pPr>
              <w:rPr>
                <w:sz w:val="14"/>
                <w:szCs w:val="14"/>
              </w:rPr>
            </w:pPr>
            <w:r w:rsidRPr="6FA6F48F">
              <w:rPr>
                <w:sz w:val="14"/>
                <w:szCs w:val="14"/>
              </w:rPr>
              <w:t>Tool</w:t>
            </w:r>
          </w:p>
        </w:tc>
        <w:tc>
          <w:tcPr>
            <w:tcW w:w="72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673527A9" w14:textId="77777777">
            <w:pPr>
              <w:rPr>
                <w:sz w:val="14"/>
                <w:szCs w:val="14"/>
              </w:rPr>
            </w:pPr>
            <w:r w:rsidRPr="6FA6F48F">
              <w:rPr>
                <w:sz w:val="14"/>
                <w:szCs w:val="14"/>
              </w:rPr>
              <w:t>Target Start Time</w:t>
            </w:r>
          </w:p>
        </w:tc>
        <w:tc>
          <w:tcPr>
            <w:tcW w:w="8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0CE4DA72" w14:textId="77777777">
            <w:pPr>
              <w:rPr>
                <w:sz w:val="14"/>
                <w:szCs w:val="14"/>
              </w:rPr>
            </w:pPr>
            <w:r w:rsidRPr="6FA6F48F">
              <w:rPr>
                <w:sz w:val="14"/>
                <w:szCs w:val="14"/>
              </w:rPr>
              <w:t>Target End Time</w:t>
            </w:r>
          </w:p>
        </w:tc>
        <w:tc>
          <w:tcPr>
            <w:tcW w:w="9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7126FF8B" w14:textId="77777777">
            <w:pPr>
              <w:rPr>
                <w:sz w:val="14"/>
                <w:szCs w:val="14"/>
              </w:rPr>
            </w:pPr>
            <w:r w:rsidRPr="6FA6F48F">
              <w:rPr>
                <w:sz w:val="14"/>
                <w:szCs w:val="14"/>
              </w:rPr>
              <w:t>Critical End Time</w:t>
            </w:r>
          </w:p>
        </w:tc>
        <w:tc>
          <w:tcPr>
            <w:tcW w:w="3060"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72CDC95F" w14:textId="77777777">
            <w:pPr>
              <w:rPr>
                <w:sz w:val="14"/>
                <w:szCs w:val="14"/>
              </w:rPr>
            </w:pPr>
            <w:r w:rsidRPr="6FA6F48F">
              <w:rPr>
                <w:sz w:val="14"/>
                <w:szCs w:val="14"/>
              </w:rPr>
              <w:t>Data Exchange</w:t>
            </w:r>
          </w:p>
        </w:tc>
      </w:tr>
      <w:tr w:rsidR="0079625D" w:rsidTr="008078E8" w14:paraId="66C6C726" w14:textId="77777777">
        <w:trPr>
          <w:trHeight w:val="224"/>
        </w:trPr>
        <w:tc>
          <w:tcPr>
            <w:tcW w:w="2373" w:type="dxa"/>
            <w:vMerge/>
          </w:tcPr>
          <w:p w:rsidR="0079625D" w:rsidRDefault="0079625D" w14:paraId="498CEBAC" w14:textId="77777777"/>
        </w:tc>
        <w:tc>
          <w:tcPr>
            <w:tcW w:w="681" w:type="dxa"/>
            <w:vMerge/>
          </w:tcPr>
          <w:p w:rsidR="0079625D" w:rsidRDefault="0079625D" w14:paraId="56AEDAB1" w14:textId="77777777"/>
        </w:tc>
        <w:tc>
          <w:tcPr>
            <w:tcW w:w="806" w:type="dxa"/>
            <w:vMerge/>
          </w:tcPr>
          <w:p w:rsidR="0079625D" w:rsidRDefault="0079625D" w14:paraId="1C1F69DE" w14:textId="77777777"/>
        </w:tc>
        <w:tc>
          <w:tcPr>
            <w:tcW w:w="720" w:type="dxa"/>
            <w:vMerge/>
          </w:tcPr>
          <w:p w:rsidR="0079625D" w:rsidRDefault="0079625D" w14:paraId="0D3B65D4" w14:textId="77777777"/>
        </w:tc>
        <w:tc>
          <w:tcPr>
            <w:tcW w:w="810" w:type="dxa"/>
            <w:vMerge/>
          </w:tcPr>
          <w:p w:rsidR="0079625D" w:rsidRDefault="0079625D" w14:paraId="259D682E" w14:textId="77777777"/>
        </w:tc>
        <w:tc>
          <w:tcPr>
            <w:tcW w:w="900" w:type="dxa"/>
            <w:vMerge/>
          </w:tcPr>
          <w:p w:rsidR="0079625D" w:rsidRDefault="0079625D" w14:paraId="283CA3FE" w14:textId="77777777"/>
        </w:tc>
        <w:tc>
          <w:tcPr>
            <w:tcW w:w="900" w:type="dxa"/>
            <w:tcBorders>
              <w:top w:val="single" w:color="FFFFFF" w:themeColor="background1" w:sz="8" w:space="0"/>
              <w:left w:val="nil"/>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7C00BBCD" w14:textId="77777777">
            <w:pPr>
              <w:rPr>
                <w:sz w:val="14"/>
                <w:szCs w:val="14"/>
              </w:rPr>
            </w:pPr>
            <w:r w:rsidRPr="6FA6F48F">
              <w:rPr>
                <w:sz w:val="14"/>
                <w:szCs w:val="14"/>
              </w:rPr>
              <w:t>Input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31E86D05" w14:textId="77777777">
            <w:pPr>
              <w:rPr>
                <w:sz w:val="14"/>
                <w:szCs w:val="14"/>
              </w:rPr>
            </w:pPr>
            <w:r w:rsidRPr="6FA6F48F">
              <w:rPr>
                <w:sz w:val="14"/>
                <w:szCs w:val="14"/>
              </w:rPr>
              <w:t>Output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06A0F770" w14:textId="77777777">
            <w:pPr>
              <w:rPr>
                <w:sz w:val="14"/>
                <w:szCs w:val="14"/>
              </w:rPr>
            </w:pPr>
            <w:r w:rsidRPr="6FA6F48F">
              <w:rPr>
                <w:sz w:val="14"/>
                <w:szCs w:val="14"/>
              </w:rPr>
              <w:t>Counter part</w:t>
            </w:r>
          </w:p>
        </w:tc>
      </w:tr>
      <w:tr w:rsidR="0079625D" w:rsidTr="008078E8" w14:paraId="5F6F1B45" w14:textId="77777777">
        <w:trPr>
          <w:trHeight w:val="750"/>
        </w:trPr>
        <w:tc>
          <w:tcPr>
            <w:tcW w:w="237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C746C91" w14:textId="763DED80">
            <w:pPr>
              <w:rPr>
                <w:sz w:val="14"/>
                <w:szCs w:val="14"/>
              </w:rPr>
            </w:pPr>
            <w:r w:rsidRPr="6FA6F48F">
              <w:rPr>
                <w:rFonts w:asciiTheme="minorHAnsi" w:hAnsiTheme="minorHAnsi"/>
                <w:sz w:val="14"/>
                <w:szCs w:val="14"/>
              </w:rPr>
              <w:t>Split Flows before Trigger FBPCM for Initial ID ATC Extraction</w:t>
            </w:r>
          </w:p>
        </w:tc>
        <w:tc>
          <w:tcPr>
            <w:tcW w:w="68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38300DD" w14:textId="2F81D4F7">
            <w:pPr>
              <w:rPr>
                <w:sz w:val="14"/>
                <w:szCs w:val="14"/>
              </w:rPr>
            </w:pPr>
            <w:r w:rsidRPr="6FA6F48F">
              <w:rPr>
                <w:sz w:val="14"/>
                <w:szCs w:val="14"/>
              </w:rPr>
              <w:t>CCC</w:t>
            </w:r>
          </w:p>
        </w:tc>
        <w:tc>
          <w:tcPr>
            <w:tcW w:w="80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700307A" w14:textId="3654EFEA">
            <w:pPr>
              <w:rPr>
                <w:sz w:val="14"/>
                <w:szCs w:val="14"/>
              </w:rPr>
            </w:pPr>
            <w:r w:rsidRPr="6FA6F48F">
              <w:rPr>
                <w:sz w:val="14"/>
                <w:szCs w:val="14"/>
              </w:rPr>
              <w:t>CCCt</w:t>
            </w:r>
          </w:p>
        </w:tc>
        <w:tc>
          <w:tcPr>
            <w:tcW w:w="2430"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5753C06" w14:textId="77777777">
            <w:pPr>
              <w:rPr>
                <w:sz w:val="14"/>
                <w:szCs w:val="14"/>
              </w:rPr>
            </w:pPr>
            <w:r w:rsidRPr="6FA6F48F">
              <w:rPr>
                <w:sz w:val="14"/>
                <w:szCs w:val="14"/>
              </w:rPr>
              <w:t>See HLBP timetable as referred to under ‘2. Related documents’</w:t>
            </w:r>
          </w:p>
          <w:p w:rsidR="0079625D" w:rsidP="39159058" w:rsidRDefault="0079625D" w14:paraId="681D218F" w14:textId="07534300">
            <w:pPr>
              <w:rPr>
                <w:sz w:val="14"/>
                <w:szCs w:val="14"/>
              </w:rPr>
            </w:pPr>
          </w:p>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211A34F3" w14:textId="4B95AED0">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9B770D5" w14:textId="71AED4B7">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2668DEC" w14:textId="4DEF5B17">
            <w:pPr>
              <w:rPr>
                <w:sz w:val="14"/>
                <w:szCs w:val="14"/>
              </w:rPr>
            </w:pPr>
            <w:r w:rsidRPr="6FA6F48F">
              <w:rPr>
                <w:sz w:val="14"/>
                <w:szCs w:val="14"/>
              </w:rPr>
              <w:t>-</w:t>
            </w:r>
          </w:p>
        </w:tc>
      </w:tr>
      <w:tr w:rsidR="0079625D" w:rsidTr="00E8056C" w14:paraId="12B4791C" w14:textId="77777777">
        <w:trPr>
          <w:trHeight w:val="512"/>
        </w:trPr>
        <w:tc>
          <w:tcPr>
            <w:tcW w:w="237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6FA6F48F" w:rsidRDefault="0079625D" w14:paraId="010D4B38" w14:textId="3AC27567">
            <w:pPr>
              <w:rPr>
                <w:rFonts w:asciiTheme="minorHAnsi" w:hAnsiTheme="minorHAnsi"/>
                <w:sz w:val="14"/>
                <w:szCs w:val="14"/>
              </w:rPr>
            </w:pPr>
            <w:r w:rsidRPr="6FA6F48F">
              <w:rPr>
                <w:rFonts w:asciiTheme="minorHAnsi" w:hAnsiTheme="minorHAnsi"/>
                <w:sz w:val="14"/>
                <w:szCs w:val="14"/>
              </w:rPr>
              <w:t>Trigger FBPCM for Initial ID ATC</w:t>
            </w:r>
          </w:p>
        </w:tc>
        <w:tc>
          <w:tcPr>
            <w:tcW w:w="68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A4A5D64" w14:textId="2F81D4F7">
            <w:pPr>
              <w:rPr>
                <w:sz w:val="14"/>
                <w:szCs w:val="14"/>
              </w:rPr>
            </w:pPr>
            <w:r w:rsidRPr="39159058">
              <w:rPr>
                <w:sz w:val="14"/>
                <w:szCs w:val="14"/>
              </w:rPr>
              <w:t>CCC</w:t>
            </w:r>
          </w:p>
        </w:tc>
        <w:tc>
          <w:tcPr>
            <w:tcW w:w="80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0EF05B78" w14:textId="3654EFEA">
            <w:pPr>
              <w:rPr>
                <w:sz w:val="14"/>
                <w:szCs w:val="14"/>
              </w:rPr>
            </w:pPr>
            <w:r w:rsidRPr="39159058">
              <w:rPr>
                <w:sz w:val="14"/>
                <w:szCs w:val="14"/>
              </w:rPr>
              <w:t>CCCt</w:t>
            </w:r>
          </w:p>
        </w:tc>
        <w:tc>
          <w:tcPr>
            <w:tcW w:w="2430" w:type="dxa"/>
            <w:gridSpan w:val="3"/>
            <w:vMerge/>
            <w:tcMar>
              <w:left w:w="99" w:type="dxa"/>
              <w:right w:w="99" w:type="dxa"/>
            </w:tcMar>
            <w:vAlign w:val="center"/>
          </w:tcPr>
          <w:p w:rsidR="0079625D" w:rsidRDefault="0079625D" w14:paraId="00DBFD7D" w14:textId="77777777"/>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562C262" w14:textId="2B24AAB2">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A660192" w14:textId="5E1B2C02">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4576B0BC" w14:textId="3589F2CD">
            <w:pPr>
              <w:rPr>
                <w:sz w:val="14"/>
                <w:szCs w:val="14"/>
              </w:rPr>
            </w:pPr>
            <w:r w:rsidRPr="6FA6F48F">
              <w:rPr>
                <w:sz w:val="14"/>
                <w:szCs w:val="14"/>
              </w:rPr>
              <w:t>-</w:t>
            </w:r>
          </w:p>
        </w:tc>
      </w:tr>
      <w:tr w:rsidR="0079625D" w:rsidTr="00E8056C" w14:paraId="0AA717BB" w14:textId="77777777">
        <w:trPr>
          <w:trHeight w:val="521"/>
        </w:trPr>
        <w:tc>
          <w:tcPr>
            <w:tcW w:w="237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6FA6F48F" w:rsidRDefault="0079625D" w14:paraId="40EAB9D1" w14:textId="3D59F433">
            <w:pPr>
              <w:rPr>
                <w:rFonts w:asciiTheme="minorHAnsi" w:hAnsiTheme="minorHAnsi"/>
                <w:sz w:val="14"/>
                <w:szCs w:val="14"/>
              </w:rPr>
            </w:pPr>
            <w:r w:rsidRPr="6FA6F48F">
              <w:rPr>
                <w:rFonts w:asciiTheme="minorHAnsi" w:hAnsiTheme="minorHAnsi"/>
                <w:sz w:val="14"/>
                <w:szCs w:val="14"/>
              </w:rPr>
              <w:t>Process Initial ID ATC Results</w:t>
            </w:r>
          </w:p>
        </w:tc>
        <w:tc>
          <w:tcPr>
            <w:tcW w:w="68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6E5D03D" w14:textId="43B331EF">
            <w:pPr>
              <w:rPr>
                <w:sz w:val="14"/>
                <w:szCs w:val="14"/>
              </w:rPr>
            </w:pPr>
          </w:p>
        </w:tc>
        <w:tc>
          <w:tcPr>
            <w:tcW w:w="80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F564660" w14:textId="214A9FD1">
            <w:pPr>
              <w:rPr>
                <w:sz w:val="14"/>
                <w:szCs w:val="14"/>
              </w:rPr>
            </w:pPr>
          </w:p>
        </w:tc>
        <w:tc>
          <w:tcPr>
            <w:tcW w:w="2430" w:type="dxa"/>
            <w:gridSpan w:val="3"/>
            <w:vMerge/>
            <w:tcMar>
              <w:left w:w="99" w:type="dxa"/>
              <w:right w:w="99" w:type="dxa"/>
            </w:tcMar>
            <w:vAlign w:val="center"/>
          </w:tcPr>
          <w:p w:rsidR="0079625D" w:rsidRDefault="0079625D" w14:paraId="3C6E61CE" w14:textId="77777777"/>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2D8FC0B7" w14:textId="567BE846">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7CD1CCA4" w14:textId="1FEB80EA">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FD75EFF" w14:textId="3BDC3698">
            <w:pPr>
              <w:rPr>
                <w:sz w:val="14"/>
                <w:szCs w:val="14"/>
              </w:rPr>
            </w:pPr>
            <w:r w:rsidRPr="6FA6F48F">
              <w:rPr>
                <w:sz w:val="14"/>
                <w:szCs w:val="14"/>
              </w:rPr>
              <w:t>-</w:t>
            </w:r>
          </w:p>
        </w:tc>
      </w:tr>
      <w:tr w:rsidR="0079625D" w:rsidTr="00E8056C" w14:paraId="7602C0A9" w14:textId="77777777">
        <w:trPr>
          <w:trHeight w:val="431"/>
        </w:trPr>
        <w:tc>
          <w:tcPr>
            <w:tcW w:w="237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6FA6F48F" w:rsidRDefault="0079625D" w14:paraId="51F3A86E" w14:textId="4A9F0709">
            <w:pPr>
              <w:rPr>
                <w:rFonts w:asciiTheme="minorHAnsi" w:hAnsiTheme="minorHAnsi"/>
                <w:sz w:val="14"/>
                <w:szCs w:val="14"/>
              </w:rPr>
            </w:pPr>
            <w:r w:rsidRPr="6FA6F48F">
              <w:rPr>
                <w:rFonts w:asciiTheme="minorHAnsi" w:hAnsiTheme="minorHAnsi"/>
                <w:sz w:val="14"/>
                <w:szCs w:val="14"/>
              </w:rPr>
              <w:t>Distribute Initial ID ATC Results</w:t>
            </w:r>
          </w:p>
        </w:tc>
        <w:tc>
          <w:tcPr>
            <w:tcW w:w="68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0F47C6D2" w14:textId="6C337D5F">
            <w:pPr>
              <w:rPr>
                <w:sz w:val="14"/>
                <w:szCs w:val="14"/>
              </w:rPr>
            </w:pPr>
          </w:p>
        </w:tc>
        <w:tc>
          <w:tcPr>
            <w:tcW w:w="80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4D9ACE7A" w14:textId="100F003C">
            <w:pPr>
              <w:rPr>
                <w:sz w:val="14"/>
                <w:szCs w:val="14"/>
              </w:rPr>
            </w:pPr>
          </w:p>
        </w:tc>
        <w:tc>
          <w:tcPr>
            <w:tcW w:w="2430" w:type="dxa"/>
            <w:gridSpan w:val="3"/>
            <w:vMerge/>
            <w:tcMar>
              <w:left w:w="99" w:type="dxa"/>
              <w:right w:w="99" w:type="dxa"/>
            </w:tcMar>
            <w:vAlign w:val="center"/>
          </w:tcPr>
          <w:p w:rsidR="0079625D" w:rsidRDefault="0079625D" w14:paraId="6CB8DCDD" w14:textId="77777777"/>
        </w:tc>
        <w:tc>
          <w:tcPr>
            <w:tcW w:w="9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0F661C1" w14:textId="06225E93">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48B650E0" w14:textId="16B25D39">
            <w:pPr>
              <w:rPr>
                <w:sz w:val="14"/>
                <w:szCs w:val="14"/>
              </w:rPr>
            </w:pPr>
            <w:r w:rsidRPr="6FA6F48F">
              <w:rPr>
                <w:sz w:val="14"/>
                <w:szCs w:val="14"/>
              </w:rPr>
              <w:t>Initial ATCs</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027B9B5F" w14:textId="303CD42C">
            <w:pPr>
              <w:rPr>
                <w:sz w:val="14"/>
                <w:szCs w:val="14"/>
              </w:rPr>
            </w:pPr>
            <w:r w:rsidRPr="6FA6F48F">
              <w:rPr>
                <w:sz w:val="14"/>
                <w:szCs w:val="14"/>
              </w:rPr>
              <w:t>TSOs</w:t>
            </w:r>
          </w:p>
        </w:tc>
      </w:tr>
    </w:tbl>
    <w:p w:rsidR="39159058" w:rsidP="39159058" w:rsidRDefault="39159058" w14:paraId="599AC9B3" w14:textId="5135E810">
      <w:pPr>
        <w:spacing w:after="240"/>
      </w:pPr>
    </w:p>
    <w:p w:rsidRPr="005E3B83" w:rsidR="005E3B83" w:rsidP="00B47D5C" w:rsidRDefault="12DB2210" w14:paraId="253918B7" w14:textId="77777777">
      <w:pPr>
        <w:pStyle w:val="Heading3"/>
      </w:pPr>
      <w:bookmarkStart w:name="_Toc2019869251" w:id="113"/>
      <w:bookmarkStart w:name="_Toc1759297743" w:id="114"/>
      <w:r>
        <w:t>Backup and Fallback processes</w:t>
      </w:r>
      <w:bookmarkEnd w:id="113"/>
      <w:bookmarkEnd w:id="114"/>
    </w:p>
    <w:p w:rsidRPr="005E3B83" w:rsidR="005E3B83" w:rsidP="000A4806" w:rsidRDefault="005E3B83" w14:paraId="1A75EFC9" w14:textId="77777777">
      <w:pPr>
        <w:spacing w:after="240"/>
      </w:pPr>
      <w:r w:rsidRPr="005E3B83">
        <w:t>As soon as an issue with the CCCt is identified (e.g. blocking the process to run normally), the CCC must call and send an email to Unicorn Core IDCC helpdesk. The following fallbacks/backups need to be triggered and finished before the corresponding Backup/fallback time indicated in the HLBP excel file:</w:t>
      </w:r>
    </w:p>
    <w:tbl>
      <w:tblPr>
        <w:tblW w:w="9309" w:type="dxa"/>
        <w:tblLayout w:type="fixed"/>
        <w:tblLook w:val="06A0" w:firstRow="1" w:lastRow="0" w:firstColumn="1" w:lastColumn="0" w:noHBand="1" w:noVBand="1"/>
      </w:tblPr>
      <w:tblGrid>
        <w:gridCol w:w="709"/>
        <w:gridCol w:w="1134"/>
        <w:gridCol w:w="1970"/>
        <w:gridCol w:w="3191"/>
        <w:gridCol w:w="666"/>
        <w:gridCol w:w="794"/>
        <w:gridCol w:w="845"/>
      </w:tblGrid>
      <w:tr w:rsidRPr="005E3B83" w:rsidR="005E3B83" w:rsidTr="47E385B5" w14:paraId="022550A6" w14:textId="77777777">
        <w:trPr>
          <w:trHeight w:val="537"/>
        </w:trPr>
        <w:tc>
          <w:tcPr>
            <w:tcW w:w="709"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397CBA8D" w14:textId="77777777">
            <w:pPr>
              <w:spacing w:after="240"/>
              <w:rPr>
                <w:sz w:val="14"/>
                <w:szCs w:val="14"/>
              </w:rPr>
            </w:pPr>
            <w:r w:rsidRPr="00D32D3F">
              <w:rPr>
                <w:sz w:val="14"/>
                <w:szCs w:val="14"/>
              </w:rPr>
              <w:t>Backup ID</w:t>
            </w:r>
          </w:p>
        </w:tc>
        <w:tc>
          <w:tcPr>
            <w:tcW w:w="113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010D8679" w14:textId="77777777">
            <w:pPr>
              <w:spacing w:after="240"/>
              <w:rPr>
                <w:sz w:val="14"/>
                <w:szCs w:val="14"/>
              </w:rPr>
            </w:pPr>
            <w:r w:rsidRPr="00D32D3F">
              <w:rPr>
                <w:sz w:val="14"/>
                <w:szCs w:val="14"/>
              </w:rPr>
              <w:t>Process Step</w:t>
            </w:r>
          </w:p>
        </w:tc>
        <w:tc>
          <w:tcPr>
            <w:tcW w:w="197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7EEC7BDD" w14:textId="77777777">
            <w:pPr>
              <w:spacing w:after="240"/>
              <w:rPr>
                <w:sz w:val="14"/>
                <w:szCs w:val="14"/>
              </w:rPr>
            </w:pPr>
            <w:r w:rsidRPr="00D32D3F">
              <w:rPr>
                <w:sz w:val="14"/>
                <w:szCs w:val="14"/>
              </w:rPr>
              <w:t>Description</w:t>
            </w:r>
          </w:p>
        </w:tc>
        <w:tc>
          <w:tcPr>
            <w:tcW w:w="319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5158B80F" w14:textId="77777777">
            <w:pPr>
              <w:spacing w:after="240"/>
              <w:rPr>
                <w:sz w:val="14"/>
                <w:szCs w:val="14"/>
              </w:rPr>
            </w:pPr>
            <w:r w:rsidRPr="00D32D3F">
              <w:rPr>
                <w:sz w:val="14"/>
                <w:szCs w:val="14"/>
              </w:rPr>
              <w:t>Solution/Action</w:t>
            </w:r>
          </w:p>
        </w:tc>
        <w:tc>
          <w:tcPr>
            <w:tcW w:w="66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5399F6AF" w14:textId="77777777">
            <w:pPr>
              <w:spacing w:after="240"/>
              <w:rPr>
                <w:sz w:val="14"/>
                <w:szCs w:val="14"/>
              </w:rPr>
            </w:pPr>
            <w:r w:rsidRPr="00D32D3F">
              <w:rPr>
                <w:sz w:val="14"/>
                <w:szCs w:val="14"/>
              </w:rPr>
              <w:t>Owner</w:t>
            </w:r>
          </w:p>
        </w:tc>
        <w:tc>
          <w:tcPr>
            <w:tcW w:w="79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54996C3E" w14:textId="77777777">
            <w:pPr>
              <w:spacing w:after="240"/>
              <w:rPr>
                <w:sz w:val="14"/>
                <w:szCs w:val="14"/>
              </w:rPr>
            </w:pPr>
            <w:r w:rsidRPr="00D32D3F">
              <w:rPr>
                <w:sz w:val="14"/>
                <w:szCs w:val="14"/>
              </w:rPr>
              <w:t>Tool</w:t>
            </w:r>
          </w:p>
        </w:tc>
        <w:tc>
          <w:tcPr>
            <w:tcW w:w="845" w:type="dxa"/>
            <w:tcBorders>
              <w:top w:val="nil"/>
              <w:left w:val="single" w:color="FFFFFF" w:themeColor="background1" w:sz="8" w:space="0"/>
              <w:bottom w:val="nil"/>
              <w:right w:val="nil"/>
            </w:tcBorders>
            <w:shd w:val="clear" w:color="auto" w:fill="2F2F2F" w:themeFill="text2" w:themeFillShade="80"/>
            <w:vAlign w:val="center"/>
          </w:tcPr>
          <w:p w:rsidRPr="00D32D3F" w:rsidR="005E3B83" w:rsidP="000A4806" w:rsidRDefault="005E3B83" w14:paraId="1CDA6A1B" w14:textId="77777777">
            <w:pPr>
              <w:spacing w:after="240"/>
              <w:rPr>
                <w:sz w:val="14"/>
                <w:szCs w:val="14"/>
              </w:rPr>
            </w:pPr>
            <w:r w:rsidRPr="00D32D3F">
              <w:rPr>
                <w:sz w:val="14"/>
                <w:szCs w:val="14"/>
              </w:rPr>
              <w:t>Email Template #</w:t>
            </w:r>
          </w:p>
        </w:tc>
      </w:tr>
      <w:tr w:rsidRPr="005E3B83" w:rsidR="005E3B83" w:rsidTr="47E385B5" w14:paraId="63FCC671" w14:textId="77777777">
        <w:trPr>
          <w:trHeight w:val="521"/>
        </w:trPr>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D32D3F" w:rsidR="005E3B83" w:rsidP="000A4806" w:rsidRDefault="47E385B5" w14:paraId="6C93A4AD" w14:textId="7A7B1C06">
            <w:pPr>
              <w:rPr>
                <w:sz w:val="14"/>
                <w:szCs w:val="14"/>
              </w:rPr>
            </w:pPr>
            <w:r w:rsidRPr="47E385B5">
              <w:rPr>
                <w:sz w:val="14"/>
                <w:szCs w:val="14"/>
              </w:rPr>
              <w:t>ID1_1</w:t>
            </w:r>
            <w:r w:rsidR="007C1655">
              <w:rPr>
                <w:sz w:val="14"/>
                <w:szCs w:val="14"/>
              </w:rPr>
              <w:t>4</w:t>
            </w:r>
          </w:p>
        </w:tc>
        <w:tc>
          <w:tcPr>
            <w:tcW w:w="1134"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vAlign w:val="center"/>
          </w:tcPr>
          <w:p w:rsidRPr="00D32D3F" w:rsidR="005E3B83" w:rsidP="000A4806" w:rsidRDefault="005E3B83" w14:paraId="77217FC7" w14:textId="77777777">
            <w:pPr>
              <w:rPr>
                <w:sz w:val="14"/>
                <w:szCs w:val="14"/>
              </w:rPr>
            </w:pPr>
            <w:r w:rsidRPr="00D32D3F">
              <w:rPr>
                <w:sz w:val="14"/>
                <w:szCs w:val="14"/>
              </w:rPr>
              <w:t>Initial ID ATC extraction</w:t>
            </w:r>
          </w:p>
        </w:tc>
        <w:tc>
          <w:tcPr>
            <w:tcW w:w="1970"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D32D3F" w:rsidR="005E3B83" w:rsidP="000A4806" w:rsidRDefault="005E3B83" w14:paraId="5B2FDAAB" w14:textId="77777777">
            <w:pPr>
              <w:rPr>
                <w:sz w:val="14"/>
                <w:szCs w:val="14"/>
              </w:rPr>
            </w:pPr>
            <w:r w:rsidRPr="00D32D3F">
              <w:rPr>
                <w:sz w:val="14"/>
                <w:szCs w:val="14"/>
              </w:rPr>
              <w:t>Issue/error with computation</w:t>
            </w:r>
          </w:p>
        </w:tc>
        <w:tc>
          <w:tcPr>
            <w:tcW w:w="319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D32D3F" w:rsidR="005E3B83" w:rsidP="000A4806" w:rsidRDefault="005E3B83" w14:paraId="55E4C92E" w14:textId="77777777">
            <w:pPr>
              <w:rPr>
                <w:sz w:val="14"/>
                <w:szCs w:val="14"/>
              </w:rPr>
            </w:pPr>
            <w:r w:rsidRPr="00D32D3F">
              <w:rPr>
                <w:sz w:val="14"/>
                <w:szCs w:val="14"/>
              </w:rPr>
              <w:t>1. Request USY to solve issue.</w:t>
            </w:r>
            <w:r w:rsidRPr="00D32D3F">
              <w:rPr>
                <w:sz w:val="14"/>
                <w:szCs w:val="14"/>
              </w:rPr>
              <w:br/>
            </w:r>
            <w:r w:rsidRPr="00D32D3F">
              <w:rPr>
                <w:sz w:val="14"/>
                <w:szCs w:val="14"/>
              </w:rPr>
              <w:t xml:space="preserve"> 2. If issue is not solved by Critical End Time, inform parties per e-mail about process failure.</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D32D3F" w:rsidR="005E3B83" w:rsidP="000A4806" w:rsidRDefault="005E3B83" w14:paraId="4506DB9A" w14:textId="77777777">
            <w:pPr>
              <w:rPr>
                <w:sz w:val="14"/>
                <w:szCs w:val="14"/>
              </w:rPr>
            </w:pPr>
            <w:r w:rsidRPr="00D32D3F">
              <w:rPr>
                <w:sz w:val="14"/>
                <w:szCs w:val="14"/>
              </w:rPr>
              <w:t>CCC</w:t>
            </w:r>
          </w:p>
        </w:tc>
        <w:tc>
          <w:tcPr>
            <w:tcW w:w="79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D32D3F" w:rsidR="005E3B83" w:rsidP="000A4806" w:rsidRDefault="005E3B83" w14:paraId="33238062" w14:textId="77777777">
            <w:pPr>
              <w:rPr>
                <w:sz w:val="14"/>
                <w:szCs w:val="14"/>
              </w:rPr>
            </w:pPr>
            <w:r w:rsidRPr="00D32D3F">
              <w:rPr>
                <w:sz w:val="14"/>
                <w:szCs w:val="14"/>
              </w:rPr>
              <w:t>Email</w:t>
            </w:r>
          </w:p>
        </w:tc>
        <w:tc>
          <w:tcPr>
            <w:tcW w:w="84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D32D3F" w:rsidR="005E3B83" w:rsidP="000A4806" w:rsidRDefault="005E3B83" w14:paraId="7400F67B" w14:textId="77777777">
            <w:pPr>
              <w:rPr>
                <w:sz w:val="14"/>
                <w:szCs w:val="14"/>
              </w:rPr>
            </w:pPr>
            <w:r w:rsidRPr="00D32D3F">
              <w:rPr>
                <w:sz w:val="14"/>
                <w:szCs w:val="14"/>
              </w:rPr>
              <w:t>2</w:t>
            </w:r>
          </w:p>
        </w:tc>
      </w:tr>
      <w:tr w:rsidR="12DB2210" w:rsidTr="47E385B5" w14:paraId="0DC3E15B" w14:textId="77777777">
        <w:trPr>
          <w:trHeight w:val="521"/>
        </w:trPr>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12DB2210" w:rsidP="1350F9F4" w:rsidRDefault="47E385B5" w14:paraId="0C1AEA5E" w14:textId="5FEF13A7">
            <w:pPr>
              <w:rPr>
                <w:sz w:val="14"/>
                <w:szCs w:val="14"/>
              </w:rPr>
            </w:pPr>
            <w:r w:rsidRPr="47E385B5">
              <w:rPr>
                <w:sz w:val="14"/>
                <w:szCs w:val="14"/>
              </w:rPr>
              <w:t>ID1_1</w:t>
            </w:r>
            <w:r w:rsidR="007C1655">
              <w:rPr>
                <w:sz w:val="14"/>
                <w:szCs w:val="14"/>
              </w:rPr>
              <w:t>5</w:t>
            </w:r>
          </w:p>
        </w:tc>
        <w:tc>
          <w:tcPr>
            <w:tcW w:w="1134" w:type="dxa"/>
            <w:vMerge/>
            <w:vAlign w:val="center"/>
          </w:tcPr>
          <w:p w:rsidR="00F020E8" w:rsidRDefault="00F020E8" w14:paraId="550A4DBE" w14:textId="77777777"/>
        </w:tc>
        <w:tc>
          <w:tcPr>
            <w:tcW w:w="1970"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12DB2210" w:rsidP="1350F9F4" w:rsidRDefault="08EB1C5A" w14:paraId="59B390FE" w14:textId="77777777">
            <w:pPr>
              <w:rPr>
                <w:sz w:val="14"/>
                <w:szCs w:val="14"/>
              </w:rPr>
            </w:pPr>
            <w:r w:rsidRPr="08EB1C5A">
              <w:rPr>
                <w:sz w:val="14"/>
                <w:szCs w:val="14"/>
              </w:rPr>
              <w:t>Fallback applied for TSs</w:t>
            </w:r>
          </w:p>
        </w:tc>
        <w:tc>
          <w:tcPr>
            <w:tcW w:w="319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12DB2210" w:rsidP="1350F9F4" w:rsidRDefault="08EB1C5A" w14:paraId="4A49D89E" w14:textId="77777777">
            <w:pPr>
              <w:rPr>
                <w:sz w:val="14"/>
                <w:szCs w:val="14"/>
              </w:rPr>
            </w:pPr>
            <w:r w:rsidRPr="08EB1C5A">
              <w:rPr>
                <w:sz w:val="14"/>
                <w:szCs w:val="14"/>
              </w:rPr>
              <w:t>1. Inform all parties via email template about results and the timestamps with a fallback applied</w:t>
            </w:r>
          </w:p>
          <w:p w:rsidR="12DB2210" w:rsidP="1350F9F4" w:rsidRDefault="08EB1C5A" w14:paraId="00DC526C" w14:textId="77777777">
            <w:pPr>
              <w:rPr>
                <w:sz w:val="14"/>
                <w:szCs w:val="14"/>
              </w:rPr>
            </w:pPr>
            <w:r w:rsidRPr="08EB1C5A">
              <w:rPr>
                <w:sz w:val="14"/>
                <w:szCs w:val="14"/>
              </w:rPr>
              <w:t>2. Trigger an investigation by Unicorn</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12DB2210" w:rsidP="1350F9F4" w:rsidRDefault="08EB1C5A" w14:paraId="327F6869" w14:textId="77777777">
            <w:pPr>
              <w:rPr>
                <w:sz w:val="14"/>
                <w:szCs w:val="14"/>
              </w:rPr>
            </w:pPr>
            <w:r w:rsidRPr="08EB1C5A">
              <w:rPr>
                <w:sz w:val="14"/>
                <w:szCs w:val="14"/>
              </w:rPr>
              <w:t>CCC</w:t>
            </w:r>
          </w:p>
        </w:tc>
        <w:tc>
          <w:tcPr>
            <w:tcW w:w="79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12DB2210" w:rsidP="1350F9F4" w:rsidRDefault="08EB1C5A" w14:paraId="25BA57FC" w14:textId="77777777">
            <w:pPr>
              <w:rPr>
                <w:sz w:val="14"/>
                <w:szCs w:val="14"/>
              </w:rPr>
            </w:pPr>
            <w:r w:rsidRPr="08EB1C5A">
              <w:rPr>
                <w:sz w:val="14"/>
                <w:szCs w:val="14"/>
              </w:rPr>
              <w:t>Email</w:t>
            </w:r>
          </w:p>
        </w:tc>
        <w:tc>
          <w:tcPr>
            <w:tcW w:w="84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12DB2210" w:rsidP="1350F9F4" w:rsidRDefault="08EB1C5A" w14:paraId="7B756BB5" w14:textId="77777777">
            <w:pPr>
              <w:rPr>
                <w:sz w:val="14"/>
                <w:szCs w:val="14"/>
              </w:rPr>
            </w:pPr>
            <w:r w:rsidRPr="08EB1C5A">
              <w:rPr>
                <w:sz w:val="14"/>
                <w:szCs w:val="14"/>
              </w:rPr>
              <w:t>5</w:t>
            </w:r>
          </w:p>
        </w:tc>
      </w:tr>
    </w:tbl>
    <w:p w:rsidR="005E3B83" w:rsidP="006A17BD" w:rsidRDefault="005E3B83" w14:paraId="1FEB0C7D" w14:textId="3C0BE828">
      <w:pPr>
        <w:spacing w:before="240" w:after="240"/>
      </w:pPr>
      <w:r w:rsidRPr="005E3B83">
        <w:t>In case the backup/fallback cannot solve the issue by the critical end time of the corresponding process step, CCC shall inform all parties</w:t>
      </w:r>
      <w:r w:rsidRPr="00D32D3F">
        <w:rPr>
          <w:vertAlign w:val="superscript"/>
        </w:rPr>
        <w:footnoteReference w:id="6"/>
      </w:r>
      <w:r w:rsidRPr="00D32D3F">
        <w:rPr>
          <w:vertAlign w:val="superscript"/>
        </w:rPr>
        <w:t xml:space="preserve"> </w:t>
      </w:r>
      <w:r w:rsidRPr="005E3B83">
        <w:t>via email.</w:t>
      </w:r>
    </w:p>
    <w:p w:rsidRPr="005E3B83" w:rsidR="00E8056C" w:rsidP="006A17BD" w:rsidRDefault="00E8056C" w14:paraId="42CC3B86" w14:textId="77777777">
      <w:pPr>
        <w:spacing w:before="240" w:after="240"/>
      </w:pPr>
    </w:p>
    <w:p w:rsidRPr="00E8056C" w:rsidR="005E3B83" w:rsidP="00B47D5C" w:rsidRDefault="029219A7" w14:paraId="174ADF7E" w14:textId="71D1E912">
      <w:pPr>
        <w:pStyle w:val="Heading2"/>
      </w:pPr>
      <w:bookmarkStart w:name="_Toc1011655347" w:id="115"/>
      <w:bookmarkStart w:name="_Toc1937378968" w:id="116"/>
      <w:bookmarkStart w:name="_Toc1186490409" w:id="117"/>
      <w:bookmarkStart w:name="_Toc224121657" w:id="118"/>
      <w:r w:rsidRPr="00E8056C">
        <w:t xml:space="preserve">Individual </w:t>
      </w:r>
      <w:r w:rsidRPr="00E8056C" w:rsidR="001D1D26">
        <w:t xml:space="preserve">CB and </w:t>
      </w:r>
      <w:r w:rsidRPr="00E8056C">
        <w:t>ATC validation</w:t>
      </w:r>
      <w:bookmarkEnd w:id="115"/>
      <w:bookmarkEnd w:id="116"/>
      <w:bookmarkEnd w:id="117"/>
      <w:bookmarkEnd w:id="118"/>
    </w:p>
    <w:p w:rsidRPr="00E8056C" w:rsidR="005E3B83" w:rsidP="000A4806" w:rsidRDefault="005E3B83" w14:paraId="2E6CB493" w14:textId="77777777">
      <w:pPr>
        <w:spacing w:after="240"/>
      </w:pPr>
      <w:r w:rsidRPr="00E8056C">
        <w:t xml:space="preserve">The aim of this phase is for each Core Transmission System Operator (TSO) to conduct an individual analysis. This analysis assesses whether the cross-zonal capacity has the potential to breach operational security limits within its own control area. Additionally, it determines if these violations can be prevented by implementing remedial actions. </w:t>
      </w:r>
    </w:p>
    <w:p w:rsidRPr="00E8056C" w:rsidR="001D1D26" w:rsidP="001D1D26" w:rsidRDefault="2BA751CC" w14:paraId="48B43C22" w14:textId="5DADA5CB">
      <w:pPr>
        <w:spacing w:after="240"/>
      </w:pPr>
      <w:r w:rsidRPr="00E8056C">
        <w:t xml:space="preserve">Core TSOs are responsible for performing an Individual validation. The method of validation is upon the individual responsibility of each TSO. For more information concerning validation, we refer to the IDCC(b) process – Individual Validation, for which the principles are identical. </w:t>
      </w:r>
    </w:p>
    <w:p w:rsidRPr="00E8056C" w:rsidR="001D1D26" w:rsidP="001D1D26" w:rsidRDefault="2BA751CC" w14:paraId="03967803" w14:textId="45853905">
      <w:pPr>
        <w:spacing w:after="240"/>
      </w:pPr>
      <w:r w:rsidRPr="00E8056C">
        <w:t>The Individual validation step is planned with a 40 min time window and must always be carried out for at least 25 min, even in fallback or if the IDCC(a) process is delayed. This is the only way to prevent that capacities are provided to continuous market without the option to perform validation.</w:t>
      </w:r>
      <w:r w:rsidRPr="00E8056C">
        <w:rPr>
          <w:strike/>
        </w:rPr>
        <w:t xml:space="preserve"> </w:t>
      </w:r>
      <w:r w:rsidRPr="00E8056C">
        <w:t>Furthermore, ID1-928 Files, which were sent according to HLBP timings must be considered also in a delayed ATC Validation step.</w:t>
      </w:r>
    </w:p>
    <w:p w:rsidRPr="00E8056C" w:rsidR="001D1D26" w:rsidP="2BA751CC" w:rsidRDefault="2BA751CC" w14:paraId="3E86C190" w14:textId="77777777">
      <w:pPr>
        <w:spacing w:after="240"/>
      </w:pPr>
      <w:r w:rsidRPr="00E8056C">
        <w:t>Additionally, TSOs can update the ECs/ATCs (MD609) for virtual hubs until the end of the individual validation phase.</w:t>
      </w:r>
    </w:p>
    <w:p w:rsidR="39159058" w:rsidP="39159058" w:rsidRDefault="11FB1BA2" w14:paraId="629D9AB8" w14:textId="393D58C5">
      <w:pPr>
        <w:spacing w:after="240"/>
      </w:pPr>
      <w:r>
        <w:t>The “Wait for AAC ACKs” sub-step included in this individual validation step is not directly related to the validation process. It is included in this step as it is a convenient time for the CCC to check on the acknowledgements of the calculated AACs sent earlier in the process and gives enough time for the CCC to act in case of no acknowledgements being received.</w:t>
      </w:r>
    </w:p>
    <w:tbl>
      <w:tblPr>
        <w:tblW w:w="9350" w:type="dxa"/>
        <w:tblLook w:val="04A0" w:firstRow="1" w:lastRow="0" w:firstColumn="1" w:lastColumn="0" w:noHBand="0" w:noVBand="1"/>
      </w:tblPr>
      <w:tblGrid>
        <w:gridCol w:w="2228"/>
        <w:gridCol w:w="872"/>
        <w:gridCol w:w="891"/>
        <w:gridCol w:w="603"/>
        <w:gridCol w:w="828"/>
        <w:gridCol w:w="893"/>
        <w:gridCol w:w="978"/>
        <w:gridCol w:w="986"/>
        <w:gridCol w:w="1071"/>
      </w:tblGrid>
      <w:tr w:rsidR="0079625D" w:rsidTr="008078E8" w14:paraId="54726F00" w14:textId="77777777">
        <w:trPr>
          <w:trHeight w:val="224"/>
        </w:trPr>
        <w:tc>
          <w:tcPr>
            <w:tcW w:w="226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61638624" w14:textId="1104DF70">
            <w:pPr>
              <w:rPr>
                <w:sz w:val="14"/>
                <w:szCs w:val="14"/>
              </w:rPr>
            </w:pPr>
            <w:r>
              <w:rPr>
                <w:sz w:val="14"/>
                <w:szCs w:val="14"/>
              </w:rPr>
              <w:t>Activity</w:t>
            </w:r>
          </w:p>
        </w:tc>
        <w:tc>
          <w:tcPr>
            <w:tcW w:w="87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7E2A9879" w14:textId="77777777">
            <w:pPr>
              <w:rPr>
                <w:sz w:val="14"/>
                <w:szCs w:val="14"/>
              </w:rPr>
            </w:pPr>
            <w:r w:rsidRPr="6FA6F48F">
              <w:rPr>
                <w:sz w:val="14"/>
                <w:szCs w:val="14"/>
              </w:rPr>
              <w:t>Owner</w:t>
            </w:r>
          </w:p>
        </w:tc>
        <w:tc>
          <w:tcPr>
            <w:tcW w:w="9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4539AB9F" w14:textId="77777777">
            <w:pPr>
              <w:rPr>
                <w:sz w:val="14"/>
                <w:szCs w:val="14"/>
              </w:rPr>
            </w:pPr>
            <w:r w:rsidRPr="6FA6F48F">
              <w:rPr>
                <w:sz w:val="14"/>
                <w:szCs w:val="14"/>
              </w:rPr>
              <w:t>Tool</w:t>
            </w:r>
          </w:p>
        </w:tc>
        <w:tc>
          <w:tcPr>
            <w:tcW w:w="51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6C49D047" w14:textId="77777777">
            <w:pPr>
              <w:rPr>
                <w:sz w:val="14"/>
                <w:szCs w:val="14"/>
              </w:rPr>
            </w:pPr>
            <w:r w:rsidRPr="6FA6F48F">
              <w:rPr>
                <w:sz w:val="14"/>
                <w:szCs w:val="14"/>
              </w:rPr>
              <w:t>Target Start Time</w:t>
            </w:r>
          </w:p>
        </w:tc>
        <w:tc>
          <w:tcPr>
            <w:tcW w:w="83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3D873CDF" w14:textId="77777777">
            <w:pPr>
              <w:rPr>
                <w:sz w:val="14"/>
                <w:szCs w:val="14"/>
              </w:rPr>
            </w:pPr>
            <w:r w:rsidRPr="6FA6F48F">
              <w:rPr>
                <w:sz w:val="14"/>
                <w:szCs w:val="14"/>
              </w:rPr>
              <w:t>Target End Time</w:t>
            </w:r>
          </w:p>
        </w:tc>
        <w:tc>
          <w:tcPr>
            <w:tcW w:w="9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226C8A7D" w14:textId="77777777">
            <w:pPr>
              <w:rPr>
                <w:sz w:val="14"/>
                <w:szCs w:val="14"/>
              </w:rPr>
            </w:pPr>
            <w:r w:rsidRPr="6FA6F48F">
              <w:rPr>
                <w:sz w:val="14"/>
                <w:szCs w:val="14"/>
              </w:rPr>
              <w:t>Critical End Time</w:t>
            </w:r>
          </w:p>
        </w:tc>
        <w:tc>
          <w:tcPr>
            <w:tcW w:w="3060"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7B63DE12" w14:textId="77777777">
            <w:pPr>
              <w:rPr>
                <w:sz w:val="14"/>
                <w:szCs w:val="14"/>
              </w:rPr>
            </w:pPr>
            <w:r w:rsidRPr="6FA6F48F">
              <w:rPr>
                <w:sz w:val="14"/>
                <w:szCs w:val="14"/>
              </w:rPr>
              <w:t>Data Exchange</w:t>
            </w:r>
          </w:p>
        </w:tc>
      </w:tr>
      <w:tr w:rsidR="0079625D" w:rsidTr="008078E8" w14:paraId="17D0ABDC" w14:textId="77777777">
        <w:trPr>
          <w:trHeight w:val="224"/>
        </w:trPr>
        <w:tc>
          <w:tcPr>
            <w:tcW w:w="2261" w:type="dxa"/>
            <w:vMerge/>
          </w:tcPr>
          <w:p w:rsidR="0079625D" w:rsidRDefault="0079625D" w14:paraId="57AB1C48" w14:textId="77777777"/>
        </w:tc>
        <w:tc>
          <w:tcPr>
            <w:tcW w:w="879" w:type="dxa"/>
            <w:vMerge/>
          </w:tcPr>
          <w:p w:rsidR="0079625D" w:rsidRDefault="0079625D" w14:paraId="7F5605F4" w14:textId="77777777"/>
        </w:tc>
        <w:tc>
          <w:tcPr>
            <w:tcW w:w="900" w:type="dxa"/>
            <w:vMerge/>
          </w:tcPr>
          <w:p w:rsidR="0079625D" w:rsidRDefault="0079625D" w14:paraId="46711C1A" w14:textId="77777777"/>
        </w:tc>
        <w:tc>
          <w:tcPr>
            <w:tcW w:w="516" w:type="dxa"/>
            <w:vMerge/>
          </w:tcPr>
          <w:p w:rsidR="0079625D" w:rsidRDefault="0079625D" w14:paraId="2EE6294A" w14:textId="77777777"/>
        </w:tc>
        <w:tc>
          <w:tcPr>
            <w:tcW w:w="834" w:type="dxa"/>
            <w:vMerge/>
          </w:tcPr>
          <w:p w:rsidR="0079625D" w:rsidRDefault="0079625D" w14:paraId="6125BAFF" w14:textId="77777777"/>
        </w:tc>
        <w:tc>
          <w:tcPr>
            <w:tcW w:w="900" w:type="dxa"/>
            <w:vMerge/>
          </w:tcPr>
          <w:p w:rsidR="0079625D" w:rsidRDefault="0079625D" w14:paraId="24DF36D8" w14:textId="77777777"/>
        </w:tc>
        <w:tc>
          <w:tcPr>
            <w:tcW w:w="990" w:type="dxa"/>
            <w:tcBorders>
              <w:top w:val="single" w:color="FFFFFF" w:themeColor="background1" w:sz="8" w:space="0"/>
              <w:left w:val="nil"/>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3C265B4B" w14:textId="77777777">
            <w:pPr>
              <w:rPr>
                <w:sz w:val="14"/>
                <w:szCs w:val="14"/>
              </w:rPr>
            </w:pPr>
            <w:r w:rsidRPr="6FA6F48F">
              <w:rPr>
                <w:sz w:val="14"/>
                <w:szCs w:val="14"/>
              </w:rPr>
              <w:t>Input</w:t>
            </w:r>
          </w:p>
        </w:tc>
        <w:tc>
          <w:tcPr>
            <w:tcW w:w="99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56B0511C" w14:textId="77777777">
            <w:pPr>
              <w:rPr>
                <w:sz w:val="14"/>
                <w:szCs w:val="14"/>
              </w:rPr>
            </w:pPr>
            <w:r w:rsidRPr="6FA6F48F">
              <w:rPr>
                <w:sz w:val="14"/>
                <w:szCs w:val="14"/>
              </w:rPr>
              <w:t>Output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left w:w="99" w:type="dxa"/>
              <w:right w:w="99" w:type="dxa"/>
            </w:tcMar>
            <w:vAlign w:val="center"/>
          </w:tcPr>
          <w:p w:rsidR="0079625D" w:rsidP="39159058" w:rsidRDefault="0079625D" w14:paraId="000FEE8C" w14:textId="77777777">
            <w:pPr>
              <w:rPr>
                <w:sz w:val="14"/>
                <w:szCs w:val="14"/>
              </w:rPr>
            </w:pPr>
            <w:r w:rsidRPr="6FA6F48F">
              <w:rPr>
                <w:sz w:val="14"/>
                <w:szCs w:val="14"/>
              </w:rPr>
              <w:t>Counter part</w:t>
            </w:r>
          </w:p>
        </w:tc>
      </w:tr>
      <w:tr w:rsidR="0079625D" w:rsidTr="00E8056C" w14:paraId="393DCB9A" w14:textId="77777777">
        <w:trPr>
          <w:trHeight w:val="476"/>
        </w:trPr>
        <w:tc>
          <w:tcPr>
            <w:tcW w:w="226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6FA6F48F" w:rsidRDefault="0079625D" w14:paraId="39BE6374" w14:textId="58FA37C7">
            <w:pPr>
              <w:rPr>
                <w:rFonts w:asciiTheme="minorHAnsi" w:hAnsiTheme="minorHAnsi"/>
                <w:sz w:val="14"/>
                <w:szCs w:val="14"/>
              </w:rPr>
            </w:pPr>
            <w:r w:rsidRPr="6FA6F48F">
              <w:rPr>
                <w:rFonts w:asciiTheme="minorHAnsi" w:hAnsiTheme="minorHAnsi"/>
                <w:sz w:val="14"/>
                <w:szCs w:val="14"/>
              </w:rPr>
              <w:t>Re-open Individual Validation</w:t>
            </w:r>
          </w:p>
        </w:tc>
        <w:tc>
          <w:tcPr>
            <w:tcW w:w="87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C9B10FF" w14:textId="13298A59">
            <w:pPr>
              <w:rPr>
                <w:sz w:val="14"/>
                <w:szCs w:val="14"/>
              </w:rPr>
            </w:pPr>
            <w:r w:rsidRPr="6FA6F48F">
              <w:rPr>
                <w:sz w:val="14"/>
                <w:szCs w:val="14"/>
              </w:rPr>
              <w:t>CCC</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774C212" w14:textId="3A61FAF0">
            <w:pPr>
              <w:rPr>
                <w:sz w:val="14"/>
                <w:szCs w:val="14"/>
              </w:rPr>
            </w:pPr>
            <w:r w:rsidRPr="6FA6F48F">
              <w:rPr>
                <w:sz w:val="14"/>
                <w:szCs w:val="14"/>
              </w:rPr>
              <w:t>CCCt</w:t>
            </w:r>
          </w:p>
        </w:tc>
        <w:tc>
          <w:tcPr>
            <w:tcW w:w="2250"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244B0BDF" w14:textId="77777777">
            <w:pPr>
              <w:rPr>
                <w:sz w:val="14"/>
                <w:szCs w:val="14"/>
              </w:rPr>
            </w:pPr>
            <w:r w:rsidRPr="6FA6F48F">
              <w:rPr>
                <w:sz w:val="14"/>
                <w:szCs w:val="14"/>
              </w:rPr>
              <w:t>See HLBP timetable as referred to under ‘2. Related documents’</w:t>
            </w:r>
          </w:p>
          <w:p w:rsidR="0079625D" w:rsidP="39159058" w:rsidRDefault="0079625D" w14:paraId="53068BA1" w14:textId="07534300">
            <w:pPr>
              <w:rPr>
                <w:sz w:val="14"/>
                <w:szCs w:val="14"/>
              </w:rPr>
            </w:pPr>
          </w:p>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F067003" w14:textId="4B95AED0">
            <w:pPr>
              <w:rPr>
                <w:sz w:val="14"/>
                <w:szCs w:val="14"/>
              </w:rPr>
            </w:pPr>
            <w:r w:rsidRPr="6FA6F48F">
              <w:rPr>
                <w:sz w:val="14"/>
                <w:szCs w:val="14"/>
              </w:rPr>
              <w:t>-</w:t>
            </w:r>
          </w:p>
        </w:tc>
        <w:tc>
          <w:tcPr>
            <w:tcW w:w="99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5861D9C5" w14:textId="71AED4B7">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051ACC2" w14:textId="4DEF5B17">
            <w:pPr>
              <w:rPr>
                <w:sz w:val="14"/>
                <w:szCs w:val="14"/>
              </w:rPr>
            </w:pPr>
            <w:r w:rsidRPr="6FA6F48F">
              <w:rPr>
                <w:sz w:val="14"/>
                <w:szCs w:val="14"/>
              </w:rPr>
              <w:t>-</w:t>
            </w:r>
          </w:p>
        </w:tc>
      </w:tr>
      <w:tr w:rsidR="0079625D" w:rsidTr="00E8056C" w14:paraId="44F4DD19" w14:textId="77777777">
        <w:trPr>
          <w:trHeight w:val="431"/>
        </w:trPr>
        <w:tc>
          <w:tcPr>
            <w:tcW w:w="226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6FA6F48F" w:rsidRDefault="00C36BCB" w14:paraId="32A89257" w14:textId="27F92798">
            <w:pPr>
              <w:rPr>
                <w:rFonts w:asciiTheme="minorHAnsi" w:hAnsiTheme="minorHAnsi"/>
                <w:sz w:val="14"/>
                <w:szCs w:val="14"/>
              </w:rPr>
            </w:pPr>
            <w:r>
              <w:rPr>
                <w:rFonts w:asciiTheme="minorHAnsi" w:hAnsiTheme="minorHAnsi"/>
                <w:sz w:val="14"/>
                <w:szCs w:val="14"/>
              </w:rPr>
              <w:t xml:space="preserve">First </w:t>
            </w:r>
            <w:r w:rsidRPr="6FA6F48F" w:rsidR="0079625D">
              <w:rPr>
                <w:rFonts w:asciiTheme="minorHAnsi" w:hAnsiTheme="minorHAnsi"/>
                <w:sz w:val="14"/>
                <w:szCs w:val="14"/>
              </w:rPr>
              <w:t>Wait for AAC ACKs</w:t>
            </w:r>
          </w:p>
        </w:tc>
        <w:tc>
          <w:tcPr>
            <w:tcW w:w="87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987A5A6" w14:textId="67B85354">
            <w:pPr>
              <w:rPr>
                <w:sz w:val="14"/>
                <w:szCs w:val="14"/>
              </w:rPr>
            </w:pPr>
            <w:r w:rsidRPr="6FA6F48F">
              <w:rPr>
                <w:sz w:val="14"/>
                <w:szCs w:val="14"/>
              </w:rPr>
              <w:t>CCC</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0A4BA8E6" w14:textId="0699E1AC">
            <w:pPr>
              <w:rPr>
                <w:sz w:val="14"/>
                <w:szCs w:val="14"/>
              </w:rPr>
            </w:pPr>
            <w:r w:rsidRPr="6FA6F48F">
              <w:rPr>
                <w:sz w:val="14"/>
                <w:szCs w:val="14"/>
              </w:rPr>
              <w:t>CCCt</w:t>
            </w:r>
          </w:p>
        </w:tc>
        <w:tc>
          <w:tcPr>
            <w:tcW w:w="2250" w:type="dxa"/>
            <w:gridSpan w:val="3"/>
            <w:vMerge/>
            <w:tcMar>
              <w:left w:w="99" w:type="dxa"/>
              <w:right w:w="99" w:type="dxa"/>
            </w:tcMar>
            <w:vAlign w:val="center"/>
          </w:tcPr>
          <w:p w:rsidR="0079625D" w:rsidRDefault="0079625D" w14:paraId="297501BB" w14:textId="77777777"/>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40A2441F" w14:textId="2B24AAB2">
            <w:pPr>
              <w:rPr>
                <w:sz w:val="14"/>
                <w:szCs w:val="14"/>
              </w:rPr>
            </w:pPr>
            <w:r w:rsidRPr="6FA6F48F">
              <w:rPr>
                <w:sz w:val="14"/>
                <w:szCs w:val="14"/>
              </w:rPr>
              <w:t>-</w:t>
            </w:r>
          </w:p>
        </w:tc>
        <w:tc>
          <w:tcPr>
            <w:tcW w:w="99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FAC7596" w14:textId="5E1B2C02">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323255C2" w14:textId="3589F2CD">
            <w:pPr>
              <w:rPr>
                <w:sz w:val="14"/>
                <w:szCs w:val="14"/>
              </w:rPr>
            </w:pPr>
            <w:r w:rsidRPr="6FA6F48F">
              <w:rPr>
                <w:sz w:val="14"/>
                <w:szCs w:val="14"/>
              </w:rPr>
              <w:t>-</w:t>
            </w:r>
          </w:p>
        </w:tc>
      </w:tr>
      <w:tr w:rsidR="0079625D" w:rsidTr="00E8056C" w14:paraId="6B092A83" w14:textId="77777777">
        <w:trPr>
          <w:trHeight w:val="521"/>
        </w:trPr>
        <w:tc>
          <w:tcPr>
            <w:tcW w:w="226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6FA6F48F" w:rsidRDefault="0079625D" w14:paraId="02CD9B11" w14:textId="5E4936B8">
            <w:pPr>
              <w:rPr>
                <w:rFonts w:asciiTheme="minorHAnsi" w:hAnsiTheme="minorHAnsi"/>
                <w:sz w:val="14"/>
                <w:szCs w:val="14"/>
              </w:rPr>
            </w:pPr>
            <w:r w:rsidRPr="6FA6F48F">
              <w:rPr>
                <w:rFonts w:asciiTheme="minorHAnsi" w:hAnsiTheme="minorHAnsi"/>
                <w:sz w:val="14"/>
                <w:szCs w:val="14"/>
              </w:rPr>
              <w:t>Close Individual Validation</w:t>
            </w:r>
          </w:p>
        </w:tc>
        <w:tc>
          <w:tcPr>
            <w:tcW w:w="87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1C7D5C5" w14:textId="3491546D">
            <w:pPr>
              <w:rPr>
                <w:sz w:val="14"/>
                <w:szCs w:val="14"/>
              </w:rPr>
            </w:pPr>
            <w:r w:rsidRPr="6FA6F48F">
              <w:rPr>
                <w:sz w:val="14"/>
                <w:szCs w:val="14"/>
              </w:rPr>
              <w:t>CCC</w:t>
            </w: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13DBAFDA" w14:textId="52C3FD14">
            <w:pPr>
              <w:rPr>
                <w:sz w:val="14"/>
                <w:szCs w:val="14"/>
              </w:rPr>
            </w:pPr>
            <w:r w:rsidRPr="6FA6F48F">
              <w:rPr>
                <w:sz w:val="14"/>
                <w:szCs w:val="14"/>
              </w:rPr>
              <w:t>CCCt</w:t>
            </w:r>
          </w:p>
        </w:tc>
        <w:tc>
          <w:tcPr>
            <w:tcW w:w="2250" w:type="dxa"/>
            <w:gridSpan w:val="3"/>
            <w:vMerge/>
            <w:tcMar>
              <w:left w:w="99" w:type="dxa"/>
              <w:right w:w="99" w:type="dxa"/>
            </w:tcMar>
            <w:vAlign w:val="center"/>
          </w:tcPr>
          <w:p w:rsidR="0079625D" w:rsidRDefault="0079625D" w14:paraId="4C8B8EEC" w14:textId="77777777"/>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513CECE9" w14:textId="567BE846">
            <w:pPr>
              <w:rPr>
                <w:sz w:val="14"/>
                <w:szCs w:val="14"/>
              </w:rPr>
            </w:pPr>
            <w:r w:rsidRPr="6FA6F48F">
              <w:rPr>
                <w:sz w:val="14"/>
                <w:szCs w:val="14"/>
              </w:rPr>
              <w:t>-</w:t>
            </w:r>
          </w:p>
        </w:tc>
        <w:tc>
          <w:tcPr>
            <w:tcW w:w="99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2DDFEA7B" w14:textId="1FEB80EA">
            <w:pPr>
              <w:rPr>
                <w:sz w:val="14"/>
                <w:szCs w:val="14"/>
              </w:rPr>
            </w:pPr>
            <w:r w:rsidRPr="6FA6F48F">
              <w:rPr>
                <w:sz w:val="14"/>
                <w:szCs w:val="14"/>
              </w:rPr>
              <w:t>-</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2158DA2B" w14:textId="3BDC3698">
            <w:pPr>
              <w:rPr>
                <w:sz w:val="14"/>
                <w:szCs w:val="14"/>
              </w:rPr>
            </w:pPr>
            <w:r w:rsidRPr="6FA6F48F">
              <w:rPr>
                <w:sz w:val="14"/>
                <w:szCs w:val="14"/>
              </w:rPr>
              <w:t>-</w:t>
            </w:r>
          </w:p>
        </w:tc>
      </w:tr>
      <w:tr w:rsidR="0079625D" w:rsidTr="008078E8" w14:paraId="2FD9F398" w14:textId="77777777">
        <w:trPr>
          <w:trHeight w:val="750"/>
        </w:trPr>
        <w:tc>
          <w:tcPr>
            <w:tcW w:w="226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6FA6F48F" w:rsidRDefault="0079625D" w14:paraId="4D12E0AB" w14:textId="2EF4B426">
            <w:pPr>
              <w:rPr>
                <w:rFonts w:asciiTheme="minorHAnsi" w:hAnsiTheme="minorHAnsi"/>
                <w:sz w:val="14"/>
                <w:szCs w:val="14"/>
              </w:rPr>
            </w:pPr>
            <w:r w:rsidRPr="6FA6F48F">
              <w:rPr>
                <w:rFonts w:asciiTheme="minorHAnsi" w:hAnsiTheme="minorHAnsi"/>
                <w:sz w:val="14"/>
                <w:szCs w:val="14"/>
              </w:rPr>
              <w:t>Merge &amp; distribute validations</w:t>
            </w:r>
          </w:p>
        </w:tc>
        <w:tc>
          <w:tcPr>
            <w:tcW w:w="87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52A5BD3B" w14:textId="6C337D5F">
            <w:pPr>
              <w:rPr>
                <w:sz w:val="14"/>
                <w:szCs w:val="14"/>
              </w:rPr>
            </w:pPr>
          </w:p>
        </w:tc>
        <w:tc>
          <w:tcPr>
            <w:tcW w:w="9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528CB680" w14:textId="100F003C">
            <w:pPr>
              <w:rPr>
                <w:sz w:val="14"/>
                <w:szCs w:val="14"/>
              </w:rPr>
            </w:pPr>
          </w:p>
        </w:tc>
        <w:tc>
          <w:tcPr>
            <w:tcW w:w="2250" w:type="dxa"/>
            <w:gridSpan w:val="3"/>
            <w:vMerge/>
            <w:tcMar>
              <w:left w:w="99" w:type="dxa"/>
              <w:right w:w="99" w:type="dxa"/>
            </w:tcMar>
            <w:vAlign w:val="center"/>
          </w:tcPr>
          <w:p w:rsidR="0079625D" w:rsidRDefault="0079625D" w14:paraId="4E0CDCE4" w14:textId="77777777"/>
        </w:tc>
        <w:tc>
          <w:tcPr>
            <w:tcW w:w="9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5F9EC14B" w14:textId="06225E93">
            <w:pPr>
              <w:rPr>
                <w:sz w:val="14"/>
                <w:szCs w:val="14"/>
              </w:rPr>
            </w:pPr>
            <w:r w:rsidRPr="6FA6F48F">
              <w:rPr>
                <w:sz w:val="14"/>
                <w:szCs w:val="14"/>
              </w:rPr>
              <w:t>-</w:t>
            </w:r>
          </w:p>
        </w:tc>
        <w:tc>
          <w:tcPr>
            <w:tcW w:w="99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6FA6F48F" w:rsidRDefault="0079625D" w14:paraId="781395AE" w14:textId="0EEF57BF">
            <w:pPr>
              <w:rPr>
                <w:rFonts w:eastAsia="Arial" w:cs="Arial"/>
                <w:sz w:val="14"/>
                <w:szCs w:val="14"/>
              </w:rPr>
            </w:pPr>
            <w:r w:rsidRPr="6FA6F48F">
              <w:rPr>
                <w:sz w:val="14"/>
                <w:szCs w:val="14"/>
              </w:rPr>
              <w:t>Merged ATC Validation file</w:t>
            </w:r>
          </w:p>
        </w:tc>
        <w:tc>
          <w:tcPr>
            <w:tcW w:w="108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79625D" w:rsidP="39159058" w:rsidRDefault="0079625D" w14:paraId="60FD2CEB" w14:textId="62FB787F">
            <w:pPr>
              <w:rPr>
                <w:sz w:val="14"/>
                <w:szCs w:val="14"/>
              </w:rPr>
            </w:pPr>
            <w:r w:rsidRPr="6FA6F48F">
              <w:rPr>
                <w:sz w:val="14"/>
                <w:szCs w:val="14"/>
              </w:rPr>
              <w:t>TSOs</w:t>
            </w:r>
          </w:p>
        </w:tc>
      </w:tr>
    </w:tbl>
    <w:p w:rsidR="007165E6" w:rsidP="39159058" w:rsidRDefault="007165E6" w14:paraId="5CABD005" w14:textId="77777777">
      <w:pPr>
        <w:spacing w:after="240"/>
      </w:pPr>
    </w:p>
    <w:p w:rsidRPr="005E3B83" w:rsidR="005E3B83" w:rsidP="00B47D5C" w:rsidRDefault="005E3B83" w14:paraId="460880C0" w14:textId="77777777">
      <w:pPr>
        <w:pStyle w:val="Heading3"/>
      </w:pPr>
      <w:bookmarkStart w:name="_Toc1133700154" w:id="119"/>
      <w:bookmarkStart w:name="_Toc718739171" w:id="120"/>
      <w:r w:rsidRPr="005E3B83">
        <w:t>Backup and Fallback processes</w:t>
      </w:r>
      <w:bookmarkEnd w:id="119"/>
      <w:bookmarkEnd w:id="120"/>
    </w:p>
    <w:p w:rsidRPr="005E3B83" w:rsidR="005E3B83" w:rsidP="000A4806" w:rsidRDefault="005E3B83" w14:paraId="4F40297B" w14:textId="77777777">
      <w:pPr>
        <w:spacing w:after="240"/>
      </w:pPr>
      <w:r w:rsidRPr="005E3B83">
        <w:t>As soon as an issue with the CCCt is identified (e.g. blocking the process to run normally), the CCC must call and send an email to Unicorn Core IDCC helpdesk. The following fallbacks/backups need to be triggered and finished before the corresponding Backup/fallback time indicated in the HLBP excel file:</w:t>
      </w:r>
    </w:p>
    <w:tbl>
      <w:tblPr>
        <w:tblW w:w="9309" w:type="dxa"/>
        <w:tblLayout w:type="fixed"/>
        <w:tblLook w:val="06A0" w:firstRow="1" w:lastRow="0" w:firstColumn="1" w:lastColumn="0" w:noHBand="1" w:noVBand="1"/>
      </w:tblPr>
      <w:tblGrid>
        <w:gridCol w:w="709"/>
        <w:gridCol w:w="1276"/>
        <w:gridCol w:w="1829"/>
        <w:gridCol w:w="3191"/>
        <w:gridCol w:w="666"/>
        <w:gridCol w:w="807"/>
        <w:gridCol w:w="831"/>
      </w:tblGrid>
      <w:tr w:rsidRPr="005E3B83" w:rsidR="005E3B83" w:rsidTr="2BA751CC" w14:paraId="6B18347F" w14:textId="77777777">
        <w:trPr>
          <w:trHeight w:val="508"/>
        </w:trPr>
        <w:tc>
          <w:tcPr>
            <w:tcW w:w="709"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6B842474" w14:textId="77777777">
            <w:pPr>
              <w:rPr>
                <w:sz w:val="14"/>
                <w:szCs w:val="14"/>
              </w:rPr>
            </w:pPr>
            <w:r w:rsidRPr="00D32D3F">
              <w:rPr>
                <w:sz w:val="14"/>
                <w:szCs w:val="14"/>
              </w:rPr>
              <w:t>Backup ID</w:t>
            </w:r>
          </w:p>
        </w:tc>
        <w:tc>
          <w:tcPr>
            <w:tcW w:w="127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47776F00" w14:textId="77777777">
            <w:pPr>
              <w:rPr>
                <w:sz w:val="14"/>
                <w:szCs w:val="14"/>
              </w:rPr>
            </w:pPr>
            <w:r w:rsidRPr="00D32D3F">
              <w:rPr>
                <w:sz w:val="14"/>
                <w:szCs w:val="14"/>
              </w:rPr>
              <w:t>Process Step</w:t>
            </w:r>
          </w:p>
        </w:tc>
        <w:tc>
          <w:tcPr>
            <w:tcW w:w="182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4BEA2C64" w14:textId="77777777">
            <w:pPr>
              <w:rPr>
                <w:sz w:val="14"/>
                <w:szCs w:val="14"/>
              </w:rPr>
            </w:pPr>
            <w:r w:rsidRPr="00D32D3F">
              <w:rPr>
                <w:sz w:val="14"/>
                <w:szCs w:val="14"/>
              </w:rPr>
              <w:t>Description</w:t>
            </w:r>
          </w:p>
        </w:tc>
        <w:tc>
          <w:tcPr>
            <w:tcW w:w="319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71B5C68D" w14:textId="77777777">
            <w:pPr>
              <w:rPr>
                <w:sz w:val="14"/>
                <w:szCs w:val="14"/>
              </w:rPr>
            </w:pPr>
            <w:r w:rsidRPr="00D32D3F">
              <w:rPr>
                <w:sz w:val="14"/>
                <w:szCs w:val="14"/>
              </w:rPr>
              <w:t>Solution/Action</w:t>
            </w:r>
          </w:p>
        </w:tc>
        <w:tc>
          <w:tcPr>
            <w:tcW w:w="66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658F0156" w14:textId="77777777">
            <w:pPr>
              <w:rPr>
                <w:sz w:val="14"/>
                <w:szCs w:val="14"/>
              </w:rPr>
            </w:pPr>
            <w:r w:rsidRPr="00D32D3F">
              <w:rPr>
                <w:sz w:val="14"/>
                <w:szCs w:val="14"/>
              </w:rPr>
              <w:t>Owner</w:t>
            </w:r>
          </w:p>
        </w:tc>
        <w:tc>
          <w:tcPr>
            <w:tcW w:w="807"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D32D3F" w:rsidR="005E3B83" w:rsidP="000A4806" w:rsidRDefault="005E3B83" w14:paraId="3A3332A9" w14:textId="77777777">
            <w:pPr>
              <w:rPr>
                <w:sz w:val="14"/>
                <w:szCs w:val="14"/>
              </w:rPr>
            </w:pPr>
            <w:r w:rsidRPr="00D32D3F">
              <w:rPr>
                <w:sz w:val="14"/>
                <w:szCs w:val="14"/>
              </w:rPr>
              <w:t>Tool</w:t>
            </w:r>
          </w:p>
        </w:tc>
        <w:tc>
          <w:tcPr>
            <w:tcW w:w="831" w:type="dxa"/>
            <w:tcBorders>
              <w:top w:val="nil"/>
              <w:left w:val="single" w:color="FFFFFF" w:themeColor="background1" w:sz="8" w:space="0"/>
              <w:bottom w:val="nil"/>
              <w:right w:val="nil"/>
            </w:tcBorders>
            <w:shd w:val="clear" w:color="auto" w:fill="2F2F2F" w:themeFill="text2" w:themeFillShade="80"/>
            <w:vAlign w:val="center"/>
          </w:tcPr>
          <w:p w:rsidRPr="00D32D3F" w:rsidR="005E3B83" w:rsidP="000A4806" w:rsidRDefault="005E3B83" w14:paraId="592B3EE1" w14:textId="77777777">
            <w:pPr>
              <w:rPr>
                <w:sz w:val="14"/>
                <w:szCs w:val="14"/>
              </w:rPr>
            </w:pPr>
            <w:r w:rsidRPr="00D32D3F">
              <w:rPr>
                <w:sz w:val="14"/>
                <w:szCs w:val="14"/>
              </w:rPr>
              <w:t>Email Template #</w:t>
            </w:r>
          </w:p>
        </w:tc>
      </w:tr>
      <w:tr w:rsidRPr="005E3B83" w:rsidR="00E8056C" w:rsidTr="007B784A" w14:paraId="03E18514" w14:textId="77777777">
        <w:trPr>
          <w:trHeight w:val="777"/>
        </w:trPr>
        <w:tc>
          <w:tcPr>
            <w:tcW w:w="709"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D32D3F" w:rsidR="00E8056C" w:rsidP="000A4806" w:rsidRDefault="00E8056C" w14:paraId="1AA2E885" w14:textId="3286071B">
            <w:pPr>
              <w:rPr>
                <w:sz w:val="14"/>
                <w:szCs w:val="14"/>
              </w:rPr>
            </w:pPr>
            <w:r w:rsidRPr="47E385B5">
              <w:rPr>
                <w:sz w:val="14"/>
                <w:szCs w:val="14"/>
              </w:rPr>
              <w:t>ID1_15</w:t>
            </w:r>
          </w:p>
        </w:tc>
        <w:tc>
          <w:tcPr>
            <w:tcW w:w="1276"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vAlign w:val="center"/>
          </w:tcPr>
          <w:p w:rsidRPr="00D32D3F" w:rsidR="00E8056C" w:rsidP="000A4806" w:rsidRDefault="00E8056C" w14:paraId="76BEFDDF" w14:textId="54589BA9">
            <w:pPr>
              <w:rPr>
                <w:sz w:val="14"/>
                <w:szCs w:val="14"/>
              </w:rPr>
            </w:pPr>
            <w:r w:rsidRPr="00D32D3F">
              <w:rPr>
                <w:sz w:val="14"/>
                <w:szCs w:val="14"/>
              </w:rPr>
              <w:t xml:space="preserve">Individual </w:t>
            </w:r>
            <w:r>
              <w:rPr>
                <w:sz w:val="14"/>
                <w:szCs w:val="14"/>
              </w:rPr>
              <w:t>ATC-based</w:t>
            </w:r>
            <w:r w:rsidRPr="00D32D3F">
              <w:rPr>
                <w:sz w:val="14"/>
                <w:szCs w:val="14"/>
              </w:rPr>
              <w:t xml:space="preserve"> validation</w:t>
            </w:r>
          </w:p>
        </w:tc>
        <w:tc>
          <w:tcPr>
            <w:tcW w:w="18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D32D3F" w:rsidR="00E8056C" w:rsidP="000A4806" w:rsidRDefault="00E8056C" w14:paraId="181E3FC3" w14:textId="77777777">
            <w:pPr>
              <w:rPr>
                <w:sz w:val="14"/>
                <w:szCs w:val="14"/>
              </w:rPr>
            </w:pPr>
            <w:r w:rsidRPr="00D32D3F">
              <w:rPr>
                <w:sz w:val="14"/>
                <w:szCs w:val="14"/>
              </w:rPr>
              <w:t>Blocked process step</w:t>
            </w:r>
          </w:p>
        </w:tc>
        <w:tc>
          <w:tcPr>
            <w:tcW w:w="31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E8056C" w:rsidP="000A4806" w:rsidRDefault="00E8056C" w14:paraId="5B80D71B" w14:textId="02FC841D">
            <w:pPr>
              <w:rPr>
                <w:sz w:val="14"/>
                <w:szCs w:val="14"/>
              </w:rPr>
            </w:pPr>
            <w:r w:rsidRPr="00D32D3F">
              <w:rPr>
                <w:sz w:val="14"/>
                <w:szCs w:val="14"/>
              </w:rPr>
              <w:t>1.</w:t>
            </w:r>
            <w:r>
              <w:rPr>
                <w:sz w:val="14"/>
                <w:szCs w:val="14"/>
              </w:rPr>
              <w:t xml:space="preserve"> </w:t>
            </w:r>
            <w:r w:rsidRPr="00D32D3F">
              <w:rPr>
                <w:sz w:val="14"/>
                <w:szCs w:val="14"/>
              </w:rPr>
              <w:t>Request USY to solve issue.</w:t>
            </w:r>
            <w:r w:rsidRPr="00D32D3F">
              <w:rPr>
                <w:sz w:val="14"/>
                <w:szCs w:val="14"/>
              </w:rPr>
              <w:br/>
            </w:r>
            <w:r w:rsidRPr="00D32D3F">
              <w:rPr>
                <w:sz w:val="14"/>
                <w:szCs w:val="14"/>
              </w:rPr>
              <w:t xml:space="preserve"> 2. If issue is not solved by Critical End Time, inform parties per e-mail.</w:t>
            </w:r>
          </w:p>
        </w:tc>
        <w:tc>
          <w:tcPr>
            <w:tcW w:w="6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E8056C" w:rsidP="000A4806" w:rsidRDefault="00E8056C" w14:paraId="78C91AA5" w14:textId="77777777">
            <w:pPr>
              <w:rPr>
                <w:sz w:val="14"/>
                <w:szCs w:val="14"/>
              </w:rPr>
            </w:pPr>
            <w:r w:rsidRPr="00D32D3F">
              <w:rPr>
                <w:sz w:val="14"/>
                <w:szCs w:val="14"/>
              </w:rPr>
              <w:t>CCC</w:t>
            </w:r>
          </w:p>
        </w:tc>
        <w:tc>
          <w:tcPr>
            <w:tcW w:w="80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E8056C" w:rsidP="000A4806" w:rsidRDefault="00E8056C" w14:paraId="56102519" w14:textId="77777777">
            <w:pPr>
              <w:rPr>
                <w:sz w:val="14"/>
                <w:szCs w:val="14"/>
              </w:rPr>
            </w:pPr>
            <w:r w:rsidRPr="00D32D3F">
              <w:rPr>
                <w:sz w:val="14"/>
                <w:szCs w:val="14"/>
              </w:rPr>
              <w:t>Email</w:t>
            </w:r>
          </w:p>
        </w:tc>
        <w:tc>
          <w:tcPr>
            <w:tcW w:w="8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D32D3F" w:rsidR="00E8056C" w:rsidP="000A4806" w:rsidRDefault="00E8056C" w14:paraId="446C2558" w14:textId="77777777">
            <w:pPr>
              <w:rPr>
                <w:sz w:val="14"/>
                <w:szCs w:val="14"/>
              </w:rPr>
            </w:pPr>
            <w:r w:rsidRPr="00D32D3F">
              <w:rPr>
                <w:sz w:val="14"/>
                <w:szCs w:val="14"/>
              </w:rPr>
              <w:t>2</w:t>
            </w:r>
          </w:p>
        </w:tc>
      </w:tr>
      <w:tr w:rsidRPr="005E3B83" w:rsidR="00E8056C" w:rsidTr="007B784A" w14:paraId="7030B353" w14:textId="77777777">
        <w:trPr>
          <w:trHeight w:val="777"/>
        </w:trPr>
        <w:tc>
          <w:tcPr>
            <w:tcW w:w="709"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E8056C" w:rsidR="00E8056C" w:rsidP="000A4806" w:rsidRDefault="00E8056C" w14:paraId="4C91DC00" w14:textId="2804E574">
            <w:pPr>
              <w:rPr>
                <w:sz w:val="14"/>
                <w:szCs w:val="14"/>
              </w:rPr>
            </w:pPr>
            <w:r w:rsidRPr="00E8056C">
              <w:rPr>
                <w:sz w:val="14"/>
                <w:szCs w:val="14"/>
              </w:rPr>
              <w:t>ID1_16</w:t>
            </w:r>
          </w:p>
        </w:tc>
        <w:tc>
          <w:tcPr>
            <w:tcW w:w="1276" w:type="dxa"/>
            <w:vMerge/>
            <w:tcBorders>
              <w:left w:val="single" w:color="FFFFFF" w:themeColor="background1" w:sz="8" w:space="0"/>
              <w:bottom w:val="nil"/>
              <w:right w:val="single" w:color="FFFFFF" w:themeColor="background1" w:sz="8" w:space="0"/>
            </w:tcBorders>
            <w:shd w:val="clear" w:color="auto" w:fill="BFBFBF" w:themeFill="background1" w:themeFillShade="BF"/>
            <w:vAlign w:val="center"/>
          </w:tcPr>
          <w:p w:rsidRPr="00E8056C" w:rsidR="00E8056C" w:rsidP="000A4806" w:rsidRDefault="00E8056C" w14:paraId="12B1D9C6" w14:textId="77777777">
            <w:pPr>
              <w:rPr>
                <w:sz w:val="14"/>
                <w:szCs w:val="14"/>
              </w:rPr>
            </w:pPr>
            <w:commentRangeStart w:id="121"/>
            <w:commentRangeStart w:id="122"/>
          </w:p>
        </w:tc>
        <w:tc>
          <w:tcPr>
            <w:tcW w:w="1829"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E8056C" w:rsidR="00E8056C" w:rsidP="000A4806" w:rsidRDefault="00E8056C" w14:paraId="4BFC3860" w14:textId="10E411F6">
            <w:pPr>
              <w:rPr>
                <w:sz w:val="14"/>
                <w:szCs w:val="14"/>
              </w:rPr>
            </w:pPr>
            <w:r w:rsidRPr="00E8056C">
              <w:rPr>
                <w:sz w:val="14"/>
                <w:szCs w:val="14"/>
              </w:rPr>
              <w:t>Delayed validation window (ensuring 25min)</w:t>
            </w:r>
          </w:p>
        </w:tc>
        <w:tc>
          <w:tcPr>
            <w:tcW w:w="319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E8056C" w:rsidR="00E8056C" w:rsidP="2BA751CC" w:rsidRDefault="00E8056C" w14:paraId="0D11D2D5" w14:textId="166AAFA5">
            <w:pPr>
              <w:rPr>
                <w:sz w:val="14"/>
                <w:szCs w:val="14"/>
              </w:rPr>
            </w:pPr>
            <w:r w:rsidRPr="00E8056C">
              <w:rPr>
                <w:sz w:val="14"/>
                <w:szCs w:val="14"/>
              </w:rPr>
              <w:t xml:space="preserve">If validation is delayed by more than 15 min: </w:t>
            </w:r>
          </w:p>
          <w:p w:rsidRPr="00E8056C" w:rsidR="00E8056C" w:rsidP="00AC262D" w:rsidRDefault="00E8056C" w14:paraId="165252F9" w14:textId="2D5C29CC">
            <w:pPr>
              <w:rPr>
                <w:sz w:val="14"/>
                <w:szCs w:val="14"/>
              </w:rPr>
            </w:pPr>
            <w:r w:rsidRPr="00E8056C">
              <w:rPr>
                <w:sz w:val="14"/>
                <w:szCs w:val="14"/>
              </w:rPr>
              <w:t xml:space="preserve">1. Pause the validation window </w:t>
            </w:r>
          </w:p>
          <w:p w:rsidRPr="00E8056C" w:rsidR="00E8056C" w:rsidP="00AC262D" w:rsidRDefault="00E8056C" w14:paraId="260BA49A" w14:textId="29F06D49">
            <w:pPr>
              <w:rPr>
                <w:sz w:val="14"/>
                <w:szCs w:val="14"/>
              </w:rPr>
            </w:pPr>
            <w:r w:rsidRPr="00E8056C">
              <w:rPr>
                <w:sz w:val="14"/>
                <w:szCs w:val="14"/>
              </w:rPr>
              <w:t>2. After 25 min, un-pause the validation window</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E8056C" w:rsidR="00E8056C" w:rsidP="000A4806" w:rsidRDefault="00E8056C" w14:paraId="27B666BD" w14:textId="56446AB9">
            <w:pPr>
              <w:rPr>
                <w:sz w:val="14"/>
                <w:szCs w:val="14"/>
              </w:rPr>
            </w:pPr>
            <w:r w:rsidRPr="00E8056C">
              <w:rPr>
                <w:sz w:val="14"/>
                <w:szCs w:val="14"/>
              </w:rPr>
              <w:t>CCC</w:t>
            </w:r>
            <w:commentRangeEnd w:id="121"/>
            <w:r w:rsidRPr="00E8056C">
              <w:rPr>
                <w:rStyle w:val="CommentReference"/>
                <w:sz w:val="14"/>
                <w:szCs w:val="14"/>
              </w:rPr>
              <w:commentReference w:id="121"/>
            </w:r>
            <w:commentRangeEnd w:id="122"/>
            <w:r w:rsidRPr="00E8056C" w:rsidR="00AC262D">
              <w:rPr>
                <w:rStyle w:val="CommentReference"/>
                <w:sz w:val="14"/>
                <w:szCs w:val="14"/>
              </w:rPr>
              <w:commentReference w:id="122"/>
            </w:r>
          </w:p>
        </w:tc>
        <w:tc>
          <w:tcPr>
            <w:tcW w:w="80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E8056C" w:rsidR="00E8056C" w:rsidP="000A4806" w:rsidRDefault="00E8056C" w14:paraId="1B901C61" w14:textId="77777777">
            <w:pPr>
              <w:rPr>
                <w:sz w:val="14"/>
                <w:szCs w:val="14"/>
              </w:rPr>
            </w:pPr>
          </w:p>
        </w:tc>
        <w:tc>
          <w:tcPr>
            <w:tcW w:w="83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E8056C" w:rsidR="00E8056C" w:rsidP="000A4806" w:rsidRDefault="00E8056C" w14:paraId="029D862A" w14:textId="77777777">
            <w:pPr>
              <w:rPr>
                <w:sz w:val="14"/>
                <w:szCs w:val="14"/>
              </w:rPr>
            </w:pPr>
          </w:p>
        </w:tc>
      </w:tr>
    </w:tbl>
    <w:p w:rsidRPr="005E3B83" w:rsidR="005E3B83" w:rsidP="000A4806" w:rsidRDefault="005E3B83" w14:paraId="7DBAF726" w14:textId="77777777">
      <w:pPr>
        <w:spacing w:after="240"/>
      </w:pPr>
    </w:p>
    <w:p w:rsidR="005E3B83" w:rsidP="000A4806" w:rsidRDefault="005E3B83" w14:paraId="08A8776D" w14:textId="77777777">
      <w:pPr>
        <w:spacing w:after="240"/>
      </w:pPr>
      <w:r w:rsidRPr="005E3B83">
        <w:t>In case the backup/fallback cannot solve the issue by the critical end time of the corresponding process step, CCC shall inform all parties</w:t>
      </w:r>
      <w:r w:rsidRPr="00EF609D">
        <w:rPr>
          <w:vertAlign w:val="superscript"/>
        </w:rPr>
        <w:footnoteReference w:id="7"/>
      </w:r>
      <w:r w:rsidRPr="00EF609D">
        <w:rPr>
          <w:vertAlign w:val="superscript"/>
        </w:rPr>
        <w:t xml:space="preserve"> </w:t>
      </w:r>
      <w:r w:rsidRPr="005E3B83">
        <w:t>via email.</w:t>
      </w:r>
    </w:p>
    <w:p w:rsidRPr="005E3B83" w:rsidR="00E8056C" w:rsidP="000A4806" w:rsidRDefault="00E8056C" w14:paraId="7E2826C9" w14:textId="77777777">
      <w:pPr>
        <w:spacing w:after="240"/>
      </w:pPr>
    </w:p>
    <w:p w:rsidRPr="005E3B83" w:rsidR="005E3B83" w:rsidP="00B47D5C" w:rsidRDefault="029219A7" w14:paraId="41FA4592" w14:textId="77777777">
      <w:pPr>
        <w:pStyle w:val="Heading2"/>
      </w:pPr>
      <w:bookmarkStart w:name="_Toc278236903" w:id="123"/>
      <w:bookmarkStart w:name="_Toc1294539369" w:id="124"/>
      <w:bookmarkStart w:name="_Toc1893163374" w:id="125"/>
      <w:bookmarkStart w:name="_Toc224121658" w:id="126"/>
      <w:r>
        <w:t>Final ID ATC extraction</w:t>
      </w:r>
      <w:bookmarkEnd w:id="123"/>
      <w:bookmarkEnd w:id="124"/>
      <w:bookmarkEnd w:id="125"/>
      <w:bookmarkEnd w:id="126"/>
    </w:p>
    <w:p w:rsidRPr="005E3B83" w:rsidR="005E3B83" w:rsidP="000A4806" w:rsidRDefault="2E86FCD4" w14:paraId="394BDBFD" w14:textId="7A4D5848">
      <w:pPr>
        <w:spacing w:after="240"/>
      </w:pPr>
      <w:r>
        <w:t>The aim of this step is to extract Final Intraday ATCs by considering the merged ATC validation MD ID1-929. Final ID NTCs/ATCs (MDs ID1-921 and ID1-922) are afterwards sent to TSOs and Individual NTCs (ID1-921-XX) to XBID.</w:t>
      </w:r>
      <w:r w:rsidR="004728B2">
        <w:t xml:space="preserve"> </w:t>
      </w:r>
    </w:p>
    <w:p w:rsidRPr="005E3B83" w:rsidR="005E3B83" w:rsidP="000A4806" w:rsidRDefault="005E3B83" w14:paraId="2E434C9B" w14:textId="77777777">
      <w:pPr>
        <w:spacing w:after="240"/>
      </w:pPr>
      <w:r w:rsidRPr="005E3B83">
        <w:t>The outputs from the final ID ATC extractions are therefore:</w:t>
      </w:r>
    </w:p>
    <w:p w:rsidRPr="00E8056C" w:rsidR="004728B2" w:rsidP="00750DB4" w:rsidRDefault="004728B2" w14:paraId="37C1F8CD" w14:textId="37A0AB31">
      <w:pPr>
        <w:pStyle w:val="ListParagraph"/>
        <w:numPr>
          <w:ilvl w:val="0"/>
          <w:numId w:val="16"/>
        </w:numPr>
        <w:spacing w:after="240"/>
      </w:pPr>
      <w:r w:rsidRPr="00E8056C">
        <w:t>ID1-916, Computed ID NTCs</w:t>
      </w:r>
    </w:p>
    <w:p w:rsidRPr="00E8056C" w:rsidR="005E3B83" w:rsidP="00750DB4" w:rsidRDefault="005E3B83" w14:paraId="66DEAC06" w14:textId="41FA3B4E">
      <w:pPr>
        <w:pStyle w:val="ListParagraph"/>
        <w:numPr>
          <w:ilvl w:val="0"/>
          <w:numId w:val="16"/>
        </w:numPr>
        <w:spacing w:after="240"/>
      </w:pPr>
      <w:r w:rsidRPr="00E8056C">
        <w:t>ID1-921, Final Intraday NTCs</w:t>
      </w:r>
    </w:p>
    <w:p w:rsidRPr="00E8056C" w:rsidR="005E3B83" w:rsidP="00750DB4" w:rsidRDefault="005E3B83" w14:paraId="077A5A98" w14:textId="77777777">
      <w:pPr>
        <w:pStyle w:val="ListParagraph"/>
        <w:numPr>
          <w:ilvl w:val="0"/>
          <w:numId w:val="16"/>
        </w:numPr>
        <w:spacing w:after="240"/>
      </w:pPr>
      <w:r w:rsidRPr="00E8056C">
        <w:t xml:space="preserve">ID1-921-XX, Individual ID NTCs per Core border </w:t>
      </w:r>
    </w:p>
    <w:p w:rsidRPr="00E8056C" w:rsidR="005E3B83" w:rsidP="00750DB4" w:rsidRDefault="005E3B83" w14:paraId="7BF228B8" w14:textId="77777777">
      <w:pPr>
        <w:pStyle w:val="ListParagraph"/>
        <w:numPr>
          <w:ilvl w:val="0"/>
          <w:numId w:val="16"/>
        </w:numPr>
        <w:spacing w:after="240"/>
      </w:pPr>
      <w:r w:rsidRPr="00E8056C">
        <w:t>ID1-922, Final Intraday ATCs</w:t>
      </w:r>
    </w:p>
    <w:p w:rsidRPr="00E8056C" w:rsidR="005E3B83" w:rsidP="00750DB4" w:rsidRDefault="005E3B83" w14:paraId="14112131" w14:textId="77777777">
      <w:pPr>
        <w:pStyle w:val="ListParagraph"/>
        <w:numPr>
          <w:ilvl w:val="0"/>
          <w:numId w:val="16"/>
        </w:numPr>
        <w:spacing w:after="240"/>
      </w:pPr>
      <w:r w:rsidRPr="00E8056C">
        <w:t>ID1-923, ID ATC Data Quality Check</w:t>
      </w:r>
    </w:p>
    <w:p w:rsidRPr="005E3B83" w:rsidR="004728B2" w:rsidP="008078E8" w:rsidRDefault="004728B2" w14:paraId="3FD4FD20" w14:textId="27AB4E57">
      <w:pPr>
        <w:spacing w:after="240"/>
      </w:pPr>
      <w:r w:rsidRPr="00E8056C">
        <w:t>Under some circumstances (e.g. DA AAC ACK issues), the CCCt sends procedurally high negative NTCs to XBID while the calculated NTCs are available in the tool. To not loose this information, ID1-916 contains always the computed NTC values, while ID1-921/921-xx always contain the NTC values valid for XBID.</w:t>
      </w:r>
      <w:r>
        <w:t xml:space="preserve"> </w:t>
      </w:r>
    </w:p>
    <w:tbl>
      <w:tblPr>
        <w:tblW w:w="9304" w:type="dxa"/>
        <w:tblInd w:w="-10" w:type="dxa"/>
        <w:tblLayout w:type="fixed"/>
        <w:tblLook w:val="04A0" w:firstRow="1" w:lastRow="0" w:firstColumn="1" w:lastColumn="0" w:noHBand="0" w:noVBand="1"/>
      </w:tblPr>
      <w:tblGrid>
        <w:gridCol w:w="1967"/>
        <w:gridCol w:w="889"/>
        <w:gridCol w:w="909"/>
        <w:gridCol w:w="767"/>
        <w:gridCol w:w="788"/>
        <w:gridCol w:w="790"/>
        <w:gridCol w:w="1091"/>
        <w:gridCol w:w="969"/>
        <w:gridCol w:w="1134"/>
      </w:tblGrid>
      <w:tr w:rsidRPr="005E3B83" w:rsidR="005E3B83" w:rsidTr="008078E8" w14:paraId="24D72898" w14:textId="77777777">
        <w:trPr>
          <w:trHeight w:val="275"/>
        </w:trPr>
        <w:tc>
          <w:tcPr>
            <w:tcW w:w="196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74BF7033" w14:textId="77777777">
            <w:pPr>
              <w:rPr>
                <w:sz w:val="14"/>
                <w:szCs w:val="14"/>
              </w:rPr>
            </w:pPr>
            <w:r w:rsidRPr="00EF609D">
              <w:rPr>
                <w:sz w:val="14"/>
                <w:szCs w:val="14"/>
              </w:rPr>
              <w:t>Activity</w:t>
            </w:r>
          </w:p>
        </w:tc>
        <w:tc>
          <w:tcPr>
            <w:tcW w:w="8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6F403D59" w14:textId="77777777">
            <w:pPr>
              <w:rPr>
                <w:sz w:val="14"/>
                <w:szCs w:val="14"/>
              </w:rPr>
            </w:pPr>
            <w:r w:rsidRPr="00EF609D">
              <w:rPr>
                <w:sz w:val="14"/>
                <w:szCs w:val="14"/>
              </w:rPr>
              <w:t>Owner</w:t>
            </w:r>
          </w:p>
        </w:tc>
        <w:tc>
          <w:tcPr>
            <w:tcW w:w="90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0E7E8409" w14:textId="77777777">
            <w:pPr>
              <w:rPr>
                <w:sz w:val="14"/>
                <w:szCs w:val="14"/>
              </w:rPr>
            </w:pPr>
            <w:r w:rsidRPr="00EF609D">
              <w:rPr>
                <w:sz w:val="14"/>
                <w:szCs w:val="14"/>
              </w:rPr>
              <w:t>Tool</w:t>
            </w:r>
          </w:p>
        </w:tc>
        <w:tc>
          <w:tcPr>
            <w:tcW w:w="76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269BF4C2" w14:textId="77777777">
            <w:pPr>
              <w:rPr>
                <w:sz w:val="14"/>
                <w:szCs w:val="14"/>
              </w:rPr>
            </w:pPr>
            <w:r w:rsidRPr="00EF609D">
              <w:rPr>
                <w:sz w:val="14"/>
                <w:szCs w:val="14"/>
              </w:rPr>
              <w:t>Target Start Time</w:t>
            </w:r>
          </w:p>
        </w:tc>
        <w:tc>
          <w:tcPr>
            <w:tcW w:w="78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480985C0" w14:textId="77777777">
            <w:pPr>
              <w:rPr>
                <w:sz w:val="14"/>
                <w:szCs w:val="14"/>
              </w:rPr>
            </w:pPr>
            <w:r w:rsidRPr="00EF609D">
              <w:rPr>
                <w:sz w:val="14"/>
                <w:szCs w:val="14"/>
              </w:rPr>
              <w:t>Target End Time</w:t>
            </w:r>
          </w:p>
        </w:tc>
        <w:tc>
          <w:tcPr>
            <w:tcW w:w="79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305CF755" w14:textId="77777777">
            <w:pPr>
              <w:rPr>
                <w:sz w:val="14"/>
                <w:szCs w:val="14"/>
              </w:rPr>
            </w:pPr>
            <w:r w:rsidRPr="00EF609D">
              <w:rPr>
                <w:sz w:val="14"/>
                <w:szCs w:val="14"/>
              </w:rPr>
              <w:t>Critical End Time</w:t>
            </w:r>
          </w:p>
        </w:tc>
        <w:tc>
          <w:tcPr>
            <w:tcW w:w="3194"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798956E3" w14:textId="77777777">
            <w:pPr>
              <w:rPr>
                <w:sz w:val="14"/>
                <w:szCs w:val="14"/>
              </w:rPr>
            </w:pPr>
            <w:r w:rsidRPr="00EF609D">
              <w:rPr>
                <w:sz w:val="14"/>
                <w:szCs w:val="14"/>
              </w:rPr>
              <w:t>Data Exchange</w:t>
            </w:r>
          </w:p>
        </w:tc>
      </w:tr>
      <w:tr w:rsidRPr="005E3B83" w:rsidR="005E3B83" w:rsidTr="008078E8" w14:paraId="0FEC1C29" w14:textId="77777777">
        <w:trPr>
          <w:trHeight w:val="379"/>
        </w:trPr>
        <w:tc>
          <w:tcPr>
            <w:tcW w:w="1967" w:type="dxa"/>
            <w:vMerge/>
            <w:vAlign w:val="center"/>
          </w:tcPr>
          <w:p w:rsidRPr="00EF609D" w:rsidR="005E3B83" w:rsidP="000A4806" w:rsidRDefault="005E3B83" w14:paraId="6D3D18DF" w14:textId="77777777">
            <w:pPr>
              <w:rPr>
                <w:sz w:val="14"/>
                <w:szCs w:val="14"/>
              </w:rPr>
            </w:pPr>
          </w:p>
        </w:tc>
        <w:tc>
          <w:tcPr>
            <w:tcW w:w="889" w:type="dxa"/>
            <w:vMerge/>
            <w:vAlign w:val="center"/>
          </w:tcPr>
          <w:p w:rsidRPr="00EF609D" w:rsidR="005E3B83" w:rsidP="000A4806" w:rsidRDefault="005E3B83" w14:paraId="5BF0120E" w14:textId="77777777">
            <w:pPr>
              <w:rPr>
                <w:sz w:val="14"/>
                <w:szCs w:val="14"/>
              </w:rPr>
            </w:pPr>
          </w:p>
        </w:tc>
        <w:tc>
          <w:tcPr>
            <w:tcW w:w="909" w:type="dxa"/>
            <w:vMerge/>
            <w:vAlign w:val="center"/>
          </w:tcPr>
          <w:p w:rsidRPr="00EF609D" w:rsidR="005E3B83" w:rsidP="000A4806" w:rsidRDefault="005E3B83" w14:paraId="23F1846B" w14:textId="77777777">
            <w:pPr>
              <w:rPr>
                <w:sz w:val="14"/>
                <w:szCs w:val="14"/>
              </w:rPr>
            </w:pPr>
          </w:p>
        </w:tc>
        <w:tc>
          <w:tcPr>
            <w:tcW w:w="767" w:type="dxa"/>
            <w:vMerge/>
            <w:vAlign w:val="center"/>
          </w:tcPr>
          <w:p w:rsidRPr="00EF609D" w:rsidR="005E3B83" w:rsidP="000A4806" w:rsidRDefault="005E3B83" w14:paraId="0371D4D7" w14:textId="77777777">
            <w:pPr>
              <w:rPr>
                <w:sz w:val="14"/>
                <w:szCs w:val="14"/>
              </w:rPr>
            </w:pPr>
          </w:p>
        </w:tc>
        <w:tc>
          <w:tcPr>
            <w:tcW w:w="788" w:type="dxa"/>
            <w:vMerge/>
            <w:vAlign w:val="center"/>
          </w:tcPr>
          <w:p w:rsidRPr="00EF609D" w:rsidR="005E3B83" w:rsidP="000A4806" w:rsidRDefault="005E3B83" w14:paraId="40FEF906" w14:textId="77777777">
            <w:pPr>
              <w:rPr>
                <w:sz w:val="14"/>
                <w:szCs w:val="14"/>
              </w:rPr>
            </w:pPr>
          </w:p>
        </w:tc>
        <w:tc>
          <w:tcPr>
            <w:tcW w:w="790" w:type="dxa"/>
            <w:vMerge/>
            <w:vAlign w:val="center"/>
          </w:tcPr>
          <w:p w:rsidRPr="00EF609D" w:rsidR="005E3B83" w:rsidP="000A4806" w:rsidRDefault="005E3B83" w14:paraId="10A42882" w14:textId="77777777">
            <w:pPr>
              <w:rPr>
                <w:sz w:val="14"/>
                <w:szCs w:val="14"/>
              </w:rPr>
            </w:pPr>
          </w:p>
        </w:tc>
        <w:tc>
          <w:tcPr>
            <w:tcW w:w="1091"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04B2C817" w14:textId="77777777">
            <w:pPr>
              <w:rPr>
                <w:sz w:val="14"/>
                <w:szCs w:val="14"/>
              </w:rPr>
            </w:pPr>
            <w:r w:rsidRPr="00EF609D">
              <w:rPr>
                <w:sz w:val="14"/>
                <w:szCs w:val="14"/>
              </w:rPr>
              <w:t>Input</w:t>
            </w:r>
          </w:p>
        </w:tc>
        <w:tc>
          <w:tcPr>
            <w:tcW w:w="96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59B2CB0F" w14:textId="77777777">
            <w:pPr>
              <w:rPr>
                <w:sz w:val="14"/>
                <w:szCs w:val="14"/>
              </w:rPr>
            </w:pPr>
            <w:r w:rsidRPr="00EF609D">
              <w:rPr>
                <w:sz w:val="14"/>
                <w:szCs w:val="14"/>
              </w:rPr>
              <w:t>Output</w:t>
            </w:r>
          </w:p>
        </w:tc>
        <w:tc>
          <w:tcPr>
            <w:tcW w:w="1134"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EF609D" w:rsidR="005E3B83" w:rsidP="000A4806" w:rsidRDefault="005E3B83" w14:paraId="3B24DAD6" w14:textId="77777777">
            <w:pPr>
              <w:rPr>
                <w:sz w:val="14"/>
                <w:szCs w:val="14"/>
              </w:rPr>
            </w:pPr>
            <w:r w:rsidRPr="00EF609D">
              <w:rPr>
                <w:sz w:val="14"/>
                <w:szCs w:val="14"/>
              </w:rPr>
              <w:t>Counter part</w:t>
            </w:r>
          </w:p>
        </w:tc>
      </w:tr>
      <w:tr w:rsidRPr="005E3B83" w:rsidR="00EE712D" w:rsidTr="001C2F35" w14:paraId="4BA91E60" w14:textId="77777777">
        <w:trPr>
          <w:trHeight w:val="275"/>
        </w:trPr>
        <w:tc>
          <w:tcPr>
            <w:tcW w:w="196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70011141" w14:textId="77777777">
            <w:pPr>
              <w:rPr>
                <w:sz w:val="14"/>
                <w:szCs w:val="14"/>
              </w:rPr>
            </w:pPr>
            <w:r w:rsidRPr="00EF609D">
              <w:rPr>
                <w:sz w:val="14"/>
                <w:szCs w:val="14"/>
              </w:rPr>
              <w:t>reOpen Gates for ECs/ATCs</w:t>
            </w:r>
          </w:p>
        </w:tc>
        <w:tc>
          <w:tcPr>
            <w:tcW w:w="8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73FFEBF0" w14:textId="77777777">
            <w:pPr>
              <w:rPr>
                <w:sz w:val="14"/>
                <w:szCs w:val="14"/>
              </w:rPr>
            </w:pPr>
            <w:r w:rsidRPr="00EF609D">
              <w:rPr>
                <w:sz w:val="14"/>
                <w:szCs w:val="14"/>
              </w:rPr>
              <w:t>CCC</w:t>
            </w:r>
          </w:p>
        </w:tc>
        <w:tc>
          <w:tcPr>
            <w:tcW w:w="90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3C0B43CF" w14:textId="77777777">
            <w:pPr>
              <w:rPr>
                <w:sz w:val="14"/>
                <w:szCs w:val="14"/>
              </w:rPr>
            </w:pPr>
            <w:r w:rsidRPr="00EF609D">
              <w:rPr>
                <w:sz w:val="14"/>
                <w:szCs w:val="14"/>
              </w:rPr>
              <w:t>CCCt</w:t>
            </w:r>
          </w:p>
        </w:tc>
        <w:tc>
          <w:tcPr>
            <w:tcW w:w="2345" w:type="dxa"/>
            <w:gridSpan w:val="3"/>
            <w:vMerge w:val="restart"/>
            <w:tcBorders>
              <w:top w:val="single" w:color="FFFFFF" w:themeColor="background1" w:sz="8" w:space="0"/>
              <w:left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17352C27" w14:textId="77777777">
            <w:pPr>
              <w:rPr>
                <w:sz w:val="14"/>
                <w:szCs w:val="14"/>
              </w:rPr>
            </w:pPr>
          </w:p>
          <w:p w:rsidRPr="00EF609D" w:rsidR="00EE712D" w:rsidP="000A4806" w:rsidRDefault="00EE712D" w14:paraId="6DEB8060" w14:textId="77777777">
            <w:pPr>
              <w:rPr>
                <w:sz w:val="14"/>
                <w:szCs w:val="14"/>
              </w:rPr>
            </w:pPr>
            <w:r w:rsidRPr="00EF609D">
              <w:rPr>
                <w:sz w:val="14"/>
                <w:szCs w:val="14"/>
              </w:rPr>
              <w:t>See HLBP timetable as referred to under ‘2. Related documents’</w:t>
            </w:r>
          </w:p>
        </w:tc>
        <w:tc>
          <w:tcPr>
            <w:tcW w:w="10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7EA8C328" w14:textId="77777777">
            <w:pPr>
              <w:rPr>
                <w:sz w:val="14"/>
                <w:szCs w:val="14"/>
              </w:rPr>
            </w:pPr>
            <w:r w:rsidRPr="00EF609D">
              <w:rPr>
                <w:sz w:val="14"/>
                <w:szCs w:val="14"/>
              </w:rPr>
              <w:t xml:space="preserve"> Individual ECs</w:t>
            </w:r>
            <w:r w:rsidRPr="00C36970">
              <w:rPr>
                <w:sz w:val="14"/>
                <w:szCs w:val="14"/>
                <w:vertAlign w:val="superscript"/>
              </w:rPr>
              <w:footnoteReference w:id="8"/>
            </w:r>
            <w:r w:rsidRPr="00C36970">
              <w:rPr>
                <w:sz w:val="14"/>
                <w:szCs w:val="14"/>
                <w:vertAlign w:val="superscript"/>
              </w:rPr>
              <w:t>/</w:t>
            </w:r>
            <w:r w:rsidRPr="00EF609D">
              <w:rPr>
                <w:sz w:val="14"/>
                <w:szCs w:val="14"/>
              </w:rPr>
              <w:t>ATCs from TSOs</w:t>
            </w:r>
          </w:p>
        </w:tc>
        <w:tc>
          <w:tcPr>
            <w:tcW w:w="96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2B53BF1B" w14:textId="54488BFD">
            <w:pPr>
              <w:rPr>
                <w:sz w:val="14"/>
                <w:szCs w:val="14"/>
              </w:rPr>
            </w:pPr>
            <w:r w:rsidRPr="6FA6F48F">
              <w:rPr>
                <w:sz w:val="14"/>
                <w:szCs w:val="14"/>
              </w:rPr>
              <w:t xml:space="preserve"> -</w:t>
            </w:r>
          </w:p>
        </w:tc>
        <w:tc>
          <w:tcPr>
            <w:tcW w:w="113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6D7461A" w14:textId="77777777">
            <w:pPr>
              <w:rPr>
                <w:sz w:val="14"/>
                <w:szCs w:val="14"/>
              </w:rPr>
            </w:pPr>
            <w:r w:rsidRPr="00EF609D">
              <w:rPr>
                <w:sz w:val="14"/>
                <w:szCs w:val="14"/>
              </w:rPr>
              <w:t xml:space="preserve">TSOs </w:t>
            </w:r>
          </w:p>
        </w:tc>
      </w:tr>
      <w:tr w:rsidRPr="005E3B83" w:rsidR="00EE712D" w:rsidTr="001C2F35" w14:paraId="55169F75" w14:textId="77777777">
        <w:trPr>
          <w:trHeight w:val="300"/>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31FF14EE" w14:textId="77777777">
            <w:pPr>
              <w:rPr>
                <w:sz w:val="14"/>
                <w:szCs w:val="14"/>
              </w:rPr>
            </w:pPr>
            <w:r w:rsidRPr="00EF609D">
              <w:rPr>
                <w:sz w:val="14"/>
                <w:szCs w:val="14"/>
              </w:rPr>
              <w:t>Close Gates for ECs/ATCs</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21D2AFF3" w14:textId="77777777">
            <w:pPr>
              <w:rPr>
                <w:sz w:val="14"/>
                <w:szCs w:val="14"/>
              </w:rPr>
            </w:pPr>
            <w:r w:rsidRPr="00EF609D">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2AB4CDAD" w14:textId="77777777">
            <w:pPr>
              <w:rPr>
                <w:sz w:val="14"/>
                <w:szCs w:val="14"/>
              </w:rPr>
            </w:pPr>
            <w:r w:rsidRPr="00EF609D">
              <w:rPr>
                <w:sz w:val="14"/>
                <w:szCs w:val="14"/>
              </w:rPr>
              <w:t>CCCt</w:t>
            </w:r>
          </w:p>
        </w:tc>
        <w:tc>
          <w:tcPr>
            <w:tcW w:w="2345" w:type="dxa"/>
            <w:gridSpan w:val="3"/>
            <w:vMerge/>
            <w:tcBorders>
              <w:left w:val="single" w:color="FFFFFF" w:themeColor="background1" w:sz="8" w:space="0"/>
              <w:right w:val="single" w:color="FFFFFF" w:themeColor="background1" w:sz="8" w:space="0"/>
            </w:tcBorders>
            <w:vAlign w:val="center"/>
          </w:tcPr>
          <w:p w:rsidRPr="00EF609D" w:rsidR="00EE712D" w:rsidP="000A4806" w:rsidRDefault="00EE712D" w14:paraId="75433BDD" w14:textId="77777777">
            <w:pPr>
              <w:rPr>
                <w:sz w:val="14"/>
                <w:szCs w:val="14"/>
              </w:rPr>
            </w:pPr>
          </w:p>
        </w:tc>
        <w:tc>
          <w:tcPr>
            <w:tcW w:w="10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2F5C7B35" w14:textId="0E31D868">
            <w:pPr>
              <w:rPr>
                <w:sz w:val="14"/>
                <w:szCs w:val="14"/>
              </w:rPr>
            </w:pPr>
            <w:r w:rsidRPr="6FA6F48F">
              <w:rPr>
                <w:sz w:val="14"/>
                <w:szCs w:val="14"/>
              </w:rPr>
              <w:t xml:space="preserve"> -</w:t>
            </w: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09EF65B7" w14:textId="1CD1EA19">
            <w:pPr>
              <w:rPr>
                <w:sz w:val="14"/>
                <w:szCs w:val="14"/>
              </w:rPr>
            </w:pPr>
            <w:r w:rsidRPr="6FA6F48F">
              <w:rPr>
                <w:sz w:val="14"/>
                <w:szCs w:val="14"/>
              </w:rPr>
              <w:t xml:space="preserve"> -</w:t>
            </w: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01DDF91" w14:textId="2DA43080">
            <w:pPr>
              <w:rPr>
                <w:sz w:val="14"/>
                <w:szCs w:val="14"/>
              </w:rPr>
            </w:pPr>
            <w:r w:rsidRPr="6FA6F48F">
              <w:rPr>
                <w:sz w:val="14"/>
                <w:szCs w:val="14"/>
              </w:rPr>
              <w:t xml:space="preserve">- </w:t>
            </w:r>
          </w:p>
        </w:tc>
      </w:tr>
      <w:tr w:rsidRPr="005E3B83" w:rsidR="00EE712D" w:rsidTr="001C2F35" w14:paraId="40729503" w14:textId="77777777">
        <w:trPr>
          <w:trHeight w:val="275"/>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5FF026EA" w14:textId="77777777">
            <w:pPr>
              <w:rPr>
                <w:sz w:val="14"/>
                <w:szCs w:val="14"/>
              </w:rPr>
            </w:pPr>
            <w:r w:rsidRPr="00EF609D">
              <w:rPr>
                <w:sz w:val="14"/>
                <w:szCs w:val="14"/>
              </w:rPr>
              <w:t>Merge &amp; distribute Updated EC</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1B11CFED" w14:textId="77777777">
            <w:pPr>
              <w:rPr>
                <w:sz w:val="14"/>
                <w:szCs w:val="14"/>
              </w:rPr>
            </w:pPr>
            <w:r w:rsidRPr="00EF609D">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156286AD" w14:textId="77777777">
            <w:pPr>
              <w:rPr>
                <w:sz w:val="14"/>
                <w:szCs w:val="14"/>
              </w:rPr>
            </w:pPr>
            <w:r w:rsidRPr="00EF609D">
              <w:rPr>
                <w:sz w:val="14"/>
                <w:szCs w:val="14"/>
              </w:rPr>
              <w:t>CCCt</w:t>
            </w:r>
          </w:p>
        </w:tc>
        <w:tc>
          <w:tcPr>
            <w:tcW w:w="2345" w:type="dxa"/>
            <w:gridSpan w:val="3"/>
            <w:vMerge/>
            <w:tcBorders>
              <w:left w:val="single" w:color="FFFFFF" w:themeColor="background1" w:sz="8" w:space="0"/>
              <w:right w:val="single" w:color="FFFFFF" w:themeColor="background1" w:sz="8" w:space="0"/>
            </w:tcBorders>
            <w:vAlign w:val="center"/>
          </w:tcPr>
          <w:p w:rsidRPr="00EF609D" w:rsidR="00EE712D" w:rsidP="000A4806" w:rsidRDefault="00EE712D" w14:paraId="7FD54A93" w14:textId="77777777">
            <w:pPr>
              <w:rPr>
                <w:sz w:val="14"/>
                <w:szCs w:val="14"/>
              </w:rPr>
            </w:pPr>
          </w:p>
        </w:tc>
        <w:tc>
          <w:tcPr>
            <w:tcW w:w="10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349ADE4B" w14:textId="77777777">
            <w:pPr>
              <w:rPr>
                <w:sz w:val="14"/>
                <w:szCs w:val="14"/>
              </w:rPr>
            </w:pP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344EA482" w14:textId="77777777">
            <w:pPr>
              <w:rPr>
                <w:sz w:val="14"/>
                <w:szCs w:val="14"/>
              </w:rPr>
            </w:pPr>
            <w:r w:rsidRPr="00EF609D">
              <w:rPr>
                <w:sz w:val="14"/>
                <w:szCs w:val="14"/>
              </w:rPr>
              <w:t xml:space="preserve"> Merged ECs</w:t>
            </w: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809F115" w14:textId="77777777">
            <w:pPr>
              <w:rPr>
                <w:sz w:val="14"/>
                <w:szCs w:val="14"/>
              </w:rPr>
            </w:pPr>
            <w:r w:rsidRPr="00EF609D">
              <w:rPr>
                <w:sz w:val="14"/>
                <w:szCs w:val="14"/>
              </w:rPr>
              <w:t>DA_CCCt</w:t>
            </w:r>
          </w:p>
        </w:tc>
      </w:tr>
      <w:tr w:rsidR="00EE712D" w:rsidTr="001C2F35" w14:paraId="492897D9" w14:textId="77777777">
        <w:trPr>
          <w:trHeight w:val="275"/>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6FA6F48F" w:rsidRDefault="00EE712D" w14:paraId="723271B6" w14:textId="0EADA456">
            <w:pPr>
              <w:rPr>
                <w:sz w:val="14"/>
                <w:szCs w:val="14"/>
              </w:rPr>
            </w:pPr>
            <w:r w:rsidRPr="6FA6F48F">
              <w:rPr>
                <w:rFonts w:asciiTheme="minorHAnsi" w:hAnsiTheme="minorHAnsi"/>
                <w:sz w:val="14"/>
                <w:szCs w:val="14"/>
              </w:rPr>
              <w:t>Split Flows before Trigger FBPCM for Final ID ATC Extraction</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1C779E61" w14:textId="34258239">
            <w:pPr>
              <w:rPr>
                <w:sz w:val="14"/>
                <w:szCs w:val="14"/>
              </w:rPr>
            </w:pPr>
            <w:r w:rsidRPr="6FA6F48F">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2C4D7E8F" w14:textId="699162E4">
            <w:pPr>
              <w:rPr>
                <w:sz w:val="14"/>
                <w:szCs w:val="14"/>
              </w:rPr>
            </w:pPr>
            <w:r w:rsidRPr="6FA6F48F">
              <w:rPr>
                <w:sz w:val="14"/>
                <w:szCs w:val="14"/>
              </w:rPr>
              <w:t>CCCt</w:t>
            </w:r>
          </w:p>
        </w:tc>
        <w:tc>
          <w:tcPr>
            <w:tcW w:w="2345" w:type="dxa"/>
            <w:gridSpan w:val="3"/>
            <w:vMerge/>
            <w:tcBorders>
              <w:left w:val="single" w:color="FFFFFF" w:themeColor="background1" w:sz="8" w:space="0"/>
              <w:right w:val="single" w:color="FFFFFF" w:themeColor="background1" w:sz="8" w:space="0"/>
            </w:tcBorders>
            <w:tcMar>
              <w:left w:w="99" w:type="dxa"/>
              <w:right w:w="99" w:type="dxa"/>
            </w:tcMar>
            <w:vAlign w:val="center"/>
          </w:tcPr>
          <w:p w:rsidR="00EE712D" w:rsidRDefault="00EE712D" w14:paraId="723C9543" w14:textId="77777777"/>
        </w:tc>
        <w:tc>
          <w:tcPr>
            <w:tcW w:w="10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350E5B30" w14:textId="1F71B1DF">
            <w:pPr>
              <w:rPr>
                <w:sz w:val="14"/>
                <w:szCs w:val="14"/>
              </w:rPr>
            </w:pPr>
            <w:r w:rsidRPr="6FA6F48F">
              <w:rPr>
                <w:sz w:val="14"/>
                <w:szCs w:val="14"/>
              </w:rPr>
              <w:t>-</w:t>
            </w: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1E3A5145" w14:textId="57CE6145">
            <w:pPr>
              <w:rPr>
                <w:sz w:val="14"/>
                <w:szCs w:val="14"/>
              </w:rPr>
            </w:pPr>
            <w:r w:rsidRPr="6FA6F48F">
              <w:rPr>
                <w:sz w:val="14"/>
                <w:szCs w:val="14"/>
              </w:rPr>
              <w:t>-</w:t>
            </w: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3B2D96A8" w14:textId="54317012">
            <w:pPr>
              <w:rPr>
                <w:sz w:val="14"/>
                <w:szCs w:val="14"/>
              </w:rPr>
            </w:pPr>
            <w:r w:rsidRPr="6FA6F48F">
              <w:rPr>
                <w:sz w:val="14"/>
                <w:szCs w:val="14"/>
              </w:rPr>
              <w:t>-</w:t>
            </w:r>
          </w:p>
        </w:tc>
      </w:tr>
      <w:tr w:rsidRPr="005E3B83" w:rsidR="00EE712D" w:rsidTr="001C2F35" w14:paraId="56FD011F" w14:textId="77777777">
        <w:trPr>
          <w:trHeight w:val="275"/>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06CB5A87" w14:textId="77777777">
            <w:pPr>
              <w:rPr>
                <w:sz w:val="14"/>
                <w:szCs w:val="14"/>
              </w:rPr>
            </w:pPr>
            <w:r w:rsidRPr="00EF609D">
              <w:rPr>
                <w:sz w:val="14"/>
                <w:szCs w:val="14"/>
              </w:rPr>
              <w:t>Trigger FBPCM for Final ID ATC</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25C96A1" w14:textId="77777777">
            <w:pPr>
              <w:rPr>
                <w:sz w:val="14"/>
                <w:szCs w:val="14"/>
              </w:rPr>
            </w:pPr>
            <w:r w:rsidRPr="00EF609D">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RDefault="00EE712D" w14:paraId="750B710E" w14:textId="270B2BCD">
            <w:pPr>
              <w:rPr>
                <w:rFonts w:eastAsia="Arial" w:cs="Arial"/>
                <w:sz w:val="14"/>
                <w:szCs w:val="14"/>
              </w:rPr>
            </w:pPr>
            <w:r w:rsidRPr="6FA6F48F">
              <w:rPr>
                <w:sz w:val="14"/>
                <w:szCs w:val="14"/>
              </w:rPr>
              <w:t>FBPCM</w:t>
            </w:r>
          </w:p>
        </w:tc>
        <w:tc>
          <w:tcPr>
            <w:tcW w:w="2345" w:type="dxa"/>
            <w:gridSpan w:val="3"/>
            <w:vMerge/>
            <w:tcBorders>
              <w:left w:val="single" w:color="FFFFFF" w:themeColor="background1" w:sz="8" w:space="0"/>
              <w:right w:val="single" w:color="FFFFFF" w:themeColor="background1" w:sz="8" w:space="0"/>
            </w:tcBorders>
            <w:vAlign w:val="center"/>
          </w:tcPr>
          <w:p w:rsidRPr="00EF609D" w:rsidR="00EE712D" w:rsidP="000A4806" w:rsidRDefault="00EE712D" w14:paraId="52FD2CBB" w14:textId="77777777">
            <w:pPr>
              <w:rPr>
                <w:sz w:val="14"/>
                <w:szCs w:val="14"/>
              </w:rPr>
            </w:pPr>
          </w:p>
        </w:tc>
        <w:tc>
          <w:tcPr>
            <w:tcW w:w="10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55A9EB82" w14:textId="446F9A05">
            <w:pPr>
              <w:rPr>
                <w:sz w:val="14"/>
                <w:szCs w:val="14"/>
              </w:rPr>
            </w:pPr>
            <w:r w:rsidRPr="6FA6F48F">
              <w:rPr>
                <w:sz w:val="14"/>
                <w:szCs w:val="14"/>
              </w:rPr>
              <w:t>-</w:t>
            </w: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72BCB171" w14:textId="57B3049C">
            <w:pPr>
              <w:rPr>
                <w:sz w:val="14"/>
                <w:szCs w:val="14"/>
              </w:rPr>
            </w:pP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BF02660" w14:textId="34BE33CF">
            <w:pPr>
              <w:rPr>
                <w:sz w:val="14"/>
                <w:szCs w:val="14"/>
              </w:rPr>
            </w:pPr>
            <w:r w:rsidRPr="6FA6F48F">
              <w:rPr>
                <w:sz w:val="14"/>
                <w:szCs w:val="14"/>
              </w:rPr>
              <w:t>-</w:t>
            </w:r>
          </w:p>
        </w:tc>
      </w:tr>
      <w:tr w:rsidRPr="005E3B83" w:rsidR="00EE712D" w:rsidTr="001C2F35" w14:paraId="49F7BD7C" w14:textId="77777777">
        <w:trPr>
          <w:trHeight w:val="275"/>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320F0B5" w14:textId="77777777">
            <w:pPr>
              <w:rPr>
                <w:sz w:val="14"/>
                <w:szCs w:val="14"/>
              </w:rPr>
            </w:pPr>
            <w:r w:rsidRPr="00EF609D">
              <w:rPr>
                <w:sz w:val="14"/>
                <w:szCs w:val="14"/>
              </w:rPr>
              <w:t>Process Final ID ATC Results</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61BF1F8D" w14:textId="77777777">
            <w:pPr>
              <w:rPr>
                <w:sz w:val="14"/>
                <w:szCs w:val="14"/>
              </w:rPr>
            </w:pPr>
            <w:r w:rsidRPr="00EF609D">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RDefault="00EE712D" w14:paraId="7C2A4F38" w14:textId="2D8B2FC8">
            <w:pPr>
              <w:rPr>
                <w:rFonts w:eastAsia="Arial" w:cs="Arial"/>
                <w:sz w:val="14"/>
                <w:szCs w:val="14"/>
              </w:rPr>
            </w:pPr>
            <w:r w:rsidRPr="6FA6F48F">
              <w:rPr>
                <w:sz w:val="14"/>
                <w:szCs w:val="14"/>
              </w:rPr>
              <w:t>CCCt</w:t>
            </w:r>
          </w:p>
        </w:tc>
        <w:tc>
          <w:tcPr>
            <w:tcW w:w="2345" w:type="dxa"/>
            <w:gridSpan w:val="3"/>
            <w:vMerge/>
            <w:tcBorders>
              <w:left w:val="single" w:color="FFFFFF" w:themeColor="background1" w:sz="8" w:space="0"/>
              <w:right w:val="single" w:color="FFFFFF" w:themeColor="background1" w:sz="8" w:space="0"/>
            </w:tcBorders>
            <w:vAlign w:val="center"/>
          </w:tcPr>
          <w:p w:rsidRPr="00EF609D" w:rsidR="00EE712D" w:rsidP="000A4806" w:rsidRDefault="00EE712D" w14:paraId="7E2DFFDE" w14:textId="77777777">
            <w:pPr>
              <w:rPr>
                <w:sz w:val="14"/>
                <w:szCs w:val="14"/>
              </w:rPr>
            </w:pPr>
          </w:p>
        </w:tc>
        <w:tc>
          <w:tcPr>
            <w:tcW w:w="10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5BDD079" w14:textId="61C4D60D">
            <w:pPr>
              <w:rPr>
                <w:sz w:val="14"/>
                <w:szCs w:val="14"/>
              </w:rPr>
            </w:pPr>
            <w:r w:rsidRPr="6FA6F48F">
              <w:rPr>
                <w:sz w:val="14"/>
                <w:szCs w:val="14"/>
              </w:rPr>
              <w:t>-</w:t>
            </w: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1DF3904B" w14:textId="02A62482">
            <w:pPr>
              <w:rPr>
                <w:sz w:val="14"/>
                <w:szCs w:val="14"/>
              </w:rPr>
            </w:pP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23F35B06" w14:textId="09BCAD62">
            <w:pPr>
              <w:rPr>
                <w:sz w:val="14"/>
                <w:szCs w:val="14"/>
              </w:rPr>
            </w:pPr>
          </w:p>
        </w:tc>
      </w:tr>
      <w:tr w:rsidRPr="005E3B83" w:rsidR="00EE712D" w:rsidTr="001C2F35" w14:paraId="4F4AC4BF" w14:textId="77777777">
        <w:trPr>
          <w:trHeight w:val="275"/>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56A6DEDE" w14:textId="780D404A">
            <w:pPr>
              <w:rPr>
                <w:sz w:val="14"/>
                <w:szCs w:val="14"/>
              </w:rPr>
            </w:pPr>
            <w:r>
              <w:rPr>
                <w:sz w:val="14"/>
                <w:szCs w:val="14"/>
              </w:rPr>
              <w:t>Second Wait for AAC ACKs</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5AC0C2B0" w14:textId="4F168251">
            <w:pPr>
              <w:rPr>
                <w:sz w:val="14"/>
                <w:szCs w:val="14"/>
              </w:rPr>
            </w:pPr>
            <w:r>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RDefault="00EE712D" w14:paraId="2FF9C430" w14:textId="25726047">
            <w:pPr>
              <w:rPr>
                <w:sz w:val="14"/>
                <w:szCs w:val="14"/>
              </w:rPr>
            </w:pPr>
            <w:r>
              <w:rPr>
                <w:sz w:val="14"/>
                <w:szCs w:val="14"/>
              </w:rPr>
              <w:t>CCCt</w:t>
            </w:r>
          </w:p>
        </w:tc>
        <w:tc>
          <w:tcPr>
            <w:tcW w:w="2345" w:type="dxa"/>
            <w:gridSpan w:val="3"/>
            <w:vMerge/>
            <w:tcBorders>
              <w:left w:val="single" w:color="FFFFFF" w:themeColor="background1" w:sz="8" w:space="0"/>
              <w:right w:val="single" w:color="FFFFFF" w:themeColor="background1" w:sz="8" w:space="0"/>
            </w:tcBorders>
            <w:vAlign w:val="center"/>
          </w:tcPr>
          <w:p w:rsidRPr="00EF609D" w:rsidR="00EE712D" w:rsidP="000A4806" w:rsidRDefault="00EE712D" w14:paraId="1BE82EA5" w14:textId="77777777">
            <w:pPr>
              <w:rPr>
                <w:sz w:val="14"/>
                <w:szCs w:val="14"/>
              </w:rPr>
            </w:pPr>
          </w:p>
        </w:tc>
        <w:tc>
          <w:tcPr>
            <w:tcW w:w="10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0A4806" w:rsidRDefault="00EE712D" w14:paraId="3552352D" w14:textId="77777777">
            <w:pPr>
              <w:rPr>
                <w:sz w:val="14"/>
                <w:szCs w:val="14"/>
              </w:rPr>
            </w:pP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2DCED2E5" w14:textId="77777777">
            <w:pPr>
              <w:rPr>
                <w:sz w:val="14"/>
                <w:szCs w:val="14"/>
              </w:rPr>
            </w:pP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727D62F8" w14:textId="77777777">
            <w:pPr>
              <w:rPr>
                <w:sz w:val="14"/>
                <w:szCs w:val="14"/>
              </w:rPr>
            </w:pPr>
          </w:p>
        </w:tc>
      </w:tr>
      <w:tr w:rsidRPr="005E3B83" w:rsidR="00EE712D" w:rsidTr="001C2F35" w14:paraId="586321E0" w14:textId="77777777">
        <w:trPr>
          <w:trHeight w:val="275"/>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02D22C0" w14:textId="77777777">
            <w:pPr>
              <w:rPr>
                <w:sz w:val="14"/>
                <w:szCs w:val="14"/>
              </w:rPr>
            </w:pPr>
            <w:r w:rsidRPr="00EF609D">
              <w:rPr>
                <w:sz w:val="14"/>
                <w:szCs w:val="14"/>
              </w:rPr>
              <w:t>Distribute Final ID ATC Results</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1E9AFE63" w14:textId="77777777">
            <w:pPr>
              <w:rPr>
                <w:sz w:val="14"/>
                <w:szCs w:val="14"/>
              </w:rPr>
            </w:pPr>
            <w:r w:rsidRPr="00EF609D">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3B1DDF40" w14:textId="2C64F765">
            <w:pPr>
              <w:rPr>
                <w:sz w:val="14"/>
                <w:szCs w:val="14"/>
              </w:rPr>
            </w:pPr>
            <w:r w:rsidRPr="00EF609D">
              <w:rPr>
                <w:sz w:val="14"/>
                <w:szCs w:val="14"/>
              </w:rPr>
              <w:t>CCCt</w:t>
            </w:r>
          </w:p>
        </w:tc>
        <w:tc>
          <w:tcPr>
            <w:tcW w:w="2345" w:type="dxa"/>
            <w:gridSpan w:val="3"/>
            <w:vMerge/>
            <w:tcBorders>
              <w:left w:val="single" w:color="FFFFFF" w:themeColor="background1" w:sz="8" w:space="0"/>
              <w:right w:val="single" w:color="FFFFFF" w:themeColor="background1" w:sz="8" w:space="0"/>
            </w:tcBorders>
            <w:vAlign w:val="center"/>
          </w:tcPr>
          <w:p w:rsidRPr="00EF609D" w:rsidR="00EE712D" w:rsidP="000A4806" w:rsidRDefault="00EE712D" w14:paraId="040A7870" w14:textId="77777777">
            <w:pPr>
              <w:rPr>
                <w:sz w:val="14"/>
                <w:szCs w:val="14"/>
              </w:rPr>
            </w:pPr>
          </w:p>
        </w:tc>
        <w:tc>
          <w:tcPr>
            <w:tcW w:w="10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20BB2087" w14:textId="0D3CFF4A">
            <w:pPr>
              <w:rPr>
                <w:sz w:val="14"/>
                <w:szCs w:val="14"/>
              </w:rPr>
            </w:pPr>
            <w:r w:rsidRPr="6FA6F48F">
              <w:rPr>
                <w:sz w:val="14"/>
                <w:szCs w:val="14"/>
              </w:rPr>
              <w:t>-</w:t>
            </w: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45DBAB97" w14:textId="77777777">
            <w:pPr>
              <w:rPr>
                <w:sz w:val="14"/>
                <w:szCs w:val="14"/>
              </w:rPr>
            </w:pPr>
            <w:r w:rsidRPr="00EF609D">
              <w:rPr>
                <w:sz w:val="14"/>
                <w:szCs w:val="14"/>
              </w:rPr>
              <w:t>ID NTCs</w:t>
            </w: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1752A3D0" w14:textId="77777777">
            <w:pPr>
              <w:rPr>
                <w:sz w:val="14"/>
                <w:szCs w:val="14"/>
              </w:rPr>
            </w:pPr>
            <w:r w:rsidRPr="6FA6F48F">
              <w:rPr>
                <w:sz w:val="14"/>
                <w:szCs w:val="14"/>
              </w:rPr>
              <w:t>XBID, JAO, TSOs</w:t>
            </w:r>
          </w:p>
        </w:tc>
      </w:tr>
      <w:tr w:rsidRPr="005E3B83" w:rsidR="00EE712D" w:rsidTr="001C2F35" w14:paraId="72676DC0" w14:textId="77777777">
        <w:trPr>
          <w:trHeight w:val="275"/>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60F3CF41" w14:textId="34A89BF8">
            <w:pPr>
              <w:rPr>
                <w:sz w:val="14"/>
                <w:szCs w:val="14"/>
              </w:rPr>
            </w:pPr>
            <w:r>
              <w:rPr>
                <w:sz w:val="14"/>
                <w:szCs w:val="14"/>
              </w:rPr>
              <w:t>Distribute Final Computed ID NTCs</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0462CA9B" w14:textId="0A137282">
            <w:pPr>
              <w:rPr>
                <w:sz w:val="14"/>
                <w:szCs w:val="14"/>
              </w:rPr>
            </w:pPr>
            <w:r>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5D03558D" w14:textId="2DFF5C63">
            <w:pPr>
              <w:rPr>
                <w:sz w:val="14"/>
                <w:szCs w:val="14"/>
              </w:rPr>
            </w:pPr>
            <w:r>
              <w:rPr>
                <w:sz w:val="14"/>
                <w:szCs w:val="14"/>
              </w:rPr>
              <w:t>CCCt</w:t>
            </w:r>
          </w:p>
        </w:tc>
        <w:tc>
          <w:tcPr>
            <w:tcW w:w="2345" w:type="dxa"/>
            <w:gridSpan w:val="3"/>
            <w:vMerge/>
            <w:tcBorders>
              <w:left w:val="single" w:color="FFFFFF" w:themeColor="background1" w:sz="8" w:space="0"/>
              <w:right w:val="single" w:color="FFFFFF" w:themeColor="background1" w:sz="8" w:space="0"/>
            </w:tcBorders>
            <w:vAlign w:val="center"/>
          </w:tcPr>
          <w:p w:rsidRPr="00EF609D" w:rsidR="00EE712D" w:rsidP="000A4806" w:rsidRDefault="00EE712D" w14:paraId="63F5F9BB" w14:textId="77777777">
            <w:pPr>
              <w:rPr>
                <w:sz w:val="14"/>
                <w:szCs w:val="14"/>
              </w:rPr>
            </w:pPr>
          </w:p>
        </w:tc>
        <w:tc>
          <w:tcPr>
            <w:tcW w:w="10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0A4806" w:rsidRDefault="00EE712D" w14:paraId="6E7A7045" w14:textId="77777777">
            <w:pPr>
              <w:rPr>
                <w:sz w:val="14"/>
                <w:szCs w:val="14"/>
              </w:rPr>
            </w:pP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EF609D" w:rsidR="00EE712D" w:rsidP="000A4806" w:rsidRDefault="00EE712D" w14:paraId="6A31F223" w14:textId="71FDD70E">
            <w:pPr>
              <w:rPr>
                <w:sz w:val="14"/>
                <w:szCs w:val="14"/>
              </w:rPr>
            </w:pPr>
            <w:r>
              <w:rPr>
                <w:sz w:val="14"/>
                <w:szCs w:val="14"/>
              </w:rPr>
              <w:t>ID NTCs (Backup)</w:t>
            </w: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0A4806" w:rsidRDefault="00EE712D" w14:paraId="19231849" w14:textId="41ECFED1">
            <w:pPr>
              <w:rPr>
                <w:sz w:val="14"/>
                <w:szCs w:val="14"/>
              </w:rPr>
            </w:pPr>
            <w:r>
              <w:rPr>
                <w:sz w:val="14"/>
                <w:szCs w:val="14"/>
              </w:rPr>
              <w:t>TSOs</w:t>
            </w:r>
          </w:p>
        </w:tc>
      </w:tr>
      <w:tr w:rsidR="00EE712D" w:rsidTr="001C2F35" w14:paraId="4ABBE03F" w14:textId="77777777">
        <w:trPr>
          <w:trHeight w:val="275"/>
        </w:trPr>
        <w:tc>
          <w:tcPr>
            <w:tcW w:w="19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6FA6F48F" w:rsidRDefault="00EE712D" w14:paraId="47DE96EB" w14:textId="5AAD15A4">
            <w:pPr>
              <w:rPr>
                <w:sz w:val="14"/>
                <w:szCs w:val="14"/>
              </w:rPr>
            </w:pPr>
            <w:r w:rsidRPr="6FA6F48F">
              <w:rPr>
                <w:rFonts w:asciiTheme="minorHAnsi" w:hAnsiTheme="minorHAnsi"/>
                <w:sz w:val="14"/>
                <w:szCs w:val="14"/>
              </w:rPr>
              <w:t>Distribute Merged ATC Reduction</w:t>
            </w:r>
          </w:p>
        </w:tc>
        <w:tc>
          <w:tcPr>
            <w:tcW w:w="8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4B676E44" w14:textId="3873B3A3">
            <w:pPr>
              <w:rPr>
                <w:sz w:val="14"/>
                <w:szCs w:val="14"/>
              </w:rPr>
            </w:pPr>
            <w:r w:rsidRPr="6FA6F48F">
              <w:rPr>
                <w:sz w:val="14"/>
                <w:szCs w:val="14"/>
              </w:rPr>
              <w:t>CCC</w:t>
            </w:r>
          </w:p>
        </w:tc>
        <w:tc>
          <w:tcPr>
            <w:tcW w:w="9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668DC275" w14:textId="1D8B3B04">
            <w:pPr>
              <w:rPr>
                <w:sz w:val="14"/>
                <w:szCs w:val="14"/>
              </w:rPr>
            </w:pPr>
            <w:r w:rsidRPr="6FA6F48F">
              <w:rPr>
                <w:sz w:val="14"/>
                <w:szCs w:val="14"/>
              </w:rPr>
              <w:t>CCCt</w:t>
            </w:r>
          </w:p>
        </w:tc>
        <w:tc>
          <w:tcPr>
            <w:tcW w:w="2345" w:type="dxa"/>
            <w:gridSpan w:val="3"/>
            <w:vMerge/>
            <w:tcBorders>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61DD51CB" w14:textId="1531FB6E">
            <w:pPr>
              <w:rPr>
                <w:sz w:val="14"/>
                <w:szCs w:val="14"/>
              </w:rPr>
            </w:pPr>
          </w:p>
        </w:tc>
        <w:tc>
          <w:tcPr>
            <w:tcW w:w="10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00FDDCAB" w14:textId="4322D639">
            <w:pPr>
              <w:rPr>
                <w:sz w:val="14"/>
                <w:szCs w:val="14"/>
              </w:rPr>
            </w:pPr>
            <w:r w:rsidRPr="6FA6F48F">
              <w:rPr>
                <w:sz w:val="14"/>
                <w:szCs w:val="14"/>
              </w:rPr>
              <w:t>-</w:t>
            </w:r>
          </w:p>
        </w:tc>
        <w:tc>
          <w:tcPr>
            <w:tcW w:w="96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6198B57C" w14:textId="6D472AFB">
            <w:pPr>
              <w:rPr>
                <w:sz w:val="14"/>
                <w:szCs w:val="14"/>
              </w:rPr>
            </w:pPr>
            <w:r w:rsidRPr="6FA6F48F">
              <w:rPr>
                <w:sz w:val="14"/>
                <w:szCs w:val="14"/>
              </w:rPr>
              <w:t>Merged ATCs</w:t>
            </w:r>
          </w:p>
        </w:tc>
        <w:tc>
          <w:tcPr>
            <w:tcW w:w="113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E712D" w:rsidP="39159058" w:rsidRDefault="00EE712D" w14:paraId="561F6107" w14:textId="06B9BF9D">
            <w:pPr>
              <w:rPr>
                <w:sz w:val="14"/>
                <w:szCs w:val="14"/>
              </w:rPr>
            </w:pPr>
            <w:r w:rsidRPr="6FA6F48F">
              <w:rPr>
                <w:sz w:val="14"/>
                <w:szCs w:val="14"/>
              </w:rPr>
              <w:t>TSOs</w:t>
            </w:r>
          </w:p>
        </w:tc>
      </w:tr>
    </w:tbl>
    <w:p w:rsidRPr="000A4806" w:rsidR="005E3B83" w:rsidP="000A4806" w:rsidRDefault="005E3B83" w14:paraId="15D19774" w14:textId="49BF4BCE">
      <w:pPr>
        <w:spacing w:after="240"/>
        <w:rPr>
          <w:b/>
          <w:bCs/>
        </w:rPr>
      </w:pPr>
      <w:r>
        <w:br/>
      </w:r>
      <w:r w:rsidRPr="237DBF82" w:rsidR="237DBF82">
        <w:rPr>
          <w:b/>
          <w:bCs/>
        </w:rPr>
        <w:t xml:space="preserve">DISCLAIMER - CCC will not verify the correct publication in a normal day scenario via the XBID CMM GUI. The CCC verifies the correct provisioning to XBID by means of CCCt GUI interface. Furthermore, due to short timescales, submission of </w:t>
      </w:r>
      <w:commentRangeStart w:id="127"/>
      <w:commentRangeStart w:id="128"/>
      <w:r w:rsidRPr="237DBF82" w:rsidR="237DBF82">
        <w:rPr>
          <w:b/>
          <w:bCs/>
        </w:rPr>
        <w:t>ID1-921</w:t>
      </w:r>
      <w:commentRangeEnd w:id="127"/>
      <w:r w:rsidRPr="237DBF82">
        <w:rPr>
          <w:rStyle w:val="CommentReference"/>
          <w:b/>
          <w:bCs/>
          <w:sz w:val="20"/>
          <w:szCs w:val="20"/>
        </w:rPr>
        <w:commentReference w:id="127"/>
      </w:r>
      <w:commentRangeEnd w:id="128"/>
      <w:r w:rsidRPr="237DBF82">
        <w:rPr>
          <w:rStyle w:val="CommentReference"/>
          <w:b/>
          <w:bCs/>
          <w:sz w:val="20"/>
          <w:szCs w:val="20"/>
        </w:rPr>
        <w:commentReference w:id="128"/>
      </w:r>
      <w:r w:rsidRPr="237DBF82" w:rsidR="237DBF82">
        <w:rPr>
          <w:b/>
          <w:bCs/>
        </w:rPr>
        <w:t xml:space="preserve"> files using sFTP to XBID and transfer of ACK files from XBID to CCCt using sFTP will be on best efforts basis by the CCCt operator. In this case, as mentioned in the email template, the TSOs on both sides of the border carry a shared </w:t>
      </w:r>
      <w:r w:rsidRPr="237DBF82" w:rsidR="237DBF82">
        <w:rPr>
          <w:b/>
          <w:bCs/>
        </w:rPr>
        <w:t xml:space="preserve">responsibility to check whether the correct capacities are uploaded for their border and requested to validate towards CCC that the capacities on their border are correct if possible. </w:t>
      </w:r>
    </w:p>
    <w:p w:rsidRPr="005E3B83" w:rsidR="005E3B83" w:rsidP="00B47D5C" w:rsidRDefault="005E3B83" w14:paraId="24ABF9E9" w14:textId="77777777">
      <w:pPr>
        <w:pStyle w:val="Heading3"/>
      </w:pPr>
      <w:bookmarkStart w:name="_Toc1966489508" w:id="129"/>
      <w:bookmarkStart w:name="_Toc762277625" w:id="130"/>
      <w:r w:rsidRPr="005E3B83">
        <w:t>Backup and Fallback processes</w:t>
      </w:r>
      <w:bookmarkEnd w:id="129"/>
      <w:bookmarkEnd w:id="130"/>
    </w:p>
    <w:p w:rsidRPr="005E3B83" w:rsidR="005E3B83" w:rsidP="000A4806" w:rsidRDefault="005E3B83" w14:paraId="749F1F08" w14:textId="77777777">
      <w:pPr>
        <w:spacing w:after="240"/>
      </w:pPr>
      <w:r w:rsidRPr="005E3B83">
        <w:t>As soon as an issue with the CCCt is identified (e.g. blocking the process to run normally), the CCC must call or email Unicorn Core IDCC helpdesk. The following fallbacks/backups need to be triggered and finished before the corresponding Backup/fallback time indicated in the HLBP excel file:</w:t>
      </w:r>
    </w:p>
    <w:tbl>
      <w:tblPr>
        <w:tblW w:w="9308" w:type="dxa"/>
        <w:tblLayout w:type="fixed"/>
        <w:tblLook w:val="06A0" w:firstRow="1" w:lastRow="0" w:firstColumn="1" w:lastColumn="0" w:noHBand="1" w:noVBand="1"/>
      </w:tblPr>
      <w:tblGrid>
        <w:gridCol w:w="705"/>
        <w:gridCol w:w="718"/>
        <w:gridCol w:w="1577"/>
        <w:gridCol w:w="4004"/>
        <w:gridCol w:w="666"/>
        <w:gridCol w:w="848"/>
        <w:gridCol w:w="790"/>
      </w:tblGrid>
      <w:tr w:rsidRPr="007B171A" w:rsidR="005E3B83" w:rsidTr="47E385B5" w14:paraId="01C94CCE" w14:textId="77777777">
        <w:trPr>
          <w:trHeight w:val="496"/>
        </w:trPr>
        <w:tc>
          <w:tcPr>
            <w:tcW w:w="705"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7B171A" w:rsidR="005E3B83" w:rsidP="000A4806" w:rsidRDefault="005E3B83" w14:paraId="17766960" w14:textId="77777777">
            <w:pPr>
              <w:rPr>
                <w:sz w:val="14"/>
                <w:szCs w:val="14"/>
              </w:rPr>
            </w:pPr>
            <w:r w:rsidRPr="007B171A">
              <w:rPr>
                <w:sz w:val="14"/>
                <w:szCs w:val="14"/>
              </w:rPr>
              <w:t>Backup ID</w:t>
            </w:r>
          </w:p>
        </w:tc>
        <w:tc>
          <w:tcPr>
            <w:tcW w:w="71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B171A" w:rsidR="005E3B83" w:rsidP="000A4806" w:rsidRDefault="005E3B83" w14:paraId="34B537E8" w14:textId="77777777">
            <w:pPr>
              <w:rPr>
                <w:sz w:val="14"/>
                <w:szCs w:val="14"/>
              </w:rPr>
            </w:pPr>
            <w:r w:rsidRPr="007B171A">
              <w:rPr>
                <w:sz w:val="14"/>
                <w:szCs w:val="14"/>
              </w:rPr>
              <w:t>Process Step</w:t>
            </w:r>
          </w:p>
        </w:tc>
        <w:tc>
          <w:tcPr>
            <w:tcW w:w="1577"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B171A" w:rsidR="005E3B83" w:rsidP="000A4806" w:rsidRDefault="005E3B83" w14:paraId="272E8351" w14:textId="77777777">
            <w:pPr>
              <w:rPr>
                <w:sz w:val="14"/>
                <w:szCs w:val="14"/>
              </w:rPr>
            </w:pPr>
            <w:r w:rsidRPr="007B171A">
              <w:rPr>
                <w:sz w:val="14"/>
                <w:szCs w:val="14"/>
              </w:rPr>
              <w:t>Description</w:t>
            </w:r>
          </w:p>
        </w:tc>
        <w:tc>
          <w:tcPr>
            <w:tcW w:w="400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B171A" w:rsidR="005E3B83" w:rsidP="000A4806" w:rsidRDefault="005E3B83" w14:paraId="3E709191" w14:textId="77777777">
            <w:pPr>
              <w:rPr>
                <w:sz w:val="14"/>
                <w:szCs w:val="14"/>
              </w:rPr>
            </w:pPr>
            <w:r w:rsidRPr="007B171A">
              <w:rPr>
                <w:sz w:val="14"/>
                <w:szCs w:val="14"/>
              </w:rPr>
              <w:t>Solution/Action</w:t>
            </w:r>
          </w:p>
        </w:tc>
        <w:tc>
          <w:tcPr>
            <w:tcW w:w="66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B171A" w:rsidR="005E3B83" w:rsidP="000A4806" w:rsidRDefault="005E3B83" w14:paraId="7F8D4B07" w14:textId="77777777">
            <w:pPr>
              <w:rPr>
                <w:sz w:val="14"/>
                <w:szCs w:val="14"/>
              </w:rPr>
            </w:pPr>
            <w:r w:rsidRPr="007B171A">
              <w:rPr>
                <w:sz w:val="14"/>
                <w:szCs w:val="14"/>
              </w:rPr>
              <w:t>Owner</w:t>
            </w:r>
          </w:p>
        </w:tc>
        <w:tc>
          <w:tcPr>
            <w:tcW w:w="84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B171A" w:rsidR="005E3B83" w:rsidP="000A4806" w:rsidRDefault="005E3B83" w14:paraId="6A844633" w14:textId="77777777">
            <w:pPr>
              <w:rPr>
                <w:sz w:val="14"/>
                <w:szCs w:val="14"/>
              </w:rPr>
            </w:pPr>
            <w:r w:rsidRPr="007B171A">
              <w:rPr>
                <w:sz w:val="14"/>
                <w:szCs w:val="14"/>
              </w:rPr>
              <w:t>Tool</w:t>
            </w:r>
          </w:p>
        </w:tc>
        <w:tc>
          <w:tcPr>
            <w:tcW w:w="790" w:type="dxa"/>
            <w:tcBorders>
              <w:top w:val="nil"/>
              <w:left w:val="single" w:color="FFFFFF" w:themeColor="background1" w:sz="8" w:space="0"/>
              <w:bottom w:val="nil"/>
              <w:right w:val="nil"/>
            </w:tcBorders>
            <w:shd w:val="clear" w:color="auto" w:fill="2F2F2F" w:themeFill="text2" w:themeFillShade="80"/>
            <w:vAlign w:val="center"/>
          </w:tcPr>
          <w:p w:rsidRPr="007B171A" w:rsidR="005E3B83" w:rsidP="000A4806" w:rsidRDefault="005E3B83" w14:paraId="6F85F9B3" w14:textId="77777777">
            <w:pPr>
              <w:rPr>
                <w:sz w:val="14"/>
                <w:szCs w:val="14"/>
              </w:rPr>
            </w:pPr>
            <w:r w:rsidRPr="007B171A">
              <w:rPr>
                <w:sz w:val="14"/>
                <w:szCs w:val="14"/>
              </w:rPr>
              <w:t>Email Template #</w:t>
            </w:r>
          </w:p>
        </w:tc>
      </w:tr>
      <w:tr w:rsidR="007165E6" w:rsidTr="47E385B5" w14:paraId="4DA2BE2A" w14:textId="77777777">
        <w:trPr>
          <w:trHeight w:val="300"/>
        </w:trPr>
        <w:tc>
          <w:tcPr>
            <w:tcW w:w="7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007165E6" w:rsidP="1350F9F4" w:rsidRDefault="47E385B5" w14:paraId="48CA8FDC" w14:textId="4ACC04A3">
            <w:pPr>
              <w:rPr>
                <w:sz w:val="14"/>
                <w:szCs w:val="14"/>
              </w:rPr>
            </w:pPr>
            <w:r w:rsidRPr="47E385B5">
              <w:rPr>
                <w:sz w:val="14"/>
                <w:szCs w:val="14"/>
              </w:rPr>
              <w:t>ID1_1</w:t>
            </w:r>
            <w:r w:rsidR="007C1655">
              <w:rPr>
                <w:sz w:val="14"/>
                <w:szCs w:val="14"/>
              </w:rPr>
              <w:t>7</w:t>
            </w:r>
          </w:p>
        </w:tc>
        <w:tc>
          <w:tcPr>
            <w:tcW w:w="718"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vAlign w:val="center"/>
          </w:tcPr>
          <w:p w:rsidR="007165E6" w:rsidP="1350F9F4" w:rsidRDefault="007165E6" w14:paraId="06A5FA0A" w14:textId="77777777">
            <w:pPr>
              <w:rPr>
                <w:sz w:val="14"/>
                <w:szCs w:val="14"/>
              </w:rPr>
            </w:pPr>
            <w:r w:rsidRPr="1350F9F4">
              <w:rPr>
                <w:sz w:val="14"/>
                <w:szCs w:val="14"/>
              </w:rPr>
              <w:t>Final ID ATC Extraction</w:t>
            </w:r>
          </w:p>
          <w:p w:rsidR="007165E6" w:rsidP="000A4806" w:rsidRDefault="007165E6" w14:paraId="242FAC03" w14:textId="1FC5836F">
            <w:pPr>
              <w:rPr>
                <w:sz w:val="14"/>
                <w:szCs w:val="14"/>
              </w:rPr>
            </w:pPr>
          </w:p>
        </w:tc>
        <w:tc>
          <w:tcPr>
            <w:tcW w:w="1577"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007165E6" w:rsidP="1350F9F4" w:rsidRDefault="007165E6" w14:paraId="157A9EDD" w14:textId="07A719D1">
            <w:pPr>
              <w:jc w:val="center"/>
              <w:rPr>
                <w:rFonts w:eastAsia="Arial" w:cs="Arial"/>
                <w:color w:val="000000" w:themeColor="text1"/>
                <w:sz w:val="14"/>
                <w:szCs w:val="14"/>
              </w:rPr>
            </w:pPr>
            <w:r w:rsidRPr="1350F9F4">
              <w:rPr>
                <w:rFonts w:eastAsia="Arial" w:cs="Arial"/>
                <w:color w:val="000000" w:themeColor="text1"/>
                <w:sz w:val="14"/>
                <w:szCs w:val="14"/>
              </w:rPr>
              <w:t>Delivery of NTCs after target time 14:45 to XBID</w:t>
            </w:r>
          </w:p>
        </w:tc>
        <w:tc>
          <w:tcPr>
            <w:tcW w:w="40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8078E8" w:rsidR="007165E6" w:rsidP="1350F9F4" w:rsidRDefault="007165E6" w14:paraId="3498521E" w14:textId="0E6BFC1A">
            <w:pPr>
              <w:rPr>
                <w:rFonts w:eastAsia="Arial" w:cs="Arial"/>
                <w:color w:val="000000" w:themeColor="text1"/>
                <w:sz w:val="14"/>
                <w:szCs w:val="14"/>
                <w:lang w:val="sv-SE"/>
              </w:rPr>
            </w:pPr>
            <w:r w:rsidRPr="008078E8">
              <w:rPr>
                <w:rFonts w:eastAsia="Arial" w:cs="Arial"/>
                <w:color w:val="000000" w:themeColor="text1"/>
                <w:sz w:val="14"/>
                <w:szCs w:val="14"/>
                <w:lang w:val="sv-SE"/>
              </w:rPr>
              <w:t>1. Inform all market parties via UMM</w:t>
            </w:r>
          </w:p>
          <w:p w:rsidR="007165E6" w:rsidP="1350F9F4" w:rsidRDefault="007165E6" w14:paraId="316F8311" w14:textId="6046712D">
            <w:pPr>
              <w:rPr>
                <w:rFonts w:eastAsia="Arial" w:cs="Arial"/>
                <w:color w:val="000000" w:themeColor="text1"/>
                <w:sz w:val="14"/>
                <w:szCs w:val="14"/>
              </w:rPr>
            </w:pPr>
            <w:r w:rsidRPr="1350F9F4">
              <w:rPr>
                <w:rFonts w:eastAsia="Arial" w:cs="Arial"/>
                <w:color w:val="000000" w:themeColor="text1"/>
                <w:sz w:val="14"/>
                <w:szCs w:val="14"/>
              </w:rPr>
              <w:t>2. Inform TSOs</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481A9F6F" w14:textId="357F99BE">
            <w:pPr>
              <w:jc w:val="center"/>
              <w:rPr>
                <w:rFonts w:eastAsia="Arial" w:cs="Arial"/>
                <w:color w:val="000000" w:themeColor="text1"/>
                <w:sz w:val="14"/>
                <w:szCs w:val="14"/>
              </w:rPr>
            </w:pPr>
            <w:r w:rsidRPr="1350F9F4">
              <w:rPr>
                <w:rFonts w:eastAsia="Arial" w:cs="Arial"/>
                <w:color w:val="000000" w:themeColor="text1"/>
                <w:sz w:val="14"/>
                <w:szCs w:val="14"/>
              </w:rPr>
              <w:t>CCC</w:t>
            </w:r>
          </w:p>
        </w:tc>
        <w:tc>
          <w:tcPr>
            <w:tcW w:w="84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71ADCE51" w14:textId="6ACC5C27">
            <w:pPr>
              <w:jc w:val="center"/>
              <w:rPr>
                <w:rFonts w:eastAsia="Arial" w:cs="Arial"/>
                <w:color w:val="000000" w:themeColor="text1"/>
                <w:sz w:val="14"/>
                <w:szCs w:val="14"/>
              </w:rPr>
            </w:pPr>
            <w:r w:rsidRPr="1350F9F4">
              <w:rPr>
                <w:rFonts w:eastAsia="Arial" w:cs="Arial"/>
                <w:color w:val="000000" w:themeColor="text1"/>
                <w:sz w:val="14"/>
                <w:szCs w:val="14"/>
              </w:rPr>
              <w:t>Email</w:t>
            </w:r>
          </w:p>
        </w:tc>
        <w:tc>
          <w:tcPr>
            <w:tcW w:w="79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10BAF0FA" w14:textId="51522281">
            <w:pPr>
              <w:rPr>
                <w:rFonts w:ascii="Arial Narrow" w:hAnsi="Arial Narrow" w:eastAsia="Arial Narrow" w:cs="Arial Narrow"/>
                <w:sz w:val="16"/>
                <w:szCs w:val="16"/>
              </w:rPr>
            </w:pPr>
            <w:r w:rsidRPr="08EB1C5A">
              <w:rPr>
                <w:rFonts w:ascii="Arial Narrow" w:hAnsi="Arial Narrow" w:eastAsia="Arial Narrow" w:cs="Arial Narrow"/>
                <w:sz w:val="16"/>
                <w:szCs w:val="16"/>
              </w:rPr>
              <w:t>24, 22</w:t>
            </w:r>
          </w:p>
        </w:tc>
      </w:tr>
      <w:tr w:rsidR="007165E6" w:rsidTr="47E385B5" w14:paraId="57191983" w14:textId="77777777">
        <w:trPr>
          <w:trHeight w:val="949"/>
        </w:trPr>
        <w:tc>
          <w:tcPr>
            <w:tcW w:w="7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007165E6" w:rsidP="1350F9F4" w:rsidRDefault="47E385B5" w14:paraId="57030359" w14:textId="0FDAC326">
            <w:pPr>
              <w:rPr>
                <w:sz w:val="14"/>
                <w:szCs w:val="14"/>
              </w:rPr>
            </w:pPr>
            <w:r w:rsidRPr="47E385B5">
              <w:rPr>
                <w:sz w:val="14"/>
                <w:szCs w:val="14"/>
              </w:rPr>
              <w:t>ID1_1</w:t>
            </w:r>
            <w:r w:rsidR="007C1655">
              <w:rPr>
                <w:sz w:val="14"/>
                <w:szCs w:val="14"/>
              </w:rPr>
              <w:t>8</w:t>
            </w:r>
          </w:p>
        </w:tc>
        <w:tc>
          <w:tcPr>
            <w:tcW w:w="718" w:type="dxa"/>
            <w:vMerge/>
            <w:vAlign w:val="center"/>
          </w:tcPr>
          <w:p w:rsidRPr="00A70743" w:rsidR="007165E6" w:rsidP="000A4806" w:rsidRDefault="007165E6" w14:paraId="785D4865" w14:textId="3D307284">
            <w:pPr>
              <w:rPr>
                <w:sz w:val="14"/>
                <w:szCs w:val="14"/>
                <w:highlight w:val="yellow"/>
              </w:rPr>
            </w:pPr>
          </w:p>
        </w:tc>
        <w:tc>
          <w:tcPr>
            <w:tcW w:w="1577"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007165E6" w:rsidP="1350F9F4" w:rsidRDefault="007165E6" w14:paraId="53339220" w14:textId="43563C48">
            <w:pPr>
              <w:jc w:val="center"/>
              <w:rPr>
                <w:rFonts w:eastAsia="Arial" w:cs="Arial"/>
                <w:color w:val="000000" w:themeColor="text1"/>
                <w:sz w:val="14"/>
                <w:szCs w:val="14"/>
              </w:rPr>
            </w:pPr>
            <w:r w:rsidRPr="1350F9F4">
              <w:rPr>
                <w:rFonts w:eastAsia="Arial" w:cs="Arial"/>
                <w:color w:val="000000" w:themeColor="text1"/>
                <w:sz w:val="14"/>
                <w:szCs w:val="14"/>
              </w:rPr>
              <w:t>Negative ACK for NTCs (ID-921) delivered between 14:55 and 15:30</w:t>
            </w:r>
          </w:p>
        </w:tc>
        <w:tc>
          <w:tcPr>
            <w:tcW w:w="40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247E52EB" w14:textId="0B154763">
            <w:pPr>
              <w:rPr>
                <w:rFonts w:eastAsia="Arial" w:cs="Arial"/>
                <w:color w:val="000000" w:themeColor="text1"/>
                <w:sz w:val="14"/>
                <w:szCs w:val="14"/>
              </w:rPr>
            </w:pPr>
            <w:r w:rsidRPr="7457B0FF">
              <w:rPr>
                <w:rFonts w:eastAsia="Arial" w:cs="Arial"/>
                <w:color w:val="000000" w:themeColor="text1"/>
                <w:sz w:val="14"/>
                <w:szCs w:val="14"/>
              </w:rPr>
              <w:t>Gates at XBID are closed for CZCs to conduct IDA1.</w:t>
            </w:r>
          </w:p>
          <w:p w:rsidR="007165E6" w:rsidP="4D255113" w:rsidRDefault="007165E6" w14:paraId="00B0D2C2" w14:textId="2EF3A757">
            <w:pPr>
              <w:rPr>
                <w:rFonts w:eastAsia="Arial" w:cs="Arial"/>
                <w:sz w:val="14"/>
                <w:szCs w:val="14"/>
              </w:rPr>
            </w:pPr>
            <w:r w:rsidRPr="4D255113">
              <w:rPr>
                <w:rFonts w:eastAsia="Arial" w:cs="Arial"/>
                <w:sz w:val="14"/>
                <w:szCs w:val="14"/>
              </w:rPr>
              <w:t xml:space="preserve"> 1. At 15:35 after IDA1, check if latest NTC delivery attempt by the CCCt was successful (check Message Viewer for “accepted” NTCs sent to XBID) </w:t>
            </w:r>
          </w:p>
          <w:p w:rsidR="007165E6" w:rsidP="007165E6" w:rsidRDefault="007165E6" w14:paraId="0BCFF6F3" w14:textId="7C0BA028">
            <w:pPr>
              <w:rPr>
                <w:rFonts w:eastAsia="Arial" w:cs="Arial"/>
                <w:sz w:val="14"/>
                <w:szCs w:val="14"/>
              </w:rPr>
            </w:pPr>
            <w:r w:rsidRPr="7457B0FF">
              <w:rPr>
                <w:rFonts w:eastAsia="Arial" w:cs="Arial"/>
                <w:sz w:val="14"/>
                <w:szCs w:val="14"/>
              </w:rPr>
              <w:t>2. If no NTCs were successfully provided, manually upload NTCs via sFTP to XBID and check for positive ACK.</w:t>
            </w:r>
          </w:p>
          <w:p w:rsidR="007165E6" w:rsidP="4D255113" w:rsidRDefault="007165E6" w14:paraId="6524EBAF" w14:textId="2531239C">
            <w:pPr>
              <w:rPr>
                <w:rFonts w:eastAsia="Arial" w:cs="Arial"/>
                <w:color w:val="000000" w:themeColor="text1"/>
                <w:sz w:val="14"/>
                <w:szCs w:val="14"/>
              </w:rPr>
            </w:pPr>
          </w:p>
          <w:p w:rsidR="007165E6" w:rsidP="1350F9F4" w:rsidRDefault="007165E6" w14:paraId="022EC7EA" w14:textId="4BEA83CB">
            <w:pPr>
              <w:rPr>
                <w:rFonts w:eastAsia="Arial" w:cs="Arial"/>
                <w:color w:val="000000" w:themeColor="text1"/>
                <w:sz w:val="14"/>
                <w:szCs w:val="14"/>
              </w:rPr>
            </w:pPr>
            <w:r w:rsidRPr="1350F9F4">
              <w:rPr>
                <w:rFonts w:eastAsia="Arial" w:cs="Arial"/>
                <w:color w:val="000000" w:themeColor="text1"/>
                <w:sz w:val="14"/>
                <w:szCs w:val="14"/>
              </w:rPr>
              <w:t>3. Send UMM</w:t>
            </w:r>
          </w:p>
          <w:p w:rsidR="007165E6" w:rsidP="1350F9F4" w:rsidRDefault="007165E6" w14:paraId="1B751D68" w14:textId="58829C4C">
            <w:pPr>
              <w:rPr>
                <w:rFonts w:eastAsia="Arial" w:cs="Arial"/>
                <w:color w:val="000000" w:themeColor="text1"/>
                <w:sz w:val="14"/>
                <w:szCs w:val="14"/>
              </w:rPr>
            </w:pPr>
            <w:r w:rsidRPr="1350F9F4">
              <w:rPr>
                <w:rFonts w:eastAsia="Arial" w:cs="Arial"/>
                <w:color w:val="000000" w:themeColor="text1"/>
                <w:sz w:val="14"/>
                <w:szCs w:val="14"/>
              </w:rPr>
              <w:t>4. Inform TSOs</w:t>
            </w:r>
          </w:p>
          <w:p w:rsidR="007165E6" w:rsidP="1350F9F4" w:rsidRDefault="007165E6" w14:paraId="721FB737" w14:textId="34D1F2B3">
            <w:pPr>
              <w:rPr>
                <w:rFonts w:eastAsia="Arial" w:cs="Arial"/>
                <w:sz w:val="14"/>
                <w:szCs w:val="14"/>
              </w:rPr>
            </w:pPr>
            <w:r w:rsidRPr="1350F9F4">
              <w:rPr>
                <w:rFonts w:eastAsia="Arial" w:cs="Arial"/>
                <w:sz w:val="14"/>
                <w:szCs w:val="14"/>
              </w:rPr>
              <w:t xml:space="preserve"> </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1DE040CB" w14:textId="37DD4026">
            <w:pPr>
              <w:jc w:val="center"/>
              <w:rPr>
                <w:rFonts w:eastAsia="Arial" w:cs="Arial"/>
                <w:color w:val="000000" w:themeColor="text1"/>
                <w:sz w:val="14"/>
                <w:szCs w:val="14"/>
              </w:rPr>
            </w:pPr>
            <w:r w:rsidRPr="08EB1C5A">
              <w:rPr>
                <w:rFonts w:eastAsia="Arial" w:cs="Arial"/>
                <w:color w:val="000000" w:themeColor="text1"/>
                <w:sz w:val="14"/>
                <w:szCs w:val="14"/>
              </w:rPr>
              <w:t>CCC</w:t>
            </w:r>
          </w:p>
        </w:tc>
        <w:tc>
          <w:tcPr>
            <w:tcW w:w="84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7C1B9691" w14:textId="1E256A4D">
            <w:pPr>
              <w:jc w:val="center"/>
              <w:rPr>
                <w:rFonts w:eastAsia="Arial" w:cs="Arial"/>
                <w:color w:val="000000" w:themeColor="text1"/>
                <w:sz w:val="14"/>
                <w:szCs w:val="14"/>
              </w:rPr>
            </w:pPr>
            <w:r w:rsidRPr="1350F9F4">
              <w:rPr>
                <w:rFonts w:eastAsia="Arial" w:cs="Arial"/>
                <w:color w:val="000000" w:themeColor="text1"/>
                <w:sz w:val="14"/>
                <w:szCs w:val="14"/>
              </w:rPr>
              <w:t>XBID, Email</w:t>
            </w:r>
          </w:p>
        </w:tc>
        <w:tc>
          <w:tcPr>
            <w:tcW w:w="79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3314A6C4" w14:textId="2E65D50B">
            <w:pPr>
              <w:rPr>
                <w:sz w:val="14"/>
                <w:szCs w:val="14"/>
              </w:rPr>
            </w:pPr>
            <w:r w:rsidRPr="1350F9F4">
              <w:rPr>
                <w:sz w:val="14"/>
                <w:szCs w:val="14"/>
              </w:rPr>
              <w:t>25, 23</w:t>
            </w:r>
          </w:p>
        </w:tc>
      </w:tr>
      <w:tr w:rsidR="007165E6" w:rsidTr="47E385B5" w14:paraId="54170552" w14:textId="77777777">
        <w:trPr>
          <w:trHeight w:val="949"/>
        </w:trPr>
        <w:tc>
          <w:tcPr>
            <w:tcW w:w="7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007165E6" w:rsidP="1350F9F4" w:rsidRDefault="47E385B5" w14:paraId="6FCAFB22" w14:textId="567D4BCA">
            <w:pPr>
              <w:rPr>
                <w:sz w:val="14"/>
                <w:szCs w:val="14"/>
              </w:rPr>
            </w:pPr>
            <w:r w:rsidRPr="47E385B5">
              <w:rPr>
                <w:sz w:val="14"/>
                <w:szCs w:val="14"/>
              </w:rPr>
              <w:t>ID1_1</w:t>
            </w:r>
            <w:r w:rsidR="007C1655">
              <w:rPr>
                <w:sz w:val="14"/>
                <w:szCs w:val="14"/>
              </w:rPr>
              <w:t>9</w:t>
            </w:r>
          </w:p>
        </w:tc>
        <w:tc>
          <w:tcPr>
            <w:tcW w:w="718" w:type="dxa"/>
            <w:vMerge/>
            <w:vAlign w:val="center"/>
          </w:tcPr>
          <w:p w:rsidR="007165E6" w:rsidP="000A4806" w:rsidRDefault="007165E6" w14:paraId="72366BBD" w14:textId="61E284DF"/>
        </w:tc>
        <w:tc>
          <w:tcPr>
            <w:tcW w:w="1577"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007165E6" w:rsidP="1350F9F4" w:rsidRDefault="007165E6" w14:paraId="0EE95923" w14:textId="1FD16D0F">
            <w:pPr>
              <w:jc w:val="center"/>
              <w:rPr>
                <w:rFonts w:eastAsia="Arial" w:cs="Arial"/>
                <w:color w:val="000000" w:themeColor="text1"/>
                <w:sz w:val="14"/>
                <w:szCs w:val="14"/>
              </w:rPr>
            </w:pPr>
            <w:r w:rsidRPr="00E8056C">
              <w:rPr>
                <w:rFonts w:eastAsia="Arial" w:cs="Arial"/>
                <w:color w:val="000000" w:themeColor="text1"/>
                <w:sz w:val="14"/>
                <w:szCs w:val="14"/>
              </w:rPr>
              <w:t>Delivery of NTCs after 1</w:t>
            </w:r>
            <w:r w:rsidRPr="00E8056C" w:rsidR="00F422D4">
              <w:rPr>
                <w:rFonts w:eastAsia="Arial" w:cs="Arial"/>
                <w:color w:val="000000" w:themeColor="text1"/>
                <w:sz w:val="14"/>
                <w:szCs w:val="14"/>
              </w:rPr>
              <w:t>5</w:t>
            </w:r>
            <w:r w:rsidRPr="00E8056C">
              <w:rPr>
                <w:rFonts w:eastAsia="Arial" w:cs="Arial"/>
                <w:color w:val="000000" w:themeColor="text1"/>
                <w:sz w:val="14"/>
                <w:szCs w:val="14"/>
              </w:rPr>
              <w:t>:35 (IDA1) to XBID</w:t>
            </w:r>
          </w:p>
        </w:tc>
        <w:tc>
          <w:tcPr>
            <w:tcW w:w="40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8078E8" w:rsidR="007165E6" w:rsidP="1350F9F4" w:rsidRDefault="007165E6" w14:paraId="778102DA" w14:textId="2A6DEAAD">
            <w:pPr>
              <w:rPr>
                <w:rFonts w:eastAsia="Arial" w:cs="Arial"/>
                <w:color w:val="000000" w:themeColor="text1"/>
                <w:sz w:val="14"/>
                <w:szCs w:val="14"/>
                <w:lang w:val="sv-SE"/>
              </w:rPr>
            </w:pPr>
            <w:r w:rsidRPr="008078E8">
              <w:rPr>
                <w:rFonts w:eastAsia="Arial" w:cs="Arial"/>
                <w:color w:val="000000" w:themeColor="text1"/>
                <w:sz w:val="14"/>
                <w:szCs w:val="14"/>
                <w:lang w:val="sv-SE"/>
              </w:rPr>
              <w:t>1. Inform all market parties via UMM</w:t>
            </w:r>
          </w:p>
          <w:p w:rsidR="007165E6" w:rsidP="1350F9F4" w:rsidRDefault="007165E6" w14:paraId="50335788" w14:textId="6046712D">
            <w:pPr>
              <w:rPr>
                <w:rFonts w:eastAsia="Arial" w:cs="Arial"/>
                <w:color w:val="000000" w:themeColor="text1"/>
                <w:sz w:val="14"/>
                <w:szCs w:val="14"/>
              </w:rPr>
            </w:pPr>
            <w:r w:rsidRPr="08EB1C5A">
              <w:rPr>
                <w:rFonts w:eastAsia="Arial" w:cs="Arial"/>
                <w:color w:val="000000" w:themeColor="text1"/>
                <w:sz w:val="14"/>
                <w:szCs w:val="14"/>
              </w:rPr>
              <w:t>2. Inform TSOs</w:t>
            </w:r>
          </w:p>
          <w:p w:rsidR="007165E6" w:rsidP="1350F9F4" w:rsidRDefault="007165E6" w14:paraId="0135B6B2" w14:textId="1A6AB336">
            <w:pPr>
              <w:rPr>
                <w:rFonts w:eastAsia="Arial" w:cs="Arial"/>
                <w:color w:val="000000" w:themeColor="text1"/>
                <w:sz w:val="14"/>
                <w:szCs w:val="14"/>
              </w:rPr>
            </w:pP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4A6A17C8" w14:textId="6BF8F352">
            <w:pPr>
              <w:jc w:val="center"/>
              <w:rPr>
                <w:rFonts w:eastAsia="Arial" w:cs="Arial"/>
                <w:color w:val="000000" w:themeColor="text1"/>
                <w:sz w:val="14"/>
                <w:szCs w:val="14"/>
              </w:rPr>
            </w:pPr>
            <w:r w:rsidRPr="08EB1C5A">
              <w:rPr>
                <w:rFonts w:eastAsia="Arial" w:cs="Arial"/>
                <w:color w:val="000000" w:themeColor="text1"/>
                <w:sz w:val="14"/>
                <w:szCs w:val="14"/>
              </w:rPr>
              <w:t>CCC</w:t>
            </w:r>
          </w:p>
        </w:tc>
        <w:tc>
          <w:tcPr>
            <w:tcW w:w="84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4CEC2782" w14:textId="42878E9F">
            <w:pPr>
              <w:jc w:val="center"/>
              <w:rPr>
                <w:rFonts w:eastAsia="Arial" w:cs="Arial"/>
                <w:color w:val="000000" w:themeColor="text1"/>
                <w:sz w:val="14"/>
                <w:szCs w:val="14"/>
              </w:rPr>
            </w:pPr>
            <w:r w:rsidRPr="08EB1C5A">
              <w:rPr>
                <w:rFonts w:eastAsia="Arial" w:cs="Arial"/>
                <w:color w:val="000000" w:themeColor="text1"/>
                <w:sz w:val="14"/>
                <w:szCs w:val="14"/>
              </w:rPr>
              <w:t>Email</w:t>
            </w:r>
          </w:p>
        </w:tc>
        <w:tc>
          <w:tcPr>
            <w:tcW w:w="79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7165E6" w:rsidP="1350F9F4" w:rsidRDefault="007165E6" w14:paraId="52D550CF" w14:textId="392764CE">
            <w:pPr>
              <w:rPr>
                <w:sz w:val="14"/>
                <w:szCs w:val="14"/>
              </w:rPr>
            </w:pPr>
            <w:r w:rsidRPr="08EB1C5A">
              <w:rPr>
                <w:sz w:val="14"/>
                <w:szCs w:val="14"/>
              </w:rPr>
              <w:t>25, 23</w:t>
            </w:r>
          </w:p>
        </w:tc>
      </w:tr>
      <w:tr w:rsidRPr="007B171A" w:rsidR="007165E6" w:rsidTr="47E385B5" w14:paraId="44DAF77A" w14:textId="77777777">
        <w:trPr>
          <w:trHeight w:val="949"/>
        </w:trPr>
        <w:tc>
          <w:tcPr>
            <w:tcW w:w="705"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7B171A" w:rsidR="007165E6" w:rsidP="000A4806" w:rsidRDefault="47E385B5" w14:paraId="22942938" w14:textId="4051A8C6">
            <w:pPr>
              <w:rPr>
                <w:sz w:val="14"/>
                <w:szCs w:val="14"/>
              </w:rPr>
            </w:pPr>
            <w:r w:rsidRPr="47E385B5">
              <w:rPr>
                <w:sz w:val="14"/>
                <w:szCs w:val="14"/>
              </w:rPr>
              <w:t>ID1_</w:t>
            </w:r>
            <w:r w:rsidR="007C1655">
              <w:rPr>
                <w:sz w:val="14"/>
                <w:szCs w:val="14"/>
              </w:rPr>
              <w:t>20</w:t>
            </w:r>
          </w:p>
        </w:tc>
        <w:tc>
          <w:tcPr>
            <w:tcW w:w="718" w:type="dxa"/>
            <w:vMerge/>
            <w:vAlign w:val="center"/>
          </w:tcPr>
          <w:p w:rsidRPr="007B171A" w:rsidR="007165E6" w:rsidP="000A4806" w:rsidRDefault="007165E6" w14:paraId="28FE0D88" w14:textId="4428598F">
            <w:pPr>
              <w:rPr>
                <w:sz w:val="14"/>
                <w:szCs w:val="14"/>
              </w:rPr>
            </w:pPr>
          </w:p>
        </w:tc>
        <w:tc>
          <w:tcPr>
            <w:tcW w:w="1577"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7B171A" w:rsidR="007165E6" w:rsidP="000A4806" w:rsidRDefault="007165E6" w14:paraId="3559F020" w14:textId="77777777">
            <w:pPr>
              <w:rPr>
                <w:sz w:val="14"/>
                <w:szCs w:val="14"/>
              </w:rPr>
            </w:pPr>
            <w:r w:rsidRPr="007B171A">
              <w:rPr>
                <w:sz w:val="14"/>
                <w:szCs w:val="14"/>
              </w:rPr>
              <w:t>Issue/error with computation</w:t>
            </w:r>
          </w:p>
        </w:tc>
        <w:tc>
          <w:tcPr>
            <w:tcW w:w="40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B171A" w:rsidR="007165E6" w:rsidP="32007864" w:rsidRDefault="007165E6" w14:paraId="32172E36" w14:textId="34C73005">
            <w:pPr>
              <w:rPr>
                <w:sz w:val="14"/>
                <w:szCs w:val="14"/>
              </w:rPr>
            </w:pPr>
            <w:r w:rsidRPr="08EB1C5A">
              <w:rPr>
                <w:sz w:val="14"/>
                <w:szCs w:val="14"/>
              </w:rPr>
              <w:t>1. Request USY to solve issue.</w:t>
            </w:r>
            <w:r>
              <w:br/>
            </w:r>
            <w:r w:rsidRPr="08EB1C5A">
              <w:rPr>
                <w:sz w:val="14"/>
                <w:szCs w:val="14"/>
              </w:rPr>
              <w:t>2. If computation is not successfully finished by Critical End Time, inform parties per e-mail template about failure on provision of computed NTCs.</w:t>
            </w:r>
          </w:p>
          <w:p w:rsidRPr="007B171A" w:rsidR="007165E6" w:rsidP="32007864" w:rsidRDefault="007165E6" w14:paraId="565DCDAC" w14:textId="7436F9DB">
            <w:pPr>
              <w:rPr>
                <w:sz w:val="14"/>
                <w:szCs w:val="14"/>
              </w:rPr>
            </w:pPr>
            <w:r w:rsidRPr="08EB1C5A">
              <w:rPr>
                <w:sz w:val="14"/>
                <w:szCs w:val="14"/>
              </w:rPr>
              <w:t>3. Send UMM</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B171A" w:rsidR="007165E6" w:rsidP="000A4806" w:rsidRDefault="007165E6" w14:paraId="67A8155A" w14:textId="77777777">
            <w:pPr>
              <w:rPr>
                <w:sz w:val="14"/>
                <w:szCs w:val="14"/>
              </w:rPr>
            </w:pPr>
            <w:r w:rsidRPr="007B171A">
              <w:rPr>
                <w:sz w:val="14"/>
                <w:szCs w:val="14"/>
              </w:rPr>
              <w:t>CCC</w:t>
            </w:r>
          </w:p>
        </w:tc>
        <w:tc>
          <w:tcPr>
            <w:tcW w:w="84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B171A" w:rsidR="007165E6" w:rsidP="000A4806" w:rsidRDefault="007165E6" w14:paraId="3647FDAE" w14:textId="77777777">
            <w:pPr>
              <w:rPr>
                <w:sz w:val="14"/>
                <w:szCs w:val="14"/>
              </w:rPr>
            </w:pPr>
            <w:r w:rsidRPr="007B171A">
              <w:rPr>
                <w:sz w:val="14"/>
                <w:szCs w:val="14"/>
              </w:rPr>
              <w:t>Email</w:t>
            </w:r>
          </w:p>
        </w:tc>
        <w:tc>
          <w:tcPr>
            <w:tcW w:w="79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B171A" w:rsidR="007165E6" w:rsidP="000A4806" w:rsidRDefault="007165E6" w14:paraId="02DBC9D7" w14:textId="5CAEF1B9">
            <w:pPr>
              <w:rPr>
                <w:sz w:val="14"/>
                <w:szCs w:val="14"/>
              </w:rPr>
            </w:pPr>
            <w:r w:rsidRPr="08EB1C5A">
              <w:rPr>
                <w:sz w:val="14"/>
                <w:szCs w:val="14"/>
              </w:rPr>
              <w:t>2, 26</w:t>
            </w:r>
          </w:p>
        </w:tc>
      </w:tr>
      <w:tr w:rsidRPr="007B171A" w:rsidR="007165E6" w:rsidTr="47E385B5" w14:paraId="25CF2090" w14:textId="77777777">
        <w:trPr>
          <w:trHeight w:val="336"/>
        </w:trPr>
        <w:tc>
          <w:tcPr>
            <w:tcW w:w="7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B171A" w:rsidR="007165E6" w:rsidP="000A4806" w:rsidRDefault="47E385B5" w14:paraId="1F54C9E8" w14:textId="17C482FB">
            <w:pPr>
              <w:rPr>
                <w:sz w:val="14"/>
                <w:szCs w:val="14"/>
              </w:rPr>
            </w:pPr>
            <w:r w:rsidRPr="47E385B5">
              <w:rPr>
                <w:sz w:val="14"/>
                <w:szCs w:val="14"/>
              </w:rPr>
              <w:t>ID1_2</w:t>
            </w:r>
            <w:r w:rsidR="007C1655">
              <w:rPr>
                <w:sz w:val="14"/>
                <w:szCs w:val="14"/>
              </w:rPr>
              <w:t>1</w:t>
            </w:r>
          </w:p>
        </w:tc>
        <w:tc>
          <w:tcPr>
            <w:tcW w:w="718" w:type="dxa"/>
            <w:vMerge/>
            <w:vAlign w:val="center"/>
          </w:tcPr>
          <w:p w:rsidRPr="007B171A" w:rsidR="007165E6" w:rsidP="000A4806" w:rsidRDefault="007165E6" w14:paraId="12D297CF" w14:textId="77777777">
            <w:pPr>
              <w:rPr>
                <w:sz w:val="14"/>
                <w:szCs w:val="14"/>
              </w:rPr>
            </w:pPr>
          </w:p>
        </w:tc>
        <w:tc>
          <w:tcPr>
            <w:tcW w:w="1577"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7B171A" w:rsidR="007165E6" w:rsidP="000A4806" w:rsidRDefault="007165E6" w14:paraId="3416A176" w14:textId="77777777">
            <w:pPr>
              <w:rPr>
                <w:sz w:val="14"/>
                <w:szCs w:val="14"/>
              </w:rPr>
            </w:pPr>
            <w:r w:rsidRPr="007B171A">
              <w:rPr>
                <w:sz w:val="14"/>
                <w:szCs w:val="14"/>
              </w:rPr>
              <w:t>Fallback applied for TSs</w:t>
            </w:r>
          </w:p>
        </w:tc>
        <w:tc>
          <w:tcPr>
            <w:tcW w:w="40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B171A" w:rsidR="007165E6" w:rsidP="000A4806" w:rsidRDefault="007165E6" w14:paraId="633D0DB9" w14:textId="77777777">
            <w:pPr>
              <w:rPr>
                <w:sz w:val="14"/>
                <w:szCs w:val="14"/>
              </w:rPr>
            </w:pPr>
            <w:r w:rsidRPr="007B171A">
              <w:rPr>
                <w:sz w:val="14"/>
                <w:szCs w:val="14"/>
              </w:rPr>
              <w:t>1. Inform all parties via email template about results and the timestamps with a fallback applied</w:t>
            </w:r>
          </w:p>
          <w:p w:rsidRPr="007B171A" w:rsidR="007165E6" w:rsidP="000A4806" w:rsidRDefault="007165E6" w14:paraId="38445497" w14:textId="77777777">
            <w:pPr>
              <w:rPr>
                <w:sz w:val="14"/>
                <w:szCs w:val="14"/>
              </w:rPr>
            </w:pPr>
            <w:r w:rsidRPr="007B171A">
              <w:rPr>
                <w:sz w:val="14"/>
                <w:szCs w:val="14"/>
              </w:rPr>
              <w:t>2. Trigger an investigation by Unicorn</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B171A" w:rsidR="007165E6" w:rsidP="000A4806" w:rsidRDefault="007165E6" w14:paraId="306DEB4A" w14:textId="77777777">
            <w:pPr>
              <w:rPr>
                <w:sz w:val="14"/>
                <w:szCs w:val="14"/>
              </w:rPr>
            </w:pPr>
            <w:r w:rsidRPr="007B171A">
              <w:rPr>
                <w:sz w:val="14"/>
                <w:szCs w:val="14"/>
              </w:rPr>
              <w:t>CCC</w:t>
            </w:r>
          </w:p>
        </w:tc>
        <w:tc>
          <w:tcPr>
            <w:tcW w:w="84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B171A" w:rsidR="007165E6" w:rsidP="000A4806" w:rsidRDefault="007165E6" w14:paraId="03E845D6" w14:textId="77777777">
            <w:pPr>
              <w:rPr>
                <w:sz w:val="14"/>
                <w:szCs w:val="14"/>
              </w:rPr>
            </w:pPr>
            <w:r w:rsidRPr="007B171A">
              <w:rPr>
                <w:sz w:val="14"/>
                <w:szCs w:val="14"/>
              </w:rPr>
              <w:t>Email</w:t>
            </w:r>
          </w:p>
        </w:tc>
        <w:tc>
          <w:tcPr>
            <w:tcW w:w="79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B171A" w:rsidR="007165E6" w:rsidP="000A4806" w:rsidRDefault="007165E6" w14:paraId="00CBCEF4" w14:textId="77777777">
            <w:pPr>
              <w:rPr>
                <w:sz w:val="14"/>
                <w:szCs w:val="14"/>
              </w:rPr>
            </w:pPr>
            <w:r w:rsidRPr="007B171A">
              <w:rPr>
                <w:sz w:val="14"/>
                <w:szCs w:val="14"/>
              </w:rPr>
              <w:t>5</w:t>
            </w:r>
          </w:p>
        </w:tc>
      </w:tr>
      <w:tr w:rsidRPr="007B171A" w:rsidR="007165E6" w:rsidTr="47E385B5" w14:paraId="0A05D9D6" w14:textId="77777777">
        <w:trPr>
          <w:trHeight w:val="715"/>
        </w:trPr>
        <w:tc>
          <w:tcPr>
            <w:tcW w:w="7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B171A" w:rsidR="007165E6" w:rsidP="000A4806" w:rsidRDefault="47E385B5" w14:paraId="1620F774" w14:textId="68E1A2DC">
            <w:pPr>
              <w:rPr>
                <w:sz w:val="14"/>
                <w:szCs w:val="14"/>
              </w:rPr>
            </w:pPr>
            <w:r w:rsidRPr="47E385B5">
              <w:rPr>
                <w:sz w:val="14"/>
                <w:szCs w:val="14"/>
              </w:rPr>
              <w:t>ID1_2</w:t>
            </w:r>
            <w:r w:rsidR="007C1655">
              <w:rPr>
                <w:sz w:val="14"/>
                <w:szCs w:val="14"/>
              </w:rPr>
              <w:t>2</w:t>
            </w:r>
          </w:p>
        </w:tc>
        <w:tc>
          <w:tcPr>
            <w:tcW w:w="718" w:type="dxa"/>
            <w:vMerge/>
            <w:vAlign w:val="center"/>
          </w:tcPr>
          <w:p w:rsidRPr="007B171A" w:rsidR="007165E6" w:rsidP="000A4806" w:rsidRDefault="007165E6" w14:paraId="09C1D288" w14:textId="77777777">
            <w:pPr>
              <w:rPr>
                <w:sz w:val="14"/>
                <w:szCs w:val="14"/>
              </w:rPr>
            </w:pPr>
          </w:p>
        </w:tc>
        <w:tc>
          <w:tcPr>
            <w:tcW w:w="157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B171A" w:rsidR="007165E6" w:rsidP="000A4806" w:rsidRDefault="007165E6" w14:paraId="6BB65BC5" w14:textId="77777777">
            <w:pPr>
              <w:rPr>
                <w:sz w:val="14"/>
                <w:szCs w:val="14"/>
              </w:rPr>
            </w:pPr>
            <w:r w:rsidRPr="007B171A">
              <w:rPr>
                <w:sz w:val="14"/>
                <w:szCs w:val="14"/>
              </w:rPr>
              <w:t>No distribution of NTCs (ID1-921) to XBID</w:t>
            </w:r>
          </w:p>
        </w:tc>
        <w:tc>
          <w:tcPr>
            <w:tcW w:w="400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7B171A" w:rsidR="007165E6" w:rsidP="000A4806" w:rsidRDefault="007165E6" w14:paraId="4DEB8B24" w14:textId="77777777">
            <w:pPr>
              <w:rPr>
                <w:sz w:val="14"/>
                <w:szCs w:val="14"/>
              </w:rPr>
            </w:pPr>
            <w:r w:rsidRPr="007B171A">
              <w:rPr>
                <w:sz w:val="14"/>
                <w:szCs w:val="14"/>
              </w:rPr>
              <w:t xml:space="preserve">1. Submit to XBID via sFTP and wait for positive ACK. </w:t>
            </w:r>
          </w:p>
          <w:p w:rsidRPr="007B171A" w:rsidR="007165E6" w:rsidP="000A4806" w:rsidRDefault="007165E6" w14:paraId="6045BBF8" w14:textId="77777777">
            <w:pPr>
              <w:rPr>
                <w:sz w:val="14"/>
                <w:szCs w:val="14"/>
              </w:rPr>
            </w:pPr>
            <w:r w:rsidRPr="007B171A">
              <w:rPr>
                <w:sz w:val="14"/>
                <w:szCs w:val="14"/>
              </w:rPr>
              <w:t>2. Inform parties via e-mail template.</w:t>
            </w:r>
          </w:p>
          <w:p w:rsidRPr="007B171A" w:rsidR="007165E6" w:rsidP="000A4806" w:rsidRDefault="007165E6" w14:paraId="6E48F567" w14:textId="77777777">
            <w:pPr>
              <w:rPr>
                <w:sz w:val="14"/>
                <w:szCs w:val="14"/>
              </w:rPr>
            </w:pPr>
            <w:r w:rsidRPr="007B171A">
              <w:rPr>
                <w:sz w:val="14"/>
                <w:szCs w:val="14"/>
              </w:rPr>
              <w:t>3. Request USY to investigate issue.</w:t>
            </w:r>
          </w:p>
        </w:tc>
        <w:tc>
          <w:tcPr>
            <w:tcW w:w="6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7B171A" w:rsidR="007165E6" w:rsidP="000A4806" w:rsidRDefault="007165E6" w14:paraId="7FFB683A" w14:textId="77777777">
            <w:pPr>
              <w:rPr>
                <w:sz w:val="14"/>
                <w:szCs w:val="14"/>
              </w:rPr>
            </w:pPr>
            <w:r w:rsidRPr="007B171A">
              <w:rPr>
                <w:sz w:val="14"/>
                <w:szCs w:val="14"/>
              </w:rPr>
              <w:t>CCC</w:t>
            </w:r>
          </w:p>
        </w:tc>
        <w:tc>
          <w:tcPr>
            <w:tcW w:w="84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7B171A" w:rsidR="007165E6" w:rsidP="000A4806" w:rsidRDefault="007165E6" w14:paraId="6ADA63FE" w14:textId="77777777">
            <w:pPr>
              <w:rPr>
                <w:sz w:val="14"/>
                <w:szCs w:val="14"/>
              </w:rPr>
            </w:pPr>
            <w:r w:rsidRPr="007B171A">
              <w:rPr>
                <w:sz w:val="14"/>
                <w:szCs w:val="14"/>
              </w:rPr>
              <w:t>XBID, Email</w:t>
            </w:r>
          </w:p>
        </w:tc>
        <w:tc>
          <w:tcPr>
            <w:tcW w:w="7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7B171A" w:rsidR="007165E6" w:rsidP="000A4806" w:rsidRDefault="007165E6" w14:paraId="573AE8E7" w14:textId="77777777">
            <w:pPr>
              <w:rPr>
                <w:sz w:val="14"/>
                <w:szCs w:val="14"/>
              </w:rPr>
            </w:pPr>
            <w:r w:rsidRPr="007B171A">
              <w:rPr>
                <w:sz w:val="14"/>
                <w:szCs w:val="14"/>
              </w:rPr>
              <w:t>7</w:t>
            </w:r>
          </w:p>
        </w:tc>
      </w:tr>
      <w:tr w:rsidRPr="007B171A" w:rsidR="007165E6" w:rsidTr="47E385B5" w14:paraId="17B1A109" w14:textId="77777777">
        <w:trPr>
          <w:trHeight w:val="715"/>
        </w:trPr>
        <w:tc>
          <w:tcPr>
            <w:tcW w:w="7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B171A" w:rsidR="007165E6" w:rsidP="000A4806" w:rsidRDefault="47E385B5" w14:paraId="1D829A25" w14:textId="3331BD4C">
            <w:pPr>
              <w:rPr>
                <w:sz w:val="14"/>
                <w:szCs w:val="14"/>
              </w:rPr>
            </w:pPr>
            <w:r w:rsidRPr="47E385B5">
              <w:rPr>
                <w:sz w:val="14"/>
                <w:szCs w:val="14"/>
              </w:rPr>
              <w:t>ID1_2</w:t>
            </w:r>
            <w:r w:rsidR="007C1655">
              <w:rPr>
                <w:sz w:val="14"/>
                <w:szCs w:val="14"/>
              </w:rPr>
              <w:t>3</w:t>
            </w:r>
          </w:p>
        </w:tc>
        <w:tc>
          <w:tcPr>
            <w:tcW w:w="718" w:type="dxa"/>
            <w:vMerge/>
            <w:vAlign w:val="center"/>
          </w:tcPr>
          <w:p w:rsidRPr="007B171A" w:rsidR="007165E6" w:rsidP="000A4806" w:rsidRDefault="007165E6" w14:paraId="36604825" w14:textId="77777777">
            <w:pPr>
              <w:rPr>
                <w:sz w:val="14"/>
                <w:szCs w:val="14"/>
              </w:rPr>
            </w:pPr>
          </w:p>
        </w:tc>
        <w:tc>
          <w:tcPr>
            <w:tcW w:w="157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B171A" w:rsidR="007165E6" w:rsidP="000A4806" w:rsidRDefault="007165E6" w14:paraId="26BC90F4" w14:textId="77777777">
            <w:pPr>
              <w:rPr>
                <w:sz w:val="14"/>
                <w:szCs w:val="14"/>
              </w:rPr>
            </w:pPr>
            <w:r w:rsidRPr="007B171A">
              <w:rPr>
                <w:sz w:val="14"/>
                <w:szCs w:val="14"/>
              </w:rPr>
              <w:t>Missing or negative ACK for NTCs (ID-921)</w:t>
            </w:r>
          </w:p>
        </w:tc>
        <w:tc>
          <w:tcPr>
            <w:tcW w:w="400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007165E6" w:rsidP="1EF167E3" w:rsidRDefault="007165E6" w14:paraId="35EDAF0E" w14:textId="081EBFBD">
            <w:pPr>
              <w:rPr>
                <w:sz w:val="14"/>
                <w:szCs w:val="14"/>
              </w:rPr>
            </w:pPr>
            <w:r w:rsidRPr="1EF167E3">
              <w:rPr>
                <w:sz w:val="14"/>
                <w:szCs w:val="14"/>
              </w:rPr>
              <w:t>1. Upload the affected flows via sFTP to XBID (secondary channel) and check the received ACK files.</w:t>
            </w:r>
          </w:p>
          <w:p w:rsidRPr="007B171A" w:rsidR="007165E6" w:rsidP="000A4806" w:rsidRDefault="007165E6" w14:paraId="605FE70C" w14:textId="77777777">
            <w:pPr>
              <w:rPr>
                <w:sz w:val="14"/>
                <w:szCs w:val="14"/>
              </w:rPr>
            </w:pPr>
            <w:r w:rsidRPr="007B171A">
              <w:rPr>
                <w:sz w:val="14"/>
                <w:szCs w:val="14"/>
              </w:rPr>
              <w:t xml:space="preserve">2. If still no (or negative) ACK was received, check affected borders on XBID. </w:t>
            </w:r>
          </w:p>
          <w:p w:rsidRPr="007B171A" w:rsidR="007165E6" w:rsidP="000A4806" w:rsidRDefault="007165E6" w14:paraId="5A2F97F1" w14:textId="77777777">
            <w:pPr>
              <w:rPr>
                <w:sz w:val="14"/>
                <w:szCs w:val="14"/>
              </w:rPr>
            </w:pPr>
          </w:p>
          <w:p w:rsidRPr="007B171A" w:rsidR="007165E6" w:rsidP="000A4806" w:rsidRDefault="007165E6" w14:paraId="6EE4D78F" w14:textId="77777777">
            <w:pPr>
              <w:rPr>
                <w:sz w:val="14"/>
                <w:szCs w:val="14"/>
              </w:rPr>
            </w:pPr>
            <w:r w:rsidRPr="007B171A">
              <w:rPr>
                <w:sz w:val="14"/>
                <w:szCs w:val="14"/>
              </w:rPr>
              <w:t>IF XBID GUI indicates correct receiving (computed NTCs):</w:t>
            </w:r>
          </w:p>
          <w:p w:rsidRPr="007B171A" w:rsidR="007165E6" w:rsidP="000A4806" w:rsidRDefault="007165E6" w14:paraId="5C2E6F13" w14:textId="77777777">
            <w:pPr>
              <w:rPr>
                <w:sz w:val="14"/>
                <w:szCs w:val="14"/>
              </w:rPr>
            </w:pPr>
            <w:r w:rsidRPr="007B171A">
              <w:rPr>
                <w:sz w:val="14"/>
                <w:szCs w:val="14"/>
              </w:rPr>
              <w:t>3. Continue as normal.</w:t>
            </w:r>
          </w:p>
          <w:p w:rsidRPr="007B171A" w:rsidR="007165E6" w:rsidP="000A4806" w:rsidRDefault="007165E6" w14:paraId="7C681BEB" w14:textId="77777777">
            <w:pPr>
              <w:rPr>
                <w:sz w:val="14"/>
                <w:szCs w:val="14"/>
              </w:rPr>
            </w:pPr>
            <w:r w:rsidRPr="007B171A">
              <w:rPr>
                <w:sz w:val="14"/>
                <w:szCs w:val="14"/>
              </w:rPr>
              <w:t>4. Inform parties via e-mail template.</w:t>
            </w:r>
          </w:p>
          <w:p w:rsidRPr="007B171A" w:rsidR="007165E6" w:rsidP="000A4806" w:rsidRDefault="007165E6" w14:paraId="4103F56A" w14:textId="77777777">
            <w:pPr>
              <w:rPr>
                <w:sz w:val="14"/>
                <w:szCs w:val="14"/>
              </w:rPr>
            </w:pPr>
            <w:r w:rsidRPr="007B171A">
              <w:rPr>
                <w:sz w:val="14"/>
                <w:szCs w:val="14"/>
              </w:rPr>
              <w:t>5. Request USY/DBAG Helpdesk to investigate issue.</w:t>
            </w:r>
          </w:p>
          <w:p w:rsidRPr="007B171A" w:rsidR="007165E6" w:rsidP="000A4806" w:rsidRDefault="007165E6" w14:paraId="4FEAC4D7" w14:textId="77777777">
            <w:pPr>
              <w:rPr>
                <w:sz w:val="14"/>
                <w:szCs w:val="14"/>
              </w:rPr>
            </w:pPr>
          </w:p>
          <w:p w:rsidRPr="007B171A" w:rsidR="007165E6" w:rsidP="000A4806" w:rsidRDefault="007165E6" w14:paraId="7C8E4411" w14:textId="77777777">
            <w:pPr>
              <w:rPr>
                <w:sz w:val="14"/>
                <w:szCs w:val="14"/>
              </w:rPr>
            </w:pPr>
            <w:r w:rsidRPr="007B171A">
              <w:rPr>
                <w:sz w:val="14"/>
                <w:szCs w:val="14"/>
              </w:rPr>
              <w:t>IF XBID GUI indicates NO correct receiving (computed NTCs):</w:t>
            </w:r>
          </w:p>
          <w:p w:rsidRPr="007B171A" w:rsidR="007165E6" w:rsidP="000A4806" w:rsidRDefault="007165E6" w14:paraId="78D649D1" w14:textId="77777777">
            <w:pPr>
              <w:rPr>
                <w:sz w:val="14"/>
                <w:szCs w:val="14"/>
              </w:rPr>
            </w:pPr>
            <w:r w:rsidRPr="007B171A">
              <w:rPr>
                <w:sz w:val="14"/>
                <w:szCs w:val="14"/>
              </w:rPr>
              <w:t>3. If the file is erroneous, start investigation with USY Helpdesk to fix the issue and provide per CCCt to XBID (primary channel) or per sFTP to XBID (secondary channel)</w:t>
            </w:r>
          </w:p>
          <w:p w:rsidRPr="007B171A" w:rsidR="007165E6" w:rsidP="000A4806" w:rsidRDefault="007165E6" w14:paraId="4FDACAB0" w14:textId="77777777">
            <w:pPr>
              <w:rPr>
                <w:sz w:val="14"/>
                <w:szCs w:val="14"/>
              </w:rPr>
            </w:pPr>
            <w:r w:rsidRPr="007B171A">
              <w:rPr>
                <w:sz w:val="14"/>
                <w:szCs w:val="14"/>
              </w:rPr>
              <w:t>4. If the issue is caused by the ACK message, submit files to XBID via sFTP (publish in folder ‘in’) and wait for positive ACK (available in folder ‘out’).</w:t>
            </w:r>
          </w:p>
          <w:p w:rsidRPr="007B171A" w:rsidR="007165E6" w:rsidP="000A4806" w:rsidRDefault="007165E6" w14:paraId="179EB435" w14:textId="77777777">
            <w:pPr>
              <w:rPr>
                <w:sz w:val="14"/>
                <w:szCs w:val="14"/>
              </w:rPr>
            </w:pPr>
            <w:r w:rsidRPr="007B171A">
              <w:rPr>
                <w:sz w:val="14"/>
                <w:szCs w:val="14"/>
              </w:rPr>
              <w:t xml:space="preserve">5. Inform parties via e-mail template </w:t>
            </w:r>
          </w:p>
          <w:p w:rsidRPr="007B171A" w:rsidR="007165E6" w:rsidP="000A4806" w:rsidRDefault="007165E6" w14:paraId="3E7408CE" w14:textId="77777777">
            <w:pPr>
              <w:rPr>
                <w:sz w:val="14"/>
                <w:szCs w:val="14"/>
              </w:rPr>
            </w:pPr>
            <w:r w:rsidRPr="007B171A">
              <w:rPr>
                <w:sz w:val="14"/>
                <w:szCs w:val="14"/>
              </w:rPr>
              <w:t>6. Request USY/DBAG helpdesk to investigate the issue.</w:t>
            </w:r>
          </w:p>
          <w:p w:rsidRPr="007B171A" w:rsidR="007165E6" w:rsidP="000A4806" w:rsidRDefault="007165E6" w14:paraId="04829F7B" w14:textId="77777777">
            <w:pPr>
              <w:rPr>
                <w:sz w:val="14"/>
                <w:szCs w:val="14"/>
              </w:rPr>
            </w:pPr>
          </w:p>
        </w:tc>
        <w:tc>
          <w:tcPr>
            <w:tcW w:w="6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7B171A" w:rsidR="007165E6" w:rsidP="000A4806" w:rsidRDefault="007165E6" w14:paraId="222CE097" w14:textId="77777777">
            <w:pPr>
              <w:rPr>
                <w:sz w:val="14"/>
                <w:szCs w:val="14"/>
              </w:rPr>
            </w:pPr>
            <w:r w:rsidRPr="007B171A">
              <w:rPr>
                <w:sz w:val="14"/>
                <w:szCs w:val="14"/>
              </w:rPr>
              <w:t>CCC</w:t>
            </w:r>
          </w:p>
        </w:tc>
        <w:tc>
          <w:tcPr>
            <w:tcW w:w="84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7B171A" w:rsidR="007165E6" w:rsidP="000A4806" w:rsidRDefault="007165E6" w14:paraId="2EB0CF75" w14:textId="77777777">
            <w:pPr>
              <w:rPr>
                <w:sz w:val="14"/>
                <w:szCs w:val="14"/>
              </w:rPr>
            </w:pPr>
            <w:r w:rsidRPr="007B171A">
              <w:rPr>
                <w:sz w:val="14"/>
                <w:szCs w:val="14"/>
              </w:rPr>
              <w:t>XBID, Email</w:t>
            </w:r>
          </w:p>
        </w:tc>
        <w:tc>
          <w:tcPr>
            <w:tcW w:w="79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vAlign w:val="center"/>
          </w:tcPr>
          <w:p w:rsidRPr="007B171A" w:rsidR="007165E6" w:rsidP="000A4806" w:rsidRDefault="007165E6" w14:paraId="501383BC" w14:textId="77777777">
            <w:pPr>
              <w:rPr>
                <w:sz w:val="14"/>
                <w:szCs w:val="14"/>
              </w:rPr>
            </w:pPr>
            <w:r w:rsidRPr="007B171A">
              <w:rPr>
                <w:sz w:val="14"/>
                <w:szCs w:val="14"/>
              </w:rPr>
              <w:t>12, 7</w:t>
            </w:r>
          </w:p>
        </w:tc>
      </w:tr>
    </w:tbl>
    <w:p w:rsidRPr="007B171A" w:rsidR="005E3B83" w:rsidP="000A4806" w:rsidRDefault="005E3B83" w14:paraId="147B92AA" w14:textId="77777777">
      <w:pPr>
        <w:rPr>
          <w:sz w:val="14"/>
          <w:szCs w:val="14"/>
        </w:rPr>
      </w:pPr>
    </w:p>
    <w:p w:rsidR="005E3B83" w:rsidP="000A4806" w:rsidRDefault="005E3B83" w14:paraId="63B646AB" w14:textId="77777777">
      <w:pPr>
        <w:spacing w:after="240"/>
      </w:pPr>
      <w:r w:rsidRPr="005E3B83">
        <w:t>In case the backup/fallback cannot solve the issue by the critical end time of the corresponding process step, CCC shall inform all parties</w:t>
      </w:r>
      <w:r w:rsidRPr="007B171A">
        <w:rPr>
          <w:vertAlign w:val="superscript"/>
        </w:rPr>
        <w:footnoteReference w:id="9"/>
      </w:r>
      <w:r w:rsidRPr="005E3B83">
        <w:t xml:space="preserve"> via email.</w:t>
      </w:r>
    </w:p>
    <w:p w:rsidRPr="005E3B83" w:rsidR="00B40048" w:rsidP="000A4806" w:rsidRDefault="00B40048" w14:paraId="16CBD652" w14:textId="77777777">
      <w:pPr>
        <w:spacing w:after="240"/>
      </w:pPr>
    </w:p>
    <w:p w:rsidRPr="005E3B83" w:rsidR="005E3B83" w:rsidP="00B47D5C" w:rsidRDefault="029219A7" w14:paraId="62C1EFD3" w14:textId="77777777">
      <w:pPr>
        <w:pStyle w:val="Heading2"/>
      </w:pPr>
      <w:bookmarkStart w:name="_Toc238027647" w:id="131"/>
      <w:bookmarkStart w:name="_Toc367392535" w:id="132"/>
      <w:bookmarkStart w:name="_Toc1644698150" w:id="133"/>
      <w:bookmarkStart w:name="_Toc224121659" w:id="134"/>
      <w:r>
        <w:t>Calculate enlarged domain at MCP (after IDCC)</w:t>
      </w:r>
      <w:bookmarkEnd w:id="131"/>
      <w:bookmarkEnd w:id="132"/>
      <w:bookmarkEnd w:id="133"/>
      <w:bookmarkEnd w:id="134"/>
    </w:p>
    <w:p w:rsidRPr="005E3B83" w:rsidR="005E3B83" w:rsidP="000A4806" w:rsidRDefault="005E3B83" w14:paraId="451A6C76" w14:textId="1637CB41">
      <w:pPr>
        <w:spacing w:after="240"/>
      </w:pPr>
      <w:r w:rsidRPr="005E3B83">
        <w:t>In this step after distribution of MCR results and Intraday ATC/NTC Extractions, ELI-OFF LTA enlarged domain (AMRLTAINCL) shifted to Market Clearing Point is re-calculated in order to allow a distribution of the results to TSOs. As a result, MD ID1-690 is created. In case of decoupling, Shadow Auction results will be used for domain computation.</w:t>
      </w:r>
    </w:p>
    <w:p w:rsidRPr="005E3B83" w:rsidR="005E3B83" w:rsidP="000A4806" w:rsidRDefault="005E3B83" w14:paraId="21BFB98B" w14:textId="77777777">
      <w:pPr>
        <w:spacing w:after="240"/>
      </w:pPr>
      <w:r w:rsidRPr="005E3B83">
        <w:t>In case of DFP for ELI-OFF domain, no updates are performed during this computation.</w:t>
      </w:r>
    </w:p>
    <w:tbl>
      <w:tblPr>
        <w:tblW w:w="9313" w:type="dxa"/>
        <w:tblInd w:w="-10" w:type="dxa"/>
        <w:tblLayout w:type="fixed"/>
        <w:tblLook w:val="04A0" w:firstRow="1" w:lastRow="0" w:firstColumn="1" w:lastColumn="0" w:noHBand="0" w:noVBand="1"/>
      </w:tblPr>
      <w:tblGrid>
        <w:gridCol w:w="1800"/>
        <w:gridCol w:w="700"/>
        <w:gridCol w:w="763"/>
        <w:gridCol w:w="837"/>
        <w:gridCol w:w="860"/>
        <w:gridCol w:w="864"/>
        <w:gridCol w:w="1191"/>
        <w:gridCol w:w="1059"/>
        <w:gridCol w:w="1239"/>
      </w:tblGrid>
      <w:tr w:rsidRPr="005E3B83" w:rsidR="00097F92" w:rsidTr="6FA6F48F" w14:paraId="53ED4EAF" w14:textId="77777777">
        <w:trPr>
          <w:trHeight w:val="263"/>
        </w:trPr>
        <w:tc>
          <w:tcPr>
            <w:tcW w:w="18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533DD8B2" w14:textId="77777777">
            <w:pPr>
              <w:rPr>
                <w:sz w:val="14"/>
                <w:szCs w:val="14"/>
              </w:rPr>
            </w:pPr>
            <w:r w:rsidRPr="007B171A">
              <w:rPr>
                <w:sz w:val="14"/>
                <w:szCs w:val="14"/>
              </w:rPr>
              <w:t>Activity</w:t>
            </w:r>
          </w:p>
        </w:tc>
        <w:tc>
          <w:tcPr>
            <w:tcW w:w="7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06AEFE48" w14:textId="77777777">
            <w:pPr>
              <w:rPr>
                <w:sz w:val="14"/>
                <w:szCs w:val="14"/>
              </w:rPr>
            </w:pPr>
            <w:r w:rsidRPr="007B171A">
              <w:rPr>
                <w:sz w:val="14"/>
                <w:szCs w:val="14"/>
              </w:rPr>
              <w:t>Owner</w:t>
            </w:r>
          </w:p>
        </w:tc>
        <w:tc>
          <w:tcPr>
            <w:tcW w:w="76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025DCCED" w14:textId="77777777">
            <w:pPr>
              <w:rPr>
                <w:sz w:val="14"/>
                <w:szCs w:val="14"/>
              </w:rPr>
            </w:pPr>
            <w:r w:rsidRPr="007B171A">
              <w:rPr>
                <w:sz w:val="14"/>
                <w:szCs w:val="14"/>
              </w:rPr>
              <w:t>Tool</w:t>
            </w:r>
          </w:p>
        </w:tc>
        <w:tc>
          <w:tcPr>
            <w:tcW w:w="83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638B5F7C" w14:textId="77777777">
            <w:pPr>
              <w:rPr>
                <w:sz w:val="14"/>
                <w:szCs w:val="14"/>
              </w:rPr>
            </w:pPr>
            <w:r w:rsidRPr="007B171A">
              <w:rPr>
                <w:sz w:val="14"/>
                <w:szCs w:val="14"/>
              </w:rPr>
              <w:t>Target Start Time</w:t>
            </w:r>
          </w:p>
        </w:tc>
        <w:tc>
          <w:tcPr>
            <w:tcW w:w="86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74DB0B83" w14:textId="77777777">
            <w:pPr>
              <w:rPr>
                <w:sz w:val="14"/>
                <w:szCs w:val="14"/>
              </w:rPr>
            </w:pPr>
            <w:r w:rsidRPr="007B171A">
              <w:rPr>
                <w:sz w:val="14"/>
                <w:szCs w:val="14"/>
              </w:rPr>
              <w:t>Target End Time</w:t>
            </w:r>
          </w:p>
        </w:tc>
        <w:tc>
          <w:tcPr>
            <w:tcW w:w="86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12558DEA" w14:textId="77777777">
            <w:pPr>
              <w:rPr>
                <w:sz w:val="14"/>
                <w:szCs w:val="14"/>
              </w:rPr>
            </w:pPr>
            <w:r w:rsidRPr="007B171A">
              <w:rPr>
                <w:sz w:val="14"/>
                <w:szCs w:val="14"/>
              </w:rPr>
              <w:t>Critical End Time</w:t>
            </w:r>
          </w:p>
        </w:tc>
        <w:tc>
          <w:tcPr>
            <w:tcW w:w="3489"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7731FE14" w14:textId="77777777">
            <w:pPr>
              <w:rPr>
                <w:sz w:val="14"/>
                <w:szCs w:val="14"/>
              </w:rPr>
            </w:pPr>
            <w:r w:rsidRPr="007B171A">
              <w:rPr>
                <w:sz w:val="14"/>
                <w:szCs w:val="14"/>
              </w:rPr>
              <w:t>Data Exchange</w:t>
            </w:r>
          </w:p>
        </w:tc>
      </w:tr>
      <w:tr w:rsidRPr="005E3B83" w:rsidR="00097F92" w:rsidTr="6FA6F48F" w14:paraId="2D2CC501" w14:textId="77777777">
        <w:trPr>
          <w:trHeight w:val="263"/>
        </w:trPr>
        <w:tc>
          <w:tcPr>
            <w:tcW w:w="1800" w:type="dxa"/>
            <w:vMerge/>
            <w:vAlign w:val="center"/>
          </w:tcPr>
          <w:p w:rsidRPr="007B171A" w:rsidR="005E3B83" w:rsidP="000A4806" w:rsidRDefault="005E3B83" w14:paraId="51F06E82" w14:textId="77777777">
            <w:pPr>
              <w:rPr>
                <w:sz w:val="14"/>
                <w:szCs w:val="14"/>
              </w:rPr>
            </w:pPr>
          </w:p>
        </w:tc>
        <w:tc>
          <w:tcPr>
            <w:tcW w:w="700" w:type="dxa"/>
            <w:vMerge/>
            <w:vAlign w:val="center"/>
          </w:tcPr>
          <w:p w:rsidRPr="007B171A" w:rsidR="005E3B83" w:rsidP="000A4806" w:rsidRDefault="005E3B83" w14:paraId="0FCC5064" w14:textId="77777777">
            <w:pPr>
              <w:rPr>
                <w:sz w:val="14"/>
                <w:szCs w:val="14"/>
              </w:rPr>
            </w:pPr>
          </w:p>
        </w:tc>
        <w:tc>
          <w:tcPr>
            <w:tcW w:w="763" w:type="dxa"/>
            <w:vMerge/>
            <w:vAlign w:val="center"/>
          </w:tcPr>
          <w:p w:rsidRPr="007B171A" w:rsidR="005E3B83" w:rsidP="000A4806" w:rsidRDefault="005E3B83" w14:paraId="2C34B3AB" w14:textId="77777777">
            <w:pPr>
              <w:rPr>
                <w:sz w:val="14"/>
                <w:szCs w:val="14"/>
              </w:rPr>
            </w:pPr>
          </w:p>
        </w:tc>
        <w:tc>
          <w:tcPr>
            <w:tcW w:w="837" w:type="dxa"/>
            <w:vMerge/>
            <w:vAlign w:val="center"/>
          </w:tcPr>
          <w:p w:rsidRPr="007B171A" w:rsidR="005E3B83" w:rsidP="000A4806" w:rsidRDefault="005E3B83" w14:paraId="7CDD6875" w14:textId="77777777">
            <w:pPr>
              <w:rPr>
                <w:sz w:val="14"/>
                <w:szCs w:val="14"/>
              </w:rPr>
            </w:pPr>
          </w:p>
        </w:tc>
        <w:tc>
          <w:tcPr>
            <w:tcW w:w="860" w:type="dxa"/>
            <w:vMerge/>
            <w:vAlign w:val="center"/>
          </w:tcPr>
          <w:p w:rsidRPr="007B171A" w:rsidR="005E3B83" w:rsidP="000A4806" w:rsidRDefault="005E3B83" w14:paraId="54FD3954" w14:textId="77777777">
            <w:pPr>
              <w:rPr>
                <w:sz w:val="14"/>
                <w:szCs w:val="14"/>
              </w:rPr>
            </w:pPr>
          </w:p>
        </w:tc>
        <w:tc>
          <w:tcPr>
            <w:tcW w:w="864" w:type="dxa"/>
            <w:vMerge/>
            <w:vAlign w:val="center"/>
          </w:tcPr>
          <w:p w:rsidRPr="007B171A" w:rsidR="005E3B83" w:rsidP="000A4806" w:rsidRDefault="005E3B83" w14:paraId="118D29DA" w14:textId="77777777">
            <w:pPr>
              <w:rPr>
                <w:sz w:val="14"/>
                <w:szCs w:val="14"/>
              </w:rPr>
            </w:pPr>
          </w:p>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6F8B5DF8" w14:textId="77777777">
            <w:pPr>
              <w:rPr>
                <w:sz w:val="14"/>
                <w:szCs w:val="14"/>
              </w:rPr>
            </w:pPr>
            <w:r w:rsidRPr="007B171A">
              <w:rPr>
                <w:sz w:val="14"/>
                <w:szCs w:val="14"/>
              </w:rPr>
              <w:t>Input</w:t>
            </w:r>
          </w:p>
        </w:tc>
        <w:tc>
          <w:tcPr>
            <w:tcW w:w="105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50A0E1C3" w14:textId="77777777">
            <w:pPr>
              <w:rPr>
                <w:sz w:val="14"/>
                <w:szCs w:val="14"/>
              </w:rPr>
            </w:pPr>
            <w:r w:rsidRPr="007B171A">
              <w:rPr>
                <w:sz w:val="14"/>
                <w:szCs w:val="14"/>
              </w:rPr>
              <w:t>Output</w:t>
            </w:r>
          </w:p>
        </w:tc>
        <w:tc>
          <w:tcPr>
            <w:tcW w:w="123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5E3B83" w:rsidP="000A4806" w:rsidRDefault="005E3B83" w14:paraId="4701DA9E" w14:textId="77777777">
            <w:pPr>
              <w:rPr>
                <w:sz w:val="14"/>
                <w:szCs w:val="14"/>
              </w:rPr>
            </w:pPr>
            <w:r w:rsidRPr="007B171A">
              <w:rPr>
                <w:sz w:val="14"/>
                <w:szCs w:val="14"/>
              </w:rPr>
              <w:t>Counter part</w:t>
            </w:r>
          </w:p>
        </w:tc>
      </w:tr>
      <w:tr w:rsidR="00E8056C" w:rsidTr="00A85F59" w14:paraId="5A700AE2" w14:textId="77777777">
        <w:trPr>
          <w:trHeight w:val="263"/>
        </w:trPr>
        <w:tc>
          <w:tcPr>
            <w:tcW w:w="18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6FA6F48F" w:rsidRDefault="00E8056C" w14:paraId="62F13675" w14:textId="011C0E19">
            <w:pPr>
              <w:rPr>
                <w:sz w:val="14"/>
                <w:szCs w:val="14"/>
              </w:rPr>
            </w:pPr>
            <w:r w:rsidRPr="6FA6F48F">
              <w:rPr>
                <w:rFonts w:asciiTheme="minorHAnsi" w:hAnsiTheme="minorHAnsi"/>
                <w:sz w:val="14"/>
                <w:szCs w:val="14"/>
              </w:rPr>
              <w:t>Split Flows before Trigger FBPCM for Enlarged Domain FBC at MCP</w:t>
            </w:r>
          </w:p>
        </w:tc>
        <w:tc>
          <w:tcPr>
            <w:tcW w:w="7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0F8363E0" w14:textId="0C4FBA7F">
            <w:pPr>
              <w:rPr>
                <w:sz w:val="14"/>
                <w:szCs w:val="14"/>
              </w:rPr>
            </w:pPr>
            <w:r w:rsidRPr="6FA6F48F">
              <w:rPr>
                <w:sz w:val="14"/>
                <w:szCs w:val="14"/>
              </w:rPr>
              <w:t>CCC</w:t>
            </w:r>
          </w:p>
        </w:tc>
        <w:tc>
          <w:tcPr>
            <w:tcW w:w="76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70C054BD" w14:textId="481400D4">
            <w:pPr>
              <w:rPr>
                <w:sz w:val="14"/>
                <w:szCs w:val="14"/>
              </w:rPr>
            </w:pPr>
            <w:r w:rsidRPr="6FA6F48F">
              <w:rPr>
                <w:sz w:val="14"/>
                <w:szCs w:val="14"/>
              </w:rPr>
              <w:t>CCCt</w:t>
            </w:r>
          </w:p>
        </w:tc>
        <w:tc>
          <w:tcPr>
            <w:tcW w:w="2561"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E8056C" w:rsidP="000A4806" w:rsidRDefault="00E8056C" w14:paraId="1CA66B19" w14:textId="486B97E6">
            <w:pPr>
              <w:rPr>
                <w:sz w:val="14"/>
                <w:szCs w:val="14"/>
              </w:rPr>
            </w:pPr>
            <w:r w:rsidRPr="39159058">
              <w:rPr>
                <w:sz w:val="14"/>
                <w:szCs w:val="14"/>
              </w:rPr>
              <w:t>See HLBP timetable as referred to under ‘2. Related documents’</w:t>
            </w:r>
          </w:p>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52B7EDEA" w14:textId="2E0FE293">
            <w:pPr>
              <w:rPr>
                <w:sz w:val="14"/>
                <w:szCs w:val="14"/>
              </w:rPr>
            </w:pPr>
            <w:r w:rsidRPr="6FA6F48F">
              <w:rPr>
                <w:sz w:val="14"/>
                <w:szCs w:val="14"/>
              </w:rPr>
              <w:t>-</w:t>
            </w:r>
          </w:p>
        </w:tc>
        <w:tc>
          <w:tcPr>
            <w:tcW w:w="105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6EBE2EDC" w14:textId="628D5A6B">
            <w:pPr>
              <w:rPr>
                <w:sz w:val="14"/>
                <w:szCs w:val="14"/>
              </w:rPr>
            </w:pPr>
            <w:r w:rsidRPr="6FA6F48F">
              <w:rPr>
                <w:sz w:val="14"/>
                <w:szCs w:val="14"/>
              </w:rPr>
              <w:t>-</w:t>
            </w:r>
          </w:p>
        </w:tc>
        <w:tc>
          <w:tcPr>
            <w:tcW w:w="123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8056C" w:rsidP="39159058" w:rsidRDefault="00E8056C" w14:paraId="507B6D2C" w14:textId="01F35648">
            <w:pPr>
              <w:rPr>
                <w:sz w:val="14"/>
                <w:szCs w:val="14"/>
              </w:rPr>
            </w:pPr>
            <w:r w:rsidRPr="6FA6F48F">
              <w:rPr>
                <w:sz w:val="14"/>
                <w:szCs w:val="14"/>
              </w:rPr>
              <w:t>-</w:t>
            </w:r>
          </w:p>
        </w:tc>
      </w:tr>
      <w:tr w:rsidRPr="005E3B83" w:rsidR="00E8056C" w:rsidTr="00A85F59" w14:paraId="411C661A" w14:textId="77777777">
        <w:trPr>
          <w:trHeight w:val="263"/>
        </w:trPr>
        <w:tc>
          <w:tcPr>
            <w:tcW w:w="18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298E7688" w14:textId="77777777">
            <w:pPr>
              <w:rPr>
                <w:sz w:val="14"/>
                <w:szCs w:val="14"/>
              </w:rPr>
            </w:pPr>
            <w:r w:rsidRPr="007B171A">
              <w:rPr>
                <w:sz w:val="14"/>
                <w:szCs w:val="14"/>
              </w:rPr>
              <w:t>Trigger FBPCM for Enlarged Domain FBC at MCP</w:t>
            </w:r>
          </w:p>
        </w:tc>
        <w:tc>
          <w:tcPr>
            <w:tcW w:w="70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5965F79A" w14:textId="77777777">
            <w:pPr>
              <w:rPr>
                <w:sz w:val="14"/>
                <w:szCs w:val="14"/>
              </w:rPr>
            </w:pPr>
            <w:r w:rsidRPr="007B171A">
              <w:rPr>
                <w:sz w:val="14"/>
                <w:szCs w:val="14"/>
              </w:rPr>
              <w:t>CCC</w:t>
            </w:r>
          </w:p>
        </w:tc>
        <w:tc>
          <w:tcPr>
            <w:tcW w:w="76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37D8B1A0" w14:textId="77777777">
            <w:pPr>
              <w:rPr>
                <w:sz w:val="14"/>
                <w:szCs w:val="14"/>
              </w:rPr>
            </w:pPr>
            <w:r w:rsidRPr="007B171A">
              <w:rPr>
                <w:sz w:val="14"/>
                <w:szCs w:val="14"/>
              </w:rPr>
              <w:t>CCCt</w:t>
            </w:r>
          </w:p>
        </w:tc>
        <w:tc>
          <w:tcPr>
            <w:tcW w:w="2561" w:type="dxa"/>
            <w:gridSpan w:val="3"/>
            <w:vMerge/>
            <w:tcBorders>
              <w:left w:val="single" w:color="FFFFFF" w:themeColor="background1" w:sz="8" w:space="0"/>
            </w:tcBorders>
            <w:tcMar>
              <w:left w:w="99" w:type="dxa"/>
              <w:right w:w="99" w:type="dxa"/>
            </w:tcMar>
            <w:vAlign w:val="center"/>
          </w:tcPr>
          <w:p w:rsidRPr="007B171A" w:rsidR="00E8056C" w:rsidP="000A4806" w:rsidRDefault="00E8056C" w14:paraId="52F946CA" w14:textId="5813788C">
            <w:pPr>
              <w:rPr>
                <w:sz w:val="14"/>
                <w:szCs w:val="14"/>
              </w:rPr>
            </w:pPr>
          </w:p>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401D8774" w14:textId="687AF0FC">
            <w:pPr>
              <w:rPr>
                <w:sz w:val="14"/>
                <w:szCs w:val="14"/>
              </w:rPr>
            </w:pPr>
            <w:r w:rsidRPr="6FA6F48F">
              <w:rPr>
                <w:sz w:val="14"/>
                <w:szCs w:val="14"/>
              </w:rPr>
              <w:t xml:space="preserve"> -</w:t>
            </w:r>
          </w:p>
        </w:tc>
        <w:tc>
          <w:tcPr>
            <w:tcW w:w="105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47E23F56" w14:textId="261E2413">
            <w:pPr>
              <w:rPr>
                <w:sz w:val="14"/>
                <w:szCs w:val="14"/>
              </w:rPr>
            </w:pPr>
            <w:r w:rsidRPr="6FA6F48F">
              <w:rPr>
                <w:sz w:val="14"/>
                <w:szCs w:val="14"/>
              </w:rPr>
              <w:t>-</w:t>
            </w:r>
          </w:p>
        </w:tc>
        <w:tc>
          <w:tcPr>
            <w:tcW w:w="123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4DA4AA0C" w14:textId="7914BDF5">
            <w:pPr>
              <w:rPr>
                <w:sz w:val="14"/>
                <w:szCs w:val="14"/>
              </w:rPr>
            </w:pPr>
            <w:r w:rsidRPr="6FA6F48F">
              <w:rPr>
                <w:sz w:val="14"/>
                <w:szCs w:val="14"/>
              </w:rPr>
              <w:t xml:space="preserve"> -</w:t>
            </w:r>
          </w:p>
        </w:tc>
      </w:tr>
      <w:tr w:rsidRPr="005E3B83" w:rsidR="00E8056C" w:rsidTr="00A85F59" w14:paraId="5DCB7524" w14:textId="77777777">
        <w:trPr>
          <w:trHeight w:val="263"/>
        </w:trPr>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7985C1D1" w14:textId="77777777">
            <w:pPr>
              <w:rPr>
                <w:sz w:val="14"/>
                <w:szCs w:val="14"/>
              </w:rPr>
            </w:pPr>
            <w:r w:rsidRPr="007B171A">
              <w:rPr>
                <w:sz w:val="14"/>
                <w:szCs w:val="14"/>
              </w:rPr>
              <w:t>Process Enlarged Domain at MCP FBC Results</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1B696EFB" w14:textId="77777777">
            <w:pPr>
              <w:rPr>
                <w:sz w:val="14"/>
                <w:szCs w:val="14"/>
              </w:rPr>
            </w:pPr>
            <w:r w:rsidRPr="007B171A">
              <w:rPr>
                <w:sz w:val="14"/>
                <w:szCs w:val="14"/>
              </w:rPr>
              <w:t>CCC</w:t>
            </w:r>
          </w:p>
        </w:tc>
        <w:tc>
          <w:tcPr>
            <w:tcW w:w="7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36D356FF" w14:textId="77777777">
            <w:pPr>
              <w:rPr>
                <w:sz w:val="14"/>
                <w:szCs w:val="14"/>
              </w:rPr>
            </w:pPr>
            <w:r w:rsidRPr="007B171A">
              <w:rPr>
                <w:sz w:val="14"/>
                <w:szCs w:val="14"/>
              </w:rPr>
              <w:t>FBPCM</w:t>
            </w:r>
          </w:p>
        </w:tc>
        <w:tc>
          <w:tcPr>
            <w:tcW w:w="2561" w:type="dxa"/>
            <w:gridSpan w:val="3"/>
            <w:vMerge/>
            <w:tcBorders>
              <w:left w:val="single" w:color="FFFFFF" w:themeColor="background1" w:sz="8" w:space="0"/>
            </w:tcBorders>
            <w:vAlign w:val="center"/>
          </w:tcPr>
          <w:p w:rsidRPr="007B171A" w:rsidR="00E8056C" w:rsidP="000A4806" w:rsidRDefault="00E8056C" w14:paraId="64BD36DF" w14:textId="77777777">
            <w:pPr>
              <w:rPr>
                <w:sz w:val="14"/>
                <w:szCs w:val="14"/>
              </w:rPr>
            </w:pPr>
          </w:p>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49EEF8BB" w14:textId="2E7EEF87">
            <w:pPr>
              <w:rPr>
                <w:sz w:val="14"/>
                <w:szCs w:val="14"/>
              </w:rPr>
            </w:pPr>
            <w:r w:rsidRPr="6FA6F48F">
              <w:rPr>
                <w:sz w:val="14"/>
                <w:szCs w:val="14"/>
              </w:rPr>
              <w:t xml:space="preserve"> -</w:t>
            </w:r>
          </w:p>
        </w:tc>
        <w:tc>
          <w:tcPr>
            <w:tcW w:w="10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6FC8F11A" w14:textId="5E430E11">
            <w:pPr>
              <w:rPr>
                <w:sz w:val="14"/>
                <w:szCs w:val="14"/>
              </w:rPr>
            </w:pPr>
            <w:r w:rsidRPr="6FA6F48F">
              <w:rPr>
                <w:sz w:val="14"/>
                <w:szCs w:val="14"/>
              </w:rPr>
              <w:t xml:space="preserve">- </w:t>
            </w:r>
          </w:p>
        </w:tc>
        <w:tc>
          <w:tcPr>
            <w:tcW w:w="12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0AD6641D" w14:textId="7906123F">
            <w:pPr>
              <w:rPr>
                <w:sz w:val="14"/>
                <w:szCs w:val="14"/>
              </w:rPr>
            </w:pPr>
            <w:r w:rsidRPr="6FA6F48F">
              <w:rPr>
                <w:sz w:val="14"/>
                <w:szCs w:val="14"/>
              </w:rPr>
              <w:t xml:space="preserve">- </w:t>
            </w:r>
          </w:p>
        </w:tc>
      </w:tr>
      <w:tr w:rsidRPr="005E3B83" w:rsidR="00E8056C" w:rsidTr="00A85F59" w14:paraId="1BA12194" w14:textId="77777777">
        <w:trPr>
          <w:trHeight w:val="263"/>
        </w:trPr>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6159C04A" w14:textId="77777777">
            <w:pPr>
              <w:rPr>
                <w:sz w:val="14"/>
                <w:szCs w:val="14"/>
              </w:rPr>
            </w:pPr>
            <w:r w:rsidRPr="007B171A">
              <w:rPr>
                <w:sz w:val="14"/>
                <w:szCs w:val="14"/>
              </w:rPr>
              <w:t>Distribute Enlarged Domain at MCP FBC Results</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4B32CB65" w14:textId="77777777">
            <w:pPr>
              <w:rPr>
                <w:sz w:val="14"/>
                <w:szCs w:val="14"/>
              </w:rPr>
            </w:pPr>
            <w:r w:rsidRPr="007B171A">
              <w:rPr>
                <w:sz w:val="14"/>
                <w:szCs w:val="14"/>
              </w:rPr>
              <w:t>CCC</w:t>
            </w:r>
          </w:p>
        </w:tc>
        <w:tc>
          <w:tcPr>
            <w:tcW w:w="7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76B1CCD6" w14:textId="77777777">
            <w:pPr>
              <w:rPr>
                <w:sz w:val="14"/>
                <w:szCs w:val="14"/>
              </w:rPr>
            </w:pPr>
            <w:r w:rsidRPr="007B171A">
              <w:rPr>
                <w:sz w:val="14"/>
                <w:szCs w:val="14"/>
              </w:rPr>
              <w:t>CCCt</w:t>
            </w:r>
          </w:p>
        </w:tc>
        <w:tc>
          <w:tcPr>
            <w:tcW w:w="2561" w:type="dxa"/>
            <w:gridSpan w:val="3"/>
            <w:vMerge/>
            <w:tcBorders>
              <w:left w:val="single" w:color="FFFFFF" w:themeColor="background1" w:sz="8" w:space="0"/>
            </w:tcBorders>
            <w:vAlign w:val="center"/>
          </w:tcPr>
          <w:p w:rsidRPr="007B171A" w:rsidR="00E8056C" w:rsidP="000A4806" w:rsidRDefault="00E8056C" w14:paraId="1E0C2435" w14:textId="77777777">
            <w:pPr>
              <w:rPr>
                <w:sz w:val="14"/>
                <w:szCs w:val="14"/>
              </w:rPr>
            </w:pPr>
          </w:p>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52D5BF79" w14:textId="52D70EF5">
            <w:pPr>
              <w:rPr>
                <w:sz w:val="14"/>
                <w:szCs w:val="14"/>
              </w:rPr>
            </w:pPr>
            <w:r w:rsidRPr="6FA6F48F">
              <w:rPr>
                <w:sz w:val="14"/>
                <w:szCs w:val="14"/>
              </w:rPr>
              <w:t xml:space="preserve"> -</w:t>
            </w:r>
          </w:p>
        </w:tc>
        <w:tc>
          <w:tcPr>
            <w:tcW w:w="10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6D1F63F7" w14:textId="77777777">
            <w:pPr>
              <w:rPr>
                <w:sz w:val="14"/>
                <w:szCs w:val="14"/>
              </w:rPr>
            </w:pPr>
            <w:r w:rsidRPr="007B171A">
              <w:rPr>
                <w:sz w:val="14"/>
                <w:szCs w:val="14"/>
              </w:rPr>
              <w:t xml:space="preserve"> Final FB domain</w:t>
            </w:r>
          </w:p>
        </w:tc>
        <w:tc>
          <w:tcPr>
            <w:tcW w:w="12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E8056C" w:rsidP="000A4806" w:rsidRDefault="00E8056C" w14:paraId="684AE0DB" w14:textId="77777777">
            <w:pPr>
              <w:rPr>
                <w:sz w:val="14"/>
                <w:szCs w:val="14"/>
              </w:rPr>
            </w:pPr>
            <w:r w:rsidRPr="007B171A">
              <w:rPr>
                <w:sz w:val="14"/>
                <w:szCs w:val="14"/>
              </w:rPr>
              <w:t>TSOs</w:t>
            </w:r>
          </w:p>
        </w:tc>
      </w:tr>
    </w:tbl>
    <w:p w:rsidR="39159058" w:rsidRDefault="39159058" w14:paraId="7A0BC243" w14:textId="4DD0F183"/>
    <w:p w:rsidRPr="005E3B83" w:rsidR="005E3B83" w:rsidP="00B47D5C" w:rsidRDefault="005E3B83" w14:paraId="6D353D98" w14:textId="77777777">
      <w:pPr>
        <w:pStyle w:val="Heading3"/>
      </w:pPr>
      <w:bookmarkStart w:name="_Toc2050690599" w:id="135"/>
      <w:bookmarkStart w:name="_Toc819381138" w:id="136"/>
      <w:r w:rsidRPr="005E3B83">
        <w:t>Backup and Fallback processes</w:t>
      </w:r>
      <w:bookmarkEnd w:id="135"/>
      <w:bookmarkEnd w:id="136"/>
    </w:p>
    <w:p w:rsidRPr="005E3B83" w:rsidR="005E3B83" w:rsidP="000A4806" w:rsidRDefault="005E3B83" w14:paraId="541DAC31" w14:textId="5EA7C117">
      <w:pPr>
        <w:spacing w:after="240"/>
      </w:pPr>
      <w:r w:rsidRPr="005E3B83">
        <w:t>As soon as an issue with the CCCt is identified (e.g. blocking the process to run normally), the CCC must call and send an email to Unicorn Core IDCC helpdesk. The following fallbacks/backups need to be triggered and finished before the corresponding Backup/fallback time indicated in the HLBP excel file:</w:t>
      </w:r>
    </w:p>
    <w:tbl>
      <w:tblPr>
        <w:tblW w:w="9308" w:type="dxa"/>
        <w:tblLayout w:type="fixed"/>
        <w:tblLook w:val="06A0" w:firstRow="1" w:lastRow="0" w:firstColumn="1" w:lastColumn="0" w:noHBand="1" w:noVBand="1"/>
      </w:tblPr>
      <w:tblGrid>
        <w:gridCol w:w="684"/>
        <w:gridCol w:w="835"/>
        <w:gridCol w:w="2294"/>
        <w:gridCol w:w="3191"/>
        <w:gridCol w:w="666"/>
        <w:gridCol w:w="821"/>
        <w:gridCol w:w="817"/>
      </w:tblGrid>
      <w:tr w:rsidRPr="005E3B83" w:rsidR="005E3B83" w:rsidTr="47E385B5" w14:paraId="59365C99" w14:textId="77777777">
        <w:trPr>
          <w:trHeight w:val="549"/>
        </w:trPr>
        <w:tc>
          <w:tcPr>
            <w:tcW w:w="684"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2E3FE1" w:rsidR="005E3B83" w:rsidP="000A4806" w:rsidRDefault="005E3B83" w14:paraId="1163C6BE" w14:textId="77777777">
            <w:pPr>
              <w:rPr>
                <w:sz w:val="14"/>
                <w:szCs w:val="14"/>
              </w:rPr>
            </w:pPr>
            <w:r w:rsidRPr="002E3FE1">
              <w:rPr>
                <w:sz w:val="14"/>
                <w:szCs w:val="14"/>
              </w:rPr>
              <w:t>Backup ID</w:t>
            </w:r>
          </w:p>
        </w:tc>
        <w:tc>
          <w:tcPr>
            <w:tcW w:w="83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E3FE1" w:rsidR="005E3B83" w:rsidP="000A4806" w:rsidRDefault="005E3B83" w14:paraId="3BCC32ED" w14:textId="77777777">
            <w:pPr>
              <w:rPr>
                <w:sz w:val="14"/>
                <w:szCs w:val="14"/>
              </w:rPr>
            </w:pPr>
            <w:r w:rsidRPr="002E3FE1">
              <w:rPr>
                <w:sz w:val="14"/>
                <w:szCs w:val="14"/>
              </w:rPr>
              <w:t>Process Step</w:t>
            </w:r>
          </w:p>
        </w:tc>
        <w:tc>
          <w:tcPr>
            <w:tcW w:w="229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E3FE1" w:rsidR="005E3B83" w:rsidP="000A4806" w:rsidRDefault="005E3B83" w14:paraId="23CA8803" w14:textId="77777777">
            <w:pPr>
              <w:rPr>
                <w:sz w:val="14"/>
                <w:szCs w:val="14"/>
              </w:rPr>
            </w:pPr>
            <w:r w:rsidRPr="002E3FE1">
              <w:rPr>
                <w:sz w:val="14"/>
                <w:szCs w:val="14"/>
              </w:rPr>
              <w:t>Description</w:t>
            </w:r>
          </w:p>
        </w:tc>
        <w:tc>
          <w:tcPr>
            <w:tcW w:w="319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E3FE1" w:rsidR="005E3B83" w:rsidP="000A4806" w:rsidRDefault="005E3B83" w14:paraId="2BD0B3BB" w14:textId="77777777">
            <w:pPr>
              <w:rPr>
                <w:sz w:val="14"/>
                <w:szCs w:val="14"/>
              </w:rPr>
            </w:pPr>
            <w:r w:rsidRPr="002E3FE1">
              <w:rPr>
                <w:sz w:val="14"/>
                <w:szCs w:val="14"/>
              </w:rPr>
              <w:t>Solution/Action</w:t>
            </w:r>
          </w:p>
        </w:tc>
        <w:tc>
          <w:tcPr>
            <w:tcW w:w="66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E3FE1" w:rsidR="005E3B83" w:rsidP="000A4806" w:rsidRDefault="005E3B83" w14:paraId="008BE235" w14:textId="77777777">
            <w:pPr>
              <w:rPr>
                <w:sz w:val="14"/>
                <w:szCs w:val="14"/>
              </w:rPr>
            </w:pPr>
            <w:r w:rsidRPr="002E3FE1">
              <w:rPr>
                <w:sz w:val="14"/>
                <w:szCs w:val="14"/>
              </w:rPr>
              <w:t>Owner</w:t>
            </w:r>
          </w:p>
        </w:tc>
        <w:tc>
          <w:tcPr>
            <w:tcW w:w="82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E3FE1" w:rsidR="005E3B83" w:rsidP="000A4806" w:rsidRDefault="005E3B83" w14:paraId="1171B37E" w14:textId="77777777">
            <w:pPr>
              <w:rPr>
                <w:sz w:val="14"/>
                <w:szCs w:val="14"/>
              </w:rPr>
            </w:pPr>
            <w:r w:rsidRPr="002E3FE1">
              <w:rPr>
                <w:sz w:val="14"/>
                <w:szCs w:val="14"/>
              </w:rPr>
              <w:t>Tool</w:t>
            </w:r>
          </w:p>
        </w:tc>
        <w:tc>
          <w:tcPr>
            <w:tcW w:w="817" w:type="dxa"/>
            <w:tcBorders>
              <w:top w:val="nil"/>
              <w:left w:val="single" w:color="FFFFFF" w:themeColor="background1" w:sz="8" w:space="0"/>
              <w:bottom w:val="nil"/>
              <w:right w:val="nil"/>
            </w:tcBorders>
            <w:shd w:val="clear" w:color="auto" w:fill="2F2F2F" w:themeFill="text2" w:themeFillShade="80"/>
            <w:vAlign w:val="center"/>
          </w:tcPr>
          <w:p w:rsidRPr="002E3FE1" w:rsidR="005E3B83" w:rsidP="000A4806" w:rsidRDefault="005E3B83" w14:paraId="51FFB101" w14:textId="77777777">
            <w:pPr>
              <w:rPr>
                <w:sz w:val="14"/>
                <w:szCs w:val="14"/>
              </w:rPr>
            </w:pPr>
            <w:r w:rsidRPr="002E3FE1">
              <w:rPr>
                <w:sz w:val="14"/>
                <w:szCs w:val="14"/>
              </w:rPr>
              <w:t>Email Template #</w:t>
            </w:r>
          </w:p>
        </w:tc>
      </w:tr>
      <w:tr w:rsidRPr="005E3B83" w:rsidR="005E3B83" w:rsidTr="47E385B5" w14:paraId="74F5F869" w14:textId="77777777">
        <w:trPr>
          <w:trHeight w:val="792"/>
        </w:trPr>
        <w:tc>
          <w:tcPr>
            <w:tcW w:w="684"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2E3FE1" w:rsidR="005E3B83" w:rsidP="000A4806" w:rsidRDefault="47E385B5" w14:paraId="158B4B07" w14:textId="757D2A64">
            <w:pPr>
              <w:rPr>
                <w:sz w:val="14"/>
                <w:szCs w:val="14"/>
              </w:rPr>
            </w:pPr>
            <w:r w:rsidRPr="47E385B5">
              <w:rPr>
                <w:sz w:val="14"/>
                <w:szCs w:val="14"/>
              </w:rPr>
              <w:t>ID1_2</w:t>
            </w:r>
            <w:r w:rsidR="007C1655">
              <w:rPr>
                <w:sz w:val="14"/>
                <w:szCs w:val="14"/>
              </w:rPr>
              <w:t>4</w:t>
            </w:r>
          </w:p>
        </w:tc>
        <w:tc>
          <w:tcPr>
            <w:tcW w:w="835"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2E3FE1" w:rsidR="005E3B83" w:rsidP="000A4806" w:rsidRDefault="005E3B83" w14:paraId="1BC9FF2C" w14:textId="77777777">
            <w:pPr>
              <w:rPr>
                <w:sz w:val="14"/>
                <w:szCs w:val="14"/>
              </w:rPr>
            </w:pPr>
            <w:r w:rsidRPr="002E3FE1">
              <w:rPr>
                <w:sz w:val="14"/>
                <w:szCs w:val="14"/>
              </w:rPr>
              <w:t>Calculate Enlarged Domain at MCP</w:t>
            </w:r>
          </w:p>
        </w:tc>
        <w:tc>
          <w:tcPr>
            <w:tcW w:w="2294"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2E3FE1" w:rsidR="005E3B83" w:rsidP="000A4806" w:rsidRDefault="005E3B83" w14:paraId="2F4EF43B" w14:textId="77777777">
            <w:pPr>
              <w:rPr>
                <w:sz w:val="14"/>
                <w:szCs w:val="14"/>
              </w:rPr>
            </w:pPr>
            <w:r w:rsidRPr="002E3FE1">
              <w:rPr>
                <w:sz w:val="14"/>
                <w:szCs w:val="14"/>
              </w:rPr>
              <w:t>Issue/error with computation</w:t>
            </w:r>
          </w:p>
        </w:tc>
        <w:tc>
          <w:tcPr>
            <w:tcW w:w="319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E3FE1" w:rsidR="005E3B83" w:rsidP="000A4806" w:rsidRDefault="32007864" w14:paraId="02FC4C96" w14:textId="26208FBF">
            <w:pPr>
              <w:rPr>
                <w:sz w:val="14"/>
                <w:szCs w:val="14"/>
              </w:rPr>
            </w:pPr>
            <w:r w:rsidRPr="32007864">
              <w:rPr>
                <w:sz w:val="14"/>
                <w:szCs w:val="14"/>
              </w:rPr>
              <w:t>1. Request USY to solve issue.</w:t>
            </w:r>
            <w:r w:rsidR="005E3B83">
              <w:br/>
            </w:r>
            <w:r w:rsidRPr="32007864">
              <w:rPr>
                <w:sz w:val="14"/>
                <w:szCs w:val="14"/>
              </w:rPr>
              <w:t xml:space="preserve"> 2. If issue is not solved by Critical End Time, inform parties per e-mail.</w:t>
            </w:r>
          </w:p>
        </w:tc>
        <w:tc>
          <w:tcPr>
            <w:tcW w:w="6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E3FE1" w:rsidR="005E3B83" w:rsidP="000A4806" w:rsidRDefault="005E3B83" w14:paraId="2412BF1B" w14:textId="77777777">
            <w:pPr>
              <w:rPr>
                <w:sz w:val="14"/>
                <w:szCs w:val="14"/>
              </w:rPr>
            </w:pPr>
            <w:r w:rsidRPr="002E3FE1">
              <w:rPr>
                <w:sz w:val="14"/>
                <w:szCs w:val="14"/>
              </w:rPr>
              <w:t>CCC</w:t>
            </w:r>
          </w:p>
        </w:tc>
        <w:tc>
          <w:tcPr>
            <w:tcW w:w="82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E3FE1" w:rsidR="005E3B83" w:rsidP="000A4806" w:rsidRDefault="005E3B83" w14:paraId="7E3A3384" w14:textId="77777777">
            <w:pPr>
              <w:rPr>
                <w:sz w:val="14"/>
                <w:szCs w:val="14"/>
              </w:rPr>
            </w:pPr>
            <w:r w:rsidRPr="002E3FE1">
              <w:rPr>
                <w:sz w:val="14"/>
                <w:szCs w:val="14"/>
              </w:rPr>
              <w:t>Email</w:t>
            </w:r>
          </w:p>
        </w:tc>
        <w:tc>
          <w:tcPr>
            <w:tcW w:w="81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E3FE1" w:rsidR="005E3B83" w:rsidP="000A4806" w:rsidRDefault="005E3B83" w14:paraId="19D75574" w14:textId="77777777">
            <w:pPr>
              <w:rPr>
                <w:sz w:val="14"/>
                <w:szCs w:val="14"/>
              </w:rPr>
            </w:pPr>
            <w:r w:rsidRPr="002E3FE1">
              <w:rPr>
                <w:sz w:val="14"/>
                <w:szCs w:val="14"/>
              </w:rPr>
              <w:t>2</w:t>
            </w:r>
          </w:p>
        </w:tc>
      </w:tr>
    </w:tbl>
    <w:p w:rsidRPr="005E3B83" w:rsidR="005E3B83" w:rsidP="006A17BD" w:rsidRDefault="005E3B83" w14:paraId="2E81C275" w14:textId="77777777">
      <w:pPr>
        <w:spacing w:before="240" w:after="240"/>
      </w:pPr>
      <w:r w:rsidRPr="005E3B83">
        <w:t>In case the backup/fallback cannot solve the issue by the critical end time of the corresponding process step, CCC shall inform all parties</w:t>
      </w:r>
      <w:r w:rsidRPr="002E3FE1">
        <w:rPr>
          <w:vertAlign w:val="superscript"/>
        </w:rPr>
        <w:footnoteReference w:id="10"/>
      </w:r>
      <w:r w:rsidRPr="002E3FE1">
        <w:rPr>
          <w:vertAlign w:val="superscript"/>
        </w:rPr>
        <w:t xml:space="preserve"> </w:t>
      </w:r>
      <w:r w:rsidRPr="005E3B83">
        <w:t>via email.</w:t>
      </w:r>
    </w:p>
    <w:p w:rsidR="47656B1D" w:rsidP="00B47D5C" w:rsidRDefault="47656B1D" w14:paraId="23F6DA45" w14:textId="2EE33F10">
      <w:pPr>
        <w:pStyle w:val="Heading3"/>
      </w:pPr>
      <w:r w:rsidRPr="47656B1D">
        <w:t>Changing individual factors</w:t>
      </w:r>
    </w:p>
    <w:p w:rsidR="47656B1D" w:rsidP="47656B1D" w:rsidRDefault="47656B1D" w14:paraId="0BE17139" w14:textId="271D365E">
      <w:pPr>
        <w:widowControl w:val="0"/>
        <w:spacing w:after="120" w:line="240" w:lineRule="auto"/>
      </w:pPr>
      <w:r w:rsidRPr="47656B1D">
        <w:rPr>
          <w:rFonts w:asciiTheme="minorHAnsi" w:hAnsiTheme="minorHAnsi"/>
          <w:lang w:val="en-US"/>
        </w:rPr>
        <w:t xml:space="preserve">Each TSO is allowed to change its parameters for reduction of virtual capacities: rLTAincl and rAmrId. In case of a foreseen change of rLTAincl and/or rAmrId, all Core TSOs need to be informed timely to ensure </w:t>
      </w:r>
      <w:r w:rsidRPr="47656B1D">
        <w:rPr>
          <w:rFonts w:asciiTheme="minorHAnsi" w:hAnsiTheme="minorHAnsi"/>
          <w:lang w:val="en-US"/>
        </w:rPr>
        <w:t>grid security. Respective Core TSO will inform Core NRAs &amp; external stakeholder of the changes including a justification via a Market Message.</w:t>
      </w:r>
    </w:p>
    <w:p w:rsidR="47656B1D" w:rsidP="0EDBA8BD" w:rsidRDefault="47656B1D" w14:paraId="0036511C" w14:textId="02019222">
      <w:pPr>
        <w:widowControl w:val="0"/>
        <w:spacing w:after="120" w:line="240" w:lineRule="auto"/>
        <w:ind w:left="360"/>
        <w:rPr>
          <w:rFonts w:asciiTheme="minorHAnsi" w:hAnsiTheme="minorHAnsi"/>
          <w:color w:val="000000" w:themeColor="text1"/>
        </w:rPr>
      </w:pPr>
    </w:p>
    <w:p w:rsidR="47656B1D" w:rsidP="0EDBA8BD" w:rsidRDefault="0EDBA8BD" w14:paraId="55C009E8" w14:textId="1C113FDF">
      <w:pPr>
        <w:widowControl w:val="0"/>
        <w:spacing w:after="120" w:line="240" w:lineRule="auto"/>
        <w:ind w:left="360"/>
        <w:rPr>
          <w:rFonts w:asciiTheme="minorHAnsi" w:hAnsiTheme="minorHAnsi"/>
          <w:color w:val="000000" w:themeColor="text1"/>
        </w:rPr>
      </w:pPr>
      <w:r w:rsidRPr="0EDBA8BD">
        <w:rPr>
          <w:rFonts w:asciiTheme="minorHAnsi" w:hAnsiTheme="minorHAnsi"/>
          <w:b/>
          <w:bCs/>
          <w:color w:val="000000" w:themeColor="text1"/>
          <w:lang w:val="en-US"/>
        </w:rPr>
        <w:t>Timeline:</w:t>
      </w:r>
    </w:p>
    <w:p w:rsidR="47656B1D" w:rsidP="00750DB4" w:rsidRDefault="0EDBA8BD" w14:paraId="00870CCE" w14:textId="00C2225D">
      <w:pPr>
        <w:pStyle w:val="ListParagraph"/>
        <w:widowControl w:val="0"/>
        <w:numPr>
          <w:ilvl w:val="0"/>
          <w:numId w:val="4"/>
        </w:numPr>
        <w:spacing w:after="120" w:line="240" w:lineRule="auto"/>
        <w:rPr>
          <w:rFonts w:asciiTheme="minorHAnsi" w:hAnsiTheme="minorHAnsi" w:cstheme="minorBidi"/>
          <w:color w:val="000000" w:themeColor="text1"/>
          <w:lang w:val="en-IE"/>
        </w:rPr>
      </w:pPr>
      <w:r w:rsidRPr="0EDBA8BD">
        <w:rPr>
          <w:rFonts w:asciiTheme="minorHAnsi" w:hAnsiTheme="minorHAnsi" w:cstheme="minorBidi"/>
          <w:color w:val="000000" w:themeColor="text1"/>
          <w:lang w:val="en-US"/>
        </w:rPr>
        <w:t>[TSO internal step] D-14: TSO to inform other Core TSOs via Core CCB of foreseen change of rLTAincl and/or rAmrId &amp; provide explanation of estimated impact</w:t>
      </w:r>
    </w:p>
    <w:p w:rsidR="47656B1D" w:rsidP="00750DB4" w:rsidRDefault="0EDBA8BD" w14:paraId="0F725047" w14:textId="21DAC5E1">
      <w:pPr>
        <w:pStyle w:val="ListParagraph"/>
        <w:widowControl w:val="0"/>
        <w:numPr>
          <w:ilvl w:val="0"/>
          <w:numId w:val="4"/>
        </w:numPr>
        <w:spacing w:after="120" w:line="240" w:lineRule="auto"/>
        <w:rPr>
          <w:rFonts w:asciiTheme="minorHAnsi" w:hAnsiTheme="minorHAnsi" w:cstheme="minorBidi"/>
          <w:color w:val="000000" w:themeColor="text1"/>
          <w:lang w:val="en-IE"/>
        </w:rPr>
      </w:pPr>
      <w:r w:rsidRPr="0EDBA8BD">
        <w:rPr>
          <w:rFonts w:asciiTheme="minorHAnsi" w:hAnsiTheme="minorHAnsi" w:cstheme="minorBidi"/>
          <w:color w:val="000000" w:themeColor="text1"/>
          <w:lang w:val="en-US"/>
        </w:rPr>
        <w:t>[TSO internal step] D-14 – D-7: Core TSOs to discuss possible impact of foreseen change of rLTAincl and/or rAmrId (no common conclusions needed)</w:t>
      </w:r>
    </w:p>
    <w:p w:rsidR="47656B1D" w:rsidP="00750DB4" w:rsidRDefault="0EDBA8BD" w14:paraId="4CFEC0AA" w14:textId="79DDE28C">
      <w:pPr>
        <w:pStyle w:val="ListParagraph"/>
        <w:widowControl w:val="0"/>
        <w:numPr>
          <w:ilvl w:val="0"/>
          <w:numId w:val="4"/>
        </w:numPr>
        <w:spacing w:after="120" w:line="240" w:lineRule="auto"/>
        <w:rPr>
          <w:rFonts w:asciiTheme="minorHAnsi" w:hAnsiTheme="minorHAnsi" w:cstheme="minorBidi"/>
          <w:color w:val="000000" w:themeColor="text1"/>
          <w:lang w:val="en-IE"/>
        </w:rPr>
      </w:pPr>
      <w:r w:rsidRPr="0EDBA8BD">
        <w:rPr>
          <w:rFonts w:asciiTheme="minorHAnsi" w:hAnsiTheme="minorHAnsi" w:cstheme="minorBidi"/>
          <w:color w:val="000000" w:themeColor="text1"/>
          <w:lang w:val="en-US"/>
        </w:rPr>
        <w:t>D-7: Respective Core TSOs to publish a MM to inform external stakeholder of changes of rLTAincl and/or rAmrId including a justification</w:t>
      </w:r>
    </w:p>
    <w:p w:rsidRPr="00D82948" w:rsidR="47656B1D" w:rsidP="00D82948" w:rsidRDefault="0EDBA8BD" w14:paraId="2C88CEE1" w14:textId="11D300D6">
      <w:pPr>
        <w:pStyle w:val="ListParagraph"/>
        <w:widowControl w:val="0"/>
        <w:numPr>
          <w:ilvl w:val="0"/>
          <w:numId w:val="4"/>
        </w:numPr>
        <w:spacing w:after="120" w:line="240" w:lineRule="auto"/>
        <w:rPr>
          <w:rFonts w:asciiTheme="minorHAnsi" w:hAnsiTheme="minorHAnsi" w:cstheme="minorBidi"/>
          <w:color w:val="000000" w:themeColor="text1"/>
          <w:lang w:val="en-IE"/>
        </w:rPr>
      </w:pPr>
      <w:r w:rsidRPr="0EDBA8BD">
        <w:rPr>
          <w:rFonts w:asciiTheme="minorHAnsi" w:hAnsiTheme="minorHAnsi" w:cstheme="minorBidi"/>
          <w:color w:val="000000" w:themeColor="text1"/>
          <w:lang w:val="en-US"/>
        </w:rPr>
        <w:t xml:space="preserve">D: TSO to introduce changed rLTAincl and/or rAmrId in Core ID ATC extraction process </w:t>
      </w:r>
      <w:r w:rsidRPr="0EDBA8BD">
        <w:rPr>
          <w:rFonts w:asciiTheme="minorHAnsi" w:hAnsiTheme="minorHAnsi" w:cstheme="minorBidi"/>
          <w:b/>
          <w:color w:val="000000" w:themeColor="text1"/>
          <w:lang w:val="en-US"/>
        </w:rPr>
        <w:t>on the control area level and consequently on the border level for rLTA</w:t>
      </w:r>
    </w:p>
    <w:p w:rsidR="00D82948" w:rsidP="00D82948" w:rsidRDefault="00D82948" w14:paraId="587F08BC" w14:textId="77777777">
      <w:pPr>
        <w:pStyle w:val="ListParagraph"/>
        <w:widowControl w:val="0"/>
        <w:numPr>
          <w:ilvl w:val="0"/>
          <w:numId w:val="0"/>
        </w:numPr>
        <w:spacing w:after="120" w:line="240" w:lineRule="auto"/>
        <w:ind w:left="720"/>
        <w:rPr>
          <w:rFonts w:asciiTheme="minorHAnsi" w:hAnsiTheme="minorHAnsi" w:cstheme="minorBidi"/>
          <w:color w:val="000000" w:themeColor="text1"/>
          <w:lang w:val="en-IE"/>
        </w:rPr>
      </w:pPr>
    </w:p>
    <w:p w:rsidRPr="00B40048" w:rsidR="00F422D4" w:rsidP="00F422D4" w:rsidRDefault="00F422D4" w14:paraId="6170CD56" w14:textId="086C8F3B">
      <w:pPr>
        <w:pStyle w:val="Heading2"/>
      </w:pPr>
      <w:bookmarkStart w:name="_Toc224121660" w:id="137"/>
      <w:r w:rsidRPr="00B40048">
        <w:t>Wait for missing SARs</w:t>
      </w:r>
      <w:bookmarkEnd w:id="137"/>
    </w:p>
    <w:p w:rsidRPr="008078E8" w:rsidR="00F422D4" w:rsidP="00F422D4" w:rsidRDefault="00F422D4" w14:paraId="471B26A3" w14:textId="09F628B8">
      <w:pPr>
        <w:spacing w:after="240"/>
        <w:rPr>
          <w:rFonts w:asciiTheme="minorHAnsi" w:hAnsiTheme="minorHAnsi"/>
          <w:lang w:val="en-US"/>
        </w:rPr>
      </w:pPr>
      <w:r w:rsidRPr="00B40048">
        <w:rPr>
          <w:rFonts w:asciiTheme="minorHAnsi" w:hAnsiTheme="minorHAnsi"/>
          <w:lang w:val="en-US"/>
        </w:rPr>
        <w:t xml:space="preserve">In this final step the process waits for missing Shadow Auction Results in order to send the pending DA AACs to XBID. Note, no ATC/NTC extraction is performed for the </w:t>
      </w:r>
      <w:r w:rsidRPr="00B40048" w:rsidR="00EE712D">
        <w:rPr>
          <w:rFonts w:asciiTheme="minorHAnsi" w:hAnsiTheme="minorHAnsi"/>
          <w:lang w:val="en-US"/>
        </w:rPr>
        <w:t>remaining</w:t>
      </w:r>
      <w:r w:rsidRPr="00B40048">
        <w:rPr>
          <w:rFonts w:asciiTheme="minorHAnsi" w:hAnsiTheme="minorHAnsi"/>
          <w:lang w:val="en-US"/>
        </w:rPr>
        <w:t xml:space="preserve"> borders.</w:t>
      </w:r>
      <w:r w:rsidRPr="008078E8">
        <w:rPr>
          <w:rFonts w:asciiTheme="minorHAnsi" w:hAnsiTheme="minorHAnsi"/>
          <w:lang w:val="en-US"/>
        </w:rPr>
        <w:t xml:space="preserve"> </w:t>
      </w:r>
    </w:p>
    <w:tbl>
      <w:tblPr>
        <w:tblW w:w="9313" w:type="dxa"/>
        <w:tblInd w:w="-10" w:type="dxa"/>
        <w:tblLayout w:type="fixed"/>
        <w:tblLook w:val="04A0" w:firstRow="1" w:lastRow="0" w:firstColumn="1" w:lastColumn="0" w:noHBand="0" w:noVBand="1"/>
      </w:tblPr>
      <w:tblGrid>
        <w:gridCol w:w="1800"/>
        <w:gridCol w:w="700"/>
        <w:gridCol w:w="763"/>
        <w:gridCol w:w="837"/>
        <w:gridCol w:w="860"/>
        <w:gridCol w:w="864"/>
        <w:gridCol w:w="1191"/>
        <w:gridCol w:w="1059"/>
        <w:gridCol w:w="1239"/>
      </w:tblGrid>
      <w:tr w:rsidRPr="005E3B83" w:rsidR="00F422D4" w:rsidTr="00203DFA" w14:paraId="39590590" w14:textId="77777777">
        <w:trPr>
          <w:trHeight w:val="263"/>
        </w:trPr>
        <w:tc>
          <w:tcPr>
            <w:tcW w:w="18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75427C04" w14:textId="77777777">
            <w:pPr>
              <w:rPr>
                <w:sz w:val="14"/>
                <w:szCs w:val="14"/>
              </w:rPr>
            </w:pPr>
            <w:r w:rsidRPr="007B171A">
              <w:rPr>
                <w:sz w:val="14"/>
                <w:szCs w:val="14"/>
              </w:rPr>
              <w:t>Activity</w:t>
            </w:r>
          </w:p>
        </w:tc>
        <w:tc>
          <w:tcPr>
            <w:tcW w:w="7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129CAD60" w14:textId="77777777">
            <w:pPr>
              <w:rPr>
                <w:sz w:val="14"/>
                <w:szCs w:val="14"/>
              </w:rPr>
            </w:pPr>
            <w:r w:rsidRPr="007B171A">
              <w:rPr>
                <w:sz w:val="14"/>
                <w:szCs w:val="14"/>
              </w:rPr>
              <w:t>Owner</w:t>
            </w:r>
          </w:p>
        </w:tc>
        <w:tc>
          <w:tcPr>
            <w:tcW w:w="76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1FB40263" w14:textId="77777777">
            <w:pPr>
              <w:rPr>
                <w:sz w:val="14"/>
                <w:szCs w:val="14"/>
              </w:rPr>
            </w:pPr>
            <w:r w:rsidRPr="007B171A">
              <w:rPr>
                <w:sz w:val="14"/>
                <w:szCs w:val="14"/>
              </w:rPr>
              <w:t>Tool</w:t>
            </w:r>
          </w:p>
        </w:tc>
        <w:tc>
          <w:tcPr>
            <w:tcW w:w="83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57CC4084" w14:textId="77777777">
            <w:pPr>
              <w:rPr>
                <w:sz w:val="14"/>
                <w:szCs w:val="14"/>
              </w:rPr>
            </w:pPr>
            <w:r w:rsidRPr="007B171A">
              <w:rPr>
                <w:sz w:val="14"/>
                <w:szCs w:val="14"/>
              </w:rPr>
              <w:t>Target Start Time</w:t>
            </w:r>
          </w:p>
        </w:tc>
        <w:tc>
          <w:tcPr>
            <w:tcW w:w="86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51D3FCC4" w14:textId="77777777">
            <w:pPr>
              <w:rPr>
                <w:sz w:val="14"/>
                <w:szCs w:val="14"/>
              </w:rPr>
            </w:pPr>
            <w:r w:rsidRPr="007B171A">
              <w:rPr>
                <w:sz w:val="14"/>
                <w:szCs w:val="14"/>
              </w:rPr>
              <w:t>Target End Time</w:t>
            </w:r>
          </w:p>
        </w:tc>
        <w:tc>
          <w:tcPr>
            <w:tcW w:w="86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4C94CBDC" w14:textId="77777777">
            <w:pPr>
              <w:rPr>
                <w:sz w:val="14"/>
                <w:szCs w:val="14"/>
              </w:rPr>
            </w:pPr>
            <w:r w:rsidRPr="007B171A">
              <w:rPr>
                <w:sz w:val="14"/>
                <w:szCs w:val="14"/>
              </w:rPr>
              <w:t>Critical End Time</w:t>
            </w:r>
          </w:p>
        </w:tc>
        <w:tc>
          <w:tcPr>
            <w:tcW w:w="3489"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035D9CE7" w14:textId="77777777">
            <w:pPr>
              <w:rPr>
                <w:sz w:val="14"/>
                <w:szCs w:val="14"/>
              </w:rPr>
            </w:pPr>
            <w:r w:rsidRPr="007B171A">
              <w:rPr>
                <w:sz w:val="14"/>
                <w:szCs w:val="14"/>
              </w:rPr>
              <w:t>Data Exchange</w:t>
            </w:r>
          </w:p>
        </w:tc>
      </w:tr>
      <w:tr w:rsidRPr="005E3B83" w:rsidR="00F422D4" w:rsidTr="00203DFA" w14:paraId="70EFFA5D" w14:textId="77777777">
        <w:trPr>
          <w:trHeight w:val="263"/>
        </w:trPr>
        <w:tc>
          <w:tcPr>
            <w:tcW w:w="1800" w:type="dxa"/>
            <w:vMerge/>
            <w:vAlign w:val="center"/>
          </w:tcPr>
          <w:p w:rsidRPr="007B171A" w:rsidR="00F422D4" w:rsidP="00203DFA" w:rsidRDefault="00F422D4" w14:paraId="27372F45" w14:textId="77777777">
            <w:pPr>
              <w:rPr>
                <w:sz w:val="14"/>
                <w:szCs w:val="14"/>
              </w:rPr>
            </w:pPr>
          </w:p>
        </w:tc>
        <w:tc>
          <w:tcPr>
            <w:tcW w:w="700" w:type="dxa"/>
            <w:vMerge/>
            <w:vAlign w:val="center"/>
          </w:tcPr>
          <w:p w:rsidRPr="007B171A" w:rsidR="00F422D4" w:rsidP="00203DFA" w:rsidRDefault="00F422D4" w14:paraId="0B1D2843" w14:textId="77777777">
            <w:pPr>
              <w:rPr>
                <w:sz w:val="14"/>
                <w:szCs w:val="14"/>
              </w:rPr>
            </w:pPr>
          </w:p>
        </w:tc>
        <w:tc>
          <w:tcPr>
            <w:tcW w:w="763" w:type="dxa"/>
            <w:vMerge/>
            <w:vAlign w:val="center"/>
          </w:tcPr>
          <w:p w:rsidRPr="007B171A" w:rsidR="00F422D4" w:rsidP="00203DFA" w:rsidRDefault="00F422D4" w14:paraId="789E3CAC" w14:textId="77777777">
            <w:pPr>
              <w:rPr>
                <w:sz w:val="14"/>
                <w:szCs w:val="14"/>
              </w:rPr>
            </w:pPr>
          </w:p>
        </w:tc>
        <w:tc>
          <w:tcPr>
            <w:tcW w:w="837" w:type="dxa"/>
            <w:vMerge/>
            <w:vAlign w:val="center"/>
          </w:tcPr>
          <w:p w:rsidRPr="007B171A" w:rsidR="00F422D4" w:rsidP="00203DFA" w:rsidRDefault="00F422D4" w14:paraId="698A8460" w14:textId="77777777">
            <w:pPr>
              <w:rPr>
                <w:sz w:val="14"/>
                <w:szCs w:val="14"/>
              </w:rPr>
            </w:pPr>
          </w:p>
        </w:tc>
        <w:tc>
          <w:tcPr>
            <w:tcW w:w="860" w:type="dxa"/>
            <w:vMerge/>
            <w:vAlign w:val="center"/>
          </w:tcPr>
          <w:p w:rsidRPr="007B171A" w:rsidR="00F422D4" w:rsidP="00203DFA" w:rsidRDefault="00F422D4" w14:paraId="02053451" w14:textId="77777777">
            <w:pPr>
              <w:rPr>
                <w:sz w:val="14"/>
                <w:szCs w:val="14"/>
              </w:rPr>
            </w:pPr>
          </w:p>
        </w:tc>
        <w:tc>
          <w:tcPr>
            <w:tcW w:w="864" w:type="dxa"/>
            <w:vMerge/>
            <w:vAlign w:val="center"/>
          </w:tcPr>
          <w:p w:rsidRPr="007B171A" w:rsidR="00F422D4" w:rsidP="00203DFA" w:rsidRDefault="00F422D4" w14:paraId="1CB4A7F2" w14:textId="77777777">
            <w:pPr>
              <w:rPr>
                <w:sz w:val="14"/>
                <w:szCs w:val="14"/>
              </w:rPr>
            </w:pPr>
          </w:p>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599BC24F" w14:textId="77777777">
            <w:pPr>
              <w:rPr>
                <w:sz w:val="14"/>
                <w:szCs w:val="14"/>
              </w:rPr>
            </w:pPr>
            <w:r w:rsidRPr="007B171A">
              <w:rPr>
                <w:sz w:val="14"/>
                <w:szCs w:val="14"/>
              </w:rPr>
              <w:t>Input</w:t>
            </w:r>
          </w:p>
        </w:tc>
        <w:tc>
          <w:tcPr>
            <w:tcW w:w="105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477A47E9" w14:textId="77777777">
            <w:pPr>
              <w:rPr>
                <w:sz w:val="14"/>
                <w:szCs w:val="14"/>
              </w:rPr>
            </w:pPr>
            <w:r w:rsidRPr="007B171A">
              <w:rPr>
                <w:sz w:val="14"/>
                <w:szCs w:val="14"/>
              </w:rPr>
              <w:t>Output</w:t>
            </w:r>
          </w:p>
        </w:tc>
        <w:tc>
          <w:tcPr>
            <w:tcW w:w="123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B171A" w:rsidR="00F422D4" w:rsidP="00203DFA" w:rsidRDefault="00F422D4" w14:paraId="39258F1C" w14:textId="77777777">
            <w:pPr>
              <w:rPr>
                <w:sz w:val="14"/>
                <w:szCs w:val="14"/>
              </w:rPr>
            </w:pPr>
            <w:r w:rsidRPr="007B171A">
              <w:rPr>
                <w:sz w:val="14"/>
                <w:szCs w:val="14"/>
              </w:rPr>
              <w:t>Counter part</w:t>
            </w:r>
          </w:p>
        </w:tc>
      </w:tr>
      <w:tr w:rsidRPr="005E3B83" w:rsidR="00F422D4" w:rsidTr="00B40048" w14:paraId="637238D1" w14:textId="77777777">
        <w:trPr>
          <w:trHeight w:val="263"/>
        </w:trPr>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F422D4" w:rsidP="00203DFA" w:rsidRDefault="00F422D4" w14:paraId="51CFCCE0" w14:textId="0E53B0D1">
            <w:pPr>
              <w:rPr>
                <w:sz w:val="14"/>
                <w:szCs w:val="14"/>
              </w:rPr>
            </w:pPr>
            <w:r>
              <w:rPr>
                <w:sz w:val="14"/>
                <w:szCs w:val="14"/>
              </w:rPr>
              <w:t>Re-open gates for SA</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F422D4" w:rsidP="00203DFA" w:rsidRDefault="00F422D4" w14:paraId="2BF38D23" w14:textId="77777777">
            <w:pPr>
              <w:rPr>
                <w:sz w:val="14"/>
                <w:szCs w:val="14"/>
              </w:rPr>
            </w:pPr>
            <w:r w:rsidRPr="007B171A">
              <w:rPr>
                <w:sz w:val="14"/>
                <w:szCs w:val="14"/>
              </w:rPr>
              <w:t>CCC</w:t>
            </w:r>
          </w:p>
        </w:tc>
        <w:tc>
          <w:tcPr>
            <w:tcW w:w="7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F422D4" w:rsidP="00203DFA" w:rsidRDefault="00F422D4" w14:paraId="397A3070" w14:textId="77777777">
            <w:pPr>
              <w:rPr>
                <w:sz w:val="14"/>
                <w:szCs w:val="14"/>
              </w:rPr>
            </w:pPr>
            <w:r w:rsidRPr="007B171A">
              <w:rPr>
                <w:sz w:val="14"/>
                <w:szCs w:val="14"/>
              </w:rPr>
              <w:t>CCCt</w:t>
            </w:r>
          </w:p>
        </w:tc>
        <w:tc>
          <w:tcPr>
            <w:tcW w:w="2561" w:type="dxa"/>
            <w:gridSpan w:val="3"/>
            <w:vMerge w:val="restart"/>
            <w:shd w:val="clear" w:color="auto" w:fill="B3DBFF" w:themeFill="accent6" w:themeFillTint="33"/>
            <w:vAlign w:val="center"/>
          </w:tcPr>
          <w:p w:rsidRPr="007B171A" w:rsidR="00F422D4" w:rsidP="00203DFA" w:rsidRDefault="00B40048" w14:paraId="1FA0FF6C" w14:textId="7D26C804">
            <w:pPr>
              <w:rPr>
                <w:sz w:val="14"/>
                <w:szCs w:val="14"/>
              </w:rPr>
            </w:pPr>
            <w:r w:rsidRPr="39159058">
              <w:rPr>
                <w:sz w:val="14"/>
                <w:szCs w:val="14"/>
              </w:rPr>
              <w:t>See HLBP timetable as referred to under ‘2. Related documents’</w:t>
            </w:r>
          </w:p>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F422D4" w:rsidP="00203DFA" w:rsidRDefault="00F422D4" w14:paraId="7E7397B0" w14:textId="77777777">
            <w:pPr>
              <w:rPr>
                <w:sz w:val="14"/>
                <w:szCs w:val="14"/>
              </w:rPr>
            </w:pPr>
            <w:r w:rsidRPr="6FA6F48F">
              <w:rPr>
                <w:sz w:val="14"/>
                <w:szCs w:val="14"/>
              </w:rPr>
              <w:t xml:space="preserve"> -</w:t>
            </w:r>
          </w:p>
        </w:tc>
        <w:tc>
          <w:tcPr>
            <w:tcW w:w="10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F422D4" w:rsidP="00203DFA" w:rsidRDefault="00F422D4" w14:paraId="338F49C0" w14:textId="19B77B0E">
            <w:pPr>
              <w:rPr>
                <w:sz w:val="14"/>
                <w:szCs w:val="14"/>
              </w:rPr>
            </w:pPr>
          </w:p>
        </w:tc>
        <w:tc>
          <w:tcPr>
            <w:tcW w:w="12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B171A" w:rsidR="00F422D4" w:rsidP="00203DFA" w:rsidRDefault="00F422D4" w14:paraId="1B0D2C89" w14:textId="07AFBB16">
            <w:pPr>
              <w:rPr>
                <w:sz w:val="14"/>
                <w:szCs w:val="14"/>
              </w:rPr>
            </w:pPr>
          </w:p>
        </w:tc>
      </w:tr>
      <w:tr w:rsidR="00F422D4" w:rsidTr="00B40048" w14:paraId="2D0284CD" w14:textId="77777777">
        <w:trPr>
          <w:trHeight w:val="263"/>
        </w:trPr>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2FFA9AD8" w14:textId="77777777">
            <w:pPr>
              <w:rPr>
                <w:sz w:val="14"/>
                <w:szCs w:val="14"/>
              </w:rPr>
            </w:pPr>
            <w:r w:rsidRPr="6FA6F48F">
              <w:rPr>
                <w:rFonts w:asciiTheme="minorHAnsi" w:hAnsiTheme="minorHAnsi"/>
                <w:sz w:val="14"/>
                <w:szCs w:val="14"/>
              </w:rPr>
              <w:t>Close Gates for SA</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3C13200B" w14:textId="77777777">
            <w:pPr>
              <w:rPr>
                <w:sz w:val="14"/>
                <w:szCs w:val="14"/>
              </w:rPr>
            </w:pPr>
            <w:r w:rsidRPr="6FA6F48F">
              <w:rPr>
                <w:sz w:val="14"/>
                <w:szCs w:val="14"/>
              </w:rPr>
              <w:t>CCC</w:t>
            </w:r>
          </w:p>
        </w:tc>
        <w:tc>
          <w:tcPr>
            <w:tcW w:w="7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44C11C17" w14:textId="77777777">
            <w:pPr>
              <w:rPr>
                <w:sz w:val="14"/>
                <w:szCs w:val="14"/>
              </w:rPr>
            </w:pPr>
            <w:r w:rsidRPr="6FA6F48F">
              <w:rPr>
                <w:sz w:val="14"/>
                <w:szCs w:val="14"/>
              </w:rPr>
              <w:t>CCCt</w:t>
            </w:r>
          </w:p>
        </w:tc>
        <w:tc>
          <w:tcPr>
            <w:tcW w:w="2561" w:type="dxa"/>
            <w:gridSpan w:val="3"/>
            <w:vMerge/>
            <w:shd w:val="clear" w:color="auto" w:fill="B3DBFF" w:themeFill="accent6" w:themeFillTint="33"/>
            <w:tcMar>
              <w:left w:w="99" w:type="dxa"/>
              <w:right w:w="99" w:type="dxa"/>
            </w:tcMar>
            <w:vAlign w:val="center"/>
          </w:tcPr>
          <w:p w:rsidR="00F422D4" w:rsidP="00203DFA" w:rsidRDefault="00F422D4" w14:paraId="3F5F6CE1" w14:textId="77777777"/>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4AE0DB5D" w14:textId="7FAD20E7">
            <w:pPr>
              <w:rPr>
                <w:sz w:val="14"/>
                <w:szCs w:val="14"/>
              </w:rPr>
            </w:pPr>
            <w:r>
              <w:rPr>
                <w:sz w:val="14"/>
                <w:szCs w:val="14"/>
              </w:rPr>
              <w:t>ID1-250</w:t>
            </w:r>
          </w:p>
        </w:tc>
        <w:tc>
          <w:tcPr>
            <w:tcW w:w="10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2F4C60A5" w14:textId="2AD25D33">
            <w:pPr>
              <w:rPr>
                <w:sz w:val="14"/>
                <w:szCs w:val="14"/>
              </w:rPr>
            </w:pPr>
          </w:p>
        </w:tc>
        <w:tc>
          <w:tcPr>
            <w:tcW w:w="12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202455F6" w14:textId="3DC2EEB2">
            <w:pPr>
              <w:rPr>
                <w:sz w:val="14"/>
                <w:szCs w:val="14"/>
              </w:rPr>
            </w:pPr>
            <w:r>
              <w:rPr>
                <w:sz w:val="14"/>
                <w:szCs w:val="14"/>
              </w:rPr>
              <w:t>TSO</w:t>
            </w:r>
          </w:p>
        </w:tc>
      </w:tr>
      <w:tr w:rsidR="00F422D4" w:rsidTr="00B40048" w14:paraId="1C89B832" w14:textId="77777777">
        <w:trPr>
          <w:trHeight w:val="263"/>
        </w:trPr>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54AD7C6C" w14:textId="77777777">
            <w:pPr>
              <w:rPr>
                <w:sz w:val="14"/>
                <w:szCs w:val="14"/>
              </w:rPr>
            </w:pPr>
            <w:r w:rsidRPr="6FA6F48F">
              <w:rPr>
                <w:rFonts w:asciiTheme="minorHAnsi" w:hAnsiTheme="minorHAnsi"/>
                <w:sz w:val="14"/>
                <w:szCs w:val="14"/>
              </w:rPr>
              <w:t>Wait for Final AAC ACKs</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1E8B0DCF" w14:textId="77777777">
            <w:pPr>
              <w:rPr>
                <w:sz w:val="14"/>
                <w:szCs w:val="14"/>
              </w:rPr>
            </w:pPr>
            <w:r w:rsidRPr="6FA6F48F">
              <w:rPr>
                <w:sz w:val="14"/>
                <w:szCs w:val="14"/>
              </w:rPr>
              <w:t>CCC</w:t>
            </w:r>
          </w:p>
        </w:tc>
        <w:tc>
          <w:tcPr>
            <w:tcW w:w="7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579D781E" w14:textId="77777777">
            <w:pPr>
              <w:rPr>
                <w:sz w:val="14"/>
                <w:szCs w:val="14"/>
              </w:rPr>
            </w:pPr>
            <w:r w:rsidRPr="6FA6F48F">
              <w:rPr>
                <w:sz w:val="14"/>
                <w:szCs w:val="14"/>
              </w:rPr>
              <w:t>CCCt</w:t>
            </w:r>
          </w:p>
        </w:tc>
        <w:tc>
          <w:tcPr>
            <w:tcW w:w="2561" w:type="dxa"/>
            <w:gridSpan w:val="3"/>
            <w:vMerge/>
            <w:shd w:val="clear" w:color="auto" w:fill="B3DBFF" w:themeFill="accent6" w:themeFillTint="33"/>
            <w:tcMar>
              <w:left w:w="99" w:type="dxa"/>
              <w:right w:w="99" w:type="dxa"/>
            </w:tcMar>
            <w:vAlign w:val="center"/>
          </w:tcPr>
          <w:p w:rsidR="00F422D4" w:rsidP="00203DFA" w:rsidRDefault="00F422D4" w14:paraId="4F160066" w14:textId="77777777"/>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1A1A194E" w14:textId="77777777">
            <w:pPr>
              <w:rPr>
                <w:sz w:val="14"/>
                <w:szCs w:val="14"/>
              </w:rPr>
            </w:pPr>
            <w:r w:rsidRPr="6FA6F48F">
              <w:rPr>
                <w:sz w:val="14"/>
                <w:szCs w:val="14"/>
              </w:rPr>
              <w:t>-</w:t>
            </w:r>
          </w:p>
        </w:tc>
        <w:tc>
          <w:tcPr>
            <w:tcW w:w="10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76498D6A" w14:textId="77777777">
            <w:pPr>
              <w:rPr>
                <w:sz w:val="14"/>
                <w:szCs w:val="14"/>
              </w:rPr>
            </w:pPr>
            <w:r w:rsidRPr="6FA6F48F">
              <w:rPr>
                <w:sz w:val="14"/>
                <w:szCs w:val="14"/>
              </w:rPr>
              <w:t>-</w:t>
            </w:r>
          </w:p>
        </w:tc>
        <w:tc>
          <w:tcPr>
            <w:tcW w:w="12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7EC311AB" w14:textId="77777777">
            <w:pPr>
              <w:rPr>
                <w:sz w:val="14"/>
                <w:szCs w:val="14"/>
              </w:rPr>
            </w:pPr>
            <w:r w:rsidRPr="6FA6F48F">
              <w:rPr>
                <w:sz w:val="14"/>
                <w:szCs w:val="14"/>
              </w:rPr>
              <w:t>-</w:t>
            </w:r>
          </w:p>
        </w:tc>
      </w:tr>
      <w:tr w:rsidR="00F422D4" w:rsidTr="00B40048" w14:paraId="098877A3" w14:textId="77777777">
        <w:trPr>
          <w:trHeight w:val="263"/>
        </w:trPr>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6A6C1F5E" w14:textId="77777777">
            <w:pPr>
              <w:rPr>
                <w:sz w:val="14"/>
                <w:szCs w:val="14"/>
              </w:rPr>
            </w:pPr>
            <w:r w:rsidRPr="39159058">
              <w:rPr>
                <w:sz w:val="14"/>
                <w:szCs w:val="14"/>
              </w:rPr>
              <w:t>Close gates for AC</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50FC44BF" w14:textId="77777777">
            <w:pPr>
              <w:rPr>
                <w:sz w:val="14"/>
                <w:szCs w:val="14"/>
              </w:rPr>
            </w:pPr>
            <w:r w:rsidRPr="39159058">
              <w:rPr>
                <w:sz w:val="14"/>
                <w:szCs w:val="14"/>
              </w:rPr>
              <w:t>CCC</w:t>
            </w:r>
          </w:p>
        </w:tc>
        <w:tc>
          <w:tcPr>
            <w:tcW w:w="7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78E626EE" w14:textId="77777777">
            <w:pPr>
              <w:rPr>
                <w:sz w:val="14"/>
                <w:szCs w:val="14"/>
              </w:rPr>
            </w:pPr>
            <w:r w:rsidRPr="39159058">
              <w:rPr>
                <w:sz w:val="14"/>
                <w:szCs w:val="14"/>
              </w:rPr>
              <w:t>CCCt</w:t>
            </w:r>
          </w:p>
        </w:tc>
        <w:tc>
          <w:tcPr>
            <w:tcW w:w="2561" w:type="dxa"/>
            <w:gridSpan w:val="3"/>
            <w:vMerge/>
            <w:shd w:val="clear" w:color="auto" w:fill="B3DBFF" w:themeFill="accent6" w:themeFillTint="33"/>
            <w:tcMar>
              <w:left w:w="99" w:type="dxa"/>
              <w:right w:w="99" w:type="dxa"/>
            </w:tcMar>
            <w:vAlign w:val="center"/>
          </w:tcPr>
          <w:p w:rsidR="00F422D4" w:rsidP="00203DFA" w:rsidRDefault="00F422D4" w14:paraId="3070669B" w14:textId="77777777"/>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631D2298" w14:textId="77777777">
            <w:pPr>
              <w:rPr>
                <w:sz w:val="14"/>
                <w:szCs w:val="14"/>
              </w:rPr>
            </w:pPr>
            <w:r w:rsidRPr="6FA6F48F">
              <w:rPr>
                <w:sz w:val="14"/>
                <w:szCs w:val="14"/>
              </w:rPr>
              <w:t>-</w:t>
            </w:r>
          </w:p>
        </w:tc>
        <w:tc>
          <w:tcPr>
            <w:tcW w:w="10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6FC51CB3" w14:textId="77777777">
            <w:pPr>
              <w:rPr>
                <w:sz w:val="14"/>
                <w:szCs w:val="14"/>
              </w:rPr>
            </w:pPr>
            <w:r w:rsidRPr="6FA6F48F">
              <w:rPr>
                <w:sz w:val="14"/>
                <w:szCs w:val="14"/>
              </w:rPr>
              <w:t>-</w:t>
            </w:r>
          </w:p>
        </w:tc>
        <w:tc>
          <w:tcPr>
            <w:tcW w:w="12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77EAE60D" w14:textId="77777777">
            <w:pPr>
              <w:rPr>
                <w:sz w:val="14"/>
                <w:szCs w:val="14"/>
              </w:rPr>
            </w:pPr>
            <w:r w:rsidRPr="6FA6F48F">
              <w:rPr>
                <w:sz w:val="14"/>
                <w:szCs w:val="14"/>
              </w:rPr>
              <w:t>-</w:t>
            </w:r>
          </w:p>
        </w:tc>
      </w:tr>
      <w:tr w:rsidR="00EE712D" w:rsidTr="00B40048" w14:paraId="622F1878" w14:textId="77777777">
        <w:trPr>
          <w:trHeight w:val="263"/>
        </w:trPr>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203DFA" w:rsidRDefault="00EE712D" w14:paraId="78B618F3" w14:textId="47FA92E4">
            <w:pPr>
              <w:rPr>
                <w:sz w:val="14"/>
                <w:szCs w:val="14"/>
              </w:rPr>
            </w:pPr>
            <w:r>
              <w:rPr>
                <w:sz w:val="14"/>
                <w:szCs w:val="14"/>
              </w:rPr>
              <w:t>Disable AC Forwarding</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203DFA" w:rsidRDefault="00EE712D" w14:paraId="7CE80960" w14:textId="1E1A9785">
            <w:pPr>
              <w:rPr>
                <w:sz w:val="14"/>
                <w:szCs w:val="14"/>
              </w:rPr>
            </w:pPr>
            <w:r>
              <w:rPr>
                <w:sz w:val="14"/>
                <w:szCs w:val="14"/>
              </w:rPr>
              <w:t>CCC</w:t>
            </w:r>
          </w:p>
        </w:tc>
        <w:tc>
          <w:tcPr>
            <w:tcW w:w="7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203DFA" w:rsidRDefault="00EE712D" w14:paraId="6CBCA5AD" w14:textId="5DEFC1A4">
            <w:pPr>
              <w:rPr>
                <w:sz w:val="14"/>
                <w:szCs w:val="14"/>
              </w:rPr>
            </w:pPr>
            <w:r>
              <w:rPr>
                <w:sz w:val="14"/>
                <w:szCs w:val="14"/>
              </w:rPr>
              <w:t>CCCt</w:t>
            </w:r>
          </w:p>
        </w:tc>
        <w:tc>
          <w:tcPr>
            <w:tcW w:w="2561" w:type="dxa"/>
            <w:gridSpan w:val="3"/>
            <w:vMerge/>
            <w:shd w:val="clear" w:color="auto" w:fill="B3DBFF" w:themeFill="accent6" w:themeFillTint="33"/>
            <w:tcMar>
              <w:left w:w="99" w:type="dxa"/>
              <w:right w:w="99" w:type="dxa"/>
            </w:tcMar>
            <w:vAlign w:val="center"/>
          </w:tcPr>
          <w:p w:rsidR="00EE712D" w:rsidP="00203DFA" w:rsidRDefault="00EE712D" w14:paraId="1C2CDD27" w14:textId="77777777"/>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203DFA" w:rsidRDefault="00EE712D" w14:paraId="002CEC07" w14:textId="77777777">
            <w:pPr>
              <w:rPr>
                <w:sz w:val="14"/>
                <w:szCs w:val="14"/>
              </w:rPr>
            </w:pPr>
          </w:p>
        </w:tc>
        <w:tc>
          <w:tcPr>
            <w:tcW w:w="10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203DFA" w:rsidRDefault="00EE712D" w14:paraId="56676743" w14:textId="77777777">
            <w:pPr>
              <w:rPr>
                <w:sz w:val="14"/>
                <w:szCs w:val="14"/>
              </w:rPr>
            </w:pPr>
          </w:p>
        </w:tc>
        <w:tc>
          <w:tcPr>
            <w:tcW w:w="12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EE712D" w:rsidP="00203DFA" w:rsidRDefault="00EE712D" w14:paraId="57F16150" w14:textId="77777777">
            <w:pPr>
              <w:rPr>
                <w:sz w:val="14"/>
                <w:szCs w:val="14"/>
              </w:rPr>
            </w:pPr>
          </w:p>
        </w:tc>
      </w:tr>
      <w:tr w:rsidR="00F422D4" w:rsidTr="00B40048" w14:paraId="15BD1E7E" w14:textId="77777777">
        <w:trPr>
          <w:trHeight w:val="263"/>
        </w:trPr>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536265E1" w14:textId="77777777">
            <w:pPr>
              <w:rPr>
                <w:sz w:val="14"/>
                <w:szCs w:val="14"/>
              </w:rPr>
            </w:pPr>
            <w:r w:rsidRPr="6FA6F48F">
              <w:rPr>
                <w:sz w:val="14"/>
                <w:szCs w:val="14"/>
              </w:rPr>
              <w:t>Distribute Log files</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00EB5563" w14:textId="77777777">
            <w:pPr>
              <w:rPr>
                <w:sz w:val="14"/>
                <w:szCs w:val="14"/>
              </w:rPr>
            </w:pPr>
            <w:r w:rsidRPr="6FA6F48F">
              <w:rPr>
                <w:sz w:val="14"/>
                <w:szCs w:val="14"/>
              </w:rPr>
              <w:t>CCC</w:t>
            </w:r>
          </w:p>
        </w:tc>
        <w:tc>
          <w:tcPr>
            <w:tcW w:w="7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5F3778FA" w14:textId="77777777">
            <w:pPr>
              <w:rPr>
                <w:sz w:val="14"/>
                <w:szCs w:val="14"/>
              </w:rPr>
            </w:pPr>
            <w:r w:rsidRPr="6FA6F48F">
              <w:rPr>
                <w:sz w:val="14"/>
                <w:szCs w:val="14"/>
              </w:rPr>
              <w:t>CCCt</w:t>
            </w:r>
          </w:p>
        </w:tc>
        <w:tc>
          <w:tcPr>
            <w:tcW w:w="2561" w:type="dxa"/>
            <w:gridSpan w:val="3"/>
            <w:vMerge/>
            <w:shd w:val="clear" w:color="auto" w:fill="B3DBFF" w:themeFill="accent6" w:themeFillTint="33"/>
            <w:tcMar>
              <w:left w:w="99" w:type="dxa"/>
              <w:right w:w="99" w:type="dxa"/>
            </w:tcMar>
            <w:vAlign w:val="center"/>
          </w:tcPr>
          <w:p w:rsidR="00F422D4" w:rsidP="00203DFA" w:rsidRDefault="00F422D4" w14:paraId="6E28E9A2" w14:textId="77777777"/>
        </w:tc>
        <w:tc>
          <w:tcPr>
            <w:tcW w:w="119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3297D6DA" w14:textId="77777777">
            <w:pPr>
              <w:rPr>
                <w:sz w:val="14"/>
                <w:szCs w:val="14"/>
              </w:rPr>
            </w:pPr>
            <w:r w:rsidRPr="6FA6F48F">
              <w:rPr>
                <w:sz w:val="14"/>
                <w:szCs w:val="14"/>
              </w:rPr>
              <w:t>-</w:t>
            </w:r>
          </w:p>
        </w:tc>
        <w:tc>
          <w:tcPr>
            <w:tcW w:w="10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061A2B5C" w14:textId="77777777">
            <w:pPr>
              <w:rPr>
                <w:rFonts w:eastAsia="Arial" w:cs="Arial"/>
                <w:sz w:val="14"/>
                <w:szCs w:val="14"/>
              </w:rPr>
            </w:pPr>
            <w:r w:rsidRPr="6FA6F48F">
              <w:rPr>
                <w:sz w:val="14"/>
                <w:szCs w:val="14"/>
              </w:rPr>
              <w:t>FBPCM Logs</w:t>
            </w:r>
          </w:p>
        </w:tc>
        <w:tc>
          <w:tcPr>
            <w:tcW w:w="12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F422D4" w:rsidP="00203DFA" w:rsidRDefault="00F422D4" w14:paraId="34FE2ACF" w14:textId="77777777">
            <w:pPr>
              <w:rPr>
                <w:sz w:val="14"/>
                <w:szCs w:val="14"/>
              </w:rPr>
            </w:pPr>
            <w:r w:rsidRPr="6FA6F48F">
              <w:rPr>
                <w:sz w:val="14"/>
                <w:szCs w:val="14"/>
              </w:rPr>
              <w:t>TSOs</w:t>
            </w:r>
          </w:p>
        </w:tc>
      </w:tr>
    </w:tbl>
    <w:p w:rsidRPr="008078E8" w:rsidR="00F422D4" w:rsidP="008078E8" w:rsidRDefault="00F422D4" w14:paraId="252A8A5C" w14:textId="77777777">
      <w:pPr>
        <w:widowControl w:val="0"/>
        <w:spacing w:after="120" w:line="240" w:lineRule="auto"/>
        <w:rPr>
          <w:rFonts w:asciiTheme="minorHAnsi" w:hAnsiTheme="minorHAnsi"/>
          <w:color w:val="000000" w:themeColor="text1"/>
        </w:rPr>
      </w:pPr>
    </w:p>
    <w:p w:rsidR="005E3B83" w:rsidP="00B47D5C" w:rsidRDefault="029219A7" w14:paraId="430DC14B" w14:textId="77777777">
      <w:pPr>
        <w:pStyle w:val="Heading2"/>
      </w:pPr>
      <w:bookmarkStart w:name="_Toc2072707950" w:id="138"/>
      <w:bookmarkStart w:name="_Toc1714543923" w:id="139"/>
      <w:bookmarkStart w:name="_Toc134289377" w:id="140"/>
      <w:bookmarkStart w:name="_Toc224121661" w:id="141"/>
      <w:r>
        <w:t>General Fallbacks</w:t>
      </w:r>
      <w:bookmarkEnd w:id="138"/>
      <w:bookmarkEnd w:id="139"/>
      <w:bookmarkEnd w:id="140"/>
      <w:bookmarkEnd w:id="141"/>
    </w:p>
    <w:p w:rsidRPr="007165E6" w:rsidR="007165E6" w:rsidP="007165E6" w:rsidRDefault="007165E6" w14:paraId="76886583" w14:textId="77777777">
      <w:pPr>
        <w:rPr>
          <w:lang w:val="en-GB" w:eastAsia="nl-NL"/>
        </w:rPr>
      </w:pPr>
    </w:p>
    <w:tbl>
      <w:tblPr>
        <w:tblW w:w="9556" w:type="dxa"/>
        <w:tblLayout w:type="fixed"/>
        <w:tblLook w:val="06A0" w:firstRow="1" w:lastRow="0" w:firstColumn="1" w:lastColumn="0" w:noHBand="1" w:noVBand="1"/>
      </w:tblPr>
      <w:tblGrid>
        <w:gridCol w:w="735"/>
        <w:gridCol w:w="750"/>
        <w:gridCol w:w="1800"/>
        <w:gridCol w:w="3815"/>
        <w:gridCol w:w="800"/>
        <w:gridCol w:w="700"/>
        <w:gridCol w:w="956"/>
      </w:tblGrid>
      <w:tr w:rsidRPr="005E3B83" w:rsidR="00097F92" w:rsidTr="7799E715" w14:paraId="2626D109" w14:textId="77777777">
        <w:trPr>
          <w:trHeight w:val="510"/>
        </w:trPr>
        <w:tc>
          <w:tcPr>
            <w:tcW w:w="735" w:type="dxa"/>
            <w:tcBorders>
              <w:top w:val="nil"/>
              <w:left w:val="nil"/>
              <w:bottom w:val="single" w:color="FFFFFF" w:themeColor="background1" w:sz="8" w:space="0"/>
              <w:right w:val="single" w:color="FFFFFF" w:themeColor="background1" w:sz="8" w:space="0"/>
            </w:tcBorders>
            <w:shd w:val="clear" w:color="auto" w:fill="2F2F2F" w:themeFill="text2" w:themeFillShade="80"/>
            <w:tcMar/>
            <w:vAlign w:val="center"/>
          </w:tcPr>
          <w:p w:rsidRPr="002E3FE1" w:rsidR="005E3B83" w:rsidP="000A4806" w:rsidRDefault="005E3B83" w14:paraId="01BD3C55" w14:textId="77777777">
            <w:pPr>
              <w:rPr>
                <w:sz w:val="14"/>
                <w:szCs w:val="14"/>
              </w:rPr>
            </w:pPr>
            <w:r w:rsidRPr="002E3FE1">
              <w:rPr>
                <w:sz w:val="14"/>
                <w:szCs w:val="14"/>
              </w:rPr>
              <w:t>Backup ID</w:t>
            </w:r>
          </w:p>
        </w:tc>
        <w:tc>
          <w:tcPr>
            <w:tcW w:w="75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2E3FE1" w:rsidR="005E3B83" w:rsidP="000A4806" w:rsidRDefault="005E3B83" w14:paraId="53C03370" w14:textId="77777777">
            <w:pPr>
              <w:rPr>
                <w:sz w:val="14"/>
                <w:szCs w:val="14"/>
              </w:rPr>
            </w:pPr>
            <w:r w:rsidRPr="002E3FE1">
              <w:rPr>
                <w:sz w:val="14"/>
                <w:szCs w:val="14"/>
              </w:rPr>
              <w:t>Process Step</w:t>
            </w:r>
          </w:p>
        </w:tc>
        <w:tc>
          <w:tcPr>
            <w:tcW w:w="18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2E3FE1" w:rsidR="005E3B83" w:rsidP="000A4806" w:rsidRDefault="005E3B83" w14:paraId="0F823020" w14:textId="77777777">
            <w:pPr>
              <w:rPr>
                <w:sz w:val="14"/>
                <w:szCs w:val="14"/>
              </w:rPr>
            </w:pPr>
            <w:r w:rsidRPr="002E3FE1">
              <w:rPr>
                <w:sz w:val="14"/>
                <w:szCs w:val="14"/>
              </w:rPr>
              <w:t>Description</w:t>
            </w:r>
          </w:p>
        </w:tc>
        <w:tc>
          <w:tcPr>
            <w:tcW w:w="381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2E3FE1" w:rsidR="005E3B83" w:rsidP="000A4806" w:rsidRDefault="005E3B83" w14:paraId="107CFD57" w14:textId="77777777">
            <w:pPr>
              <w:rPr>
                <w:sz w:val="14"/>
                <w:szCs w:val="14"/>
              </w:rPr>
            </w:pPr>
            <w:r w:rsidRPr="002E3FE1">
              <w:rPr>
                <w:sz w:val="14"/>
                <w:szCs w:val="14"/>
              </w:rPr>
              <w:t>Solution/Action</w:t>
            </w:r>
          </w:p>
        </w:tc>
        <w:tc>
          <w:tcPr>
            <w:tcW w:w="8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2E3FE1" w:rsidR="005E3B83" w:rsidP="000A4806" w:rsidRDefault="005E3B83" w14:paraId="260FB18C" w14:textId="77777777">
            <w:pPr>
              <w:rPr>
                <w:sz w:val="14"/>
                <w:szCs w:val="14"/>
              </w:rPr>
            </w:pPr>
            <w:r w:rsidRPr="002E3FE1">
              <w:rPr>
                <w:sz w:val="14"/>
                <w:szCs w:val="14"/>
              </w:rPr>
              <w:t>Owner</w:t>
            </w:r>
          </w:p>
        </w:tc>
        <w:tc>
          <w:tcPr>
            <w:tcW w:w="7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2E3FE1" w:rsidR="005E3B83" w:rsidP="000A4806" w:rsidRDefault="005E3B83" w14:paraId="431B1184" w14:textId="77777777">
            <w:pPr>
              <w:rPr>
                <w:sz w:val="14"/>
                <w:szCs w:val="14"/>
              </w:rPr>
            </w:pPr>
            <w:r w:rsidRPr="002E3FE1">
              <w:rPr>
                <w:sz w:val="14"/>
                <w:szCs w:val="14"/>
              </w:rPr>
              <w:t>Tool</w:t>
            </w:r>
          </w:p>
        </w:tc>
        <w:tc>
          <w:tcPr>
            <w:tcW w:w="956" w:type="dxa"/>
            <w:tcBorders>
              <w:top w:val="nil"/>
              <w:left w:val="single" w:color="FFFFFF" w:themeColor="background1" w:sz="8" w:space="0"/>
              <w:bottom w:val="nil"/>
              <w:right w:val="nil"/>
            </w:tcBorders>
            <w:shd w:val="clear" w:color="auto" w:fill="2F2F2F" w:themeFill="text2" w:themeFillShade="80"/>
            <w:tcMar/>
            <w:vAlign w:val="center"/>
          </w:tcPr>
          <w:p w:rsidRPr="002E3FE1" w:rsidR="005E3B83" w:rsidP="000A4806" w:rsidRDefault="005E3B83" w14:paraId="007BBDA3" w14:textId="77777777">
            <w:pPr>
              <w:rPr>
                <w:sz w:val="14"/>
                <w:szCs w:val="14"/>
              </w:rPr>
            </w:pPr>
            <w:r w:rsidRPr="002E3FE1">
              <w:rPr>
                <w:sz w:val="14"/>
                <w:szCs w:val="14"/>
              </w:rPr>
              <w:t>Email Template #</w:t>
            </w:r>
          </w:p>
        </w:tc>
      </w:tr>
      <w:tr w:rsidRPr="005E3B83" w:rsidR="00620575" w:rsidTr="7799E715" w14:paraId="0258F2F7" w14:textId="77777777">
        <w:trPr>
          <w:trHeight w:val="735"/>
        </w:trPr>
        <w:tc>
          <w:tcPr>
            <w:tcW w:w="73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2E3FE1" w:rsidR="00620575" w:rsidP="000A4806" w:rsidRDefault="00620575" w14:paraId="3A2E104D" w14:textId="03E69D49">
            <w:pPr>
              <w:rPr>
                <w:sz w:val="14"/>
                <w:szCs w:val="14"/>
              </w:rPr>
            </w:pPr>
            <w:r w:rsidRPr="47E385B5">
              <w:rPr>
                <w:sz w:val="14"/>
                <w:szCs w:val="14"/>
              </w:rPr>
              <w:t>ID1_2</w:t>
            </w:r>
            <w:r w:rsidR="007C1655">
              <w:rPr>
                <w:sz w:val="14"/>
                <w:szCs w:val="14"/>
              </w:rPr>
              <w:t>5</w:t>
            </w:r>
          </w:p>
        </w:tc>
        <w:tc>
          <w:tcPr>
            <w:tcW w:w="750"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tcMar/>
            <w:vAlign w:val="center"/>
          </w:tcPr>
          <w:p w:rsidRPr="002E3FE1" w:rsidR="00620575" w:rsidP="000A4806" w:rsidRDefault="00620575" w14:paraId="14342AA3" w14:textId="77777777">
            <w:pPr>
              <w:rPr>
                <w:sz w:val="14"/>
                <w:szCs w:val="14"/>
              </w:rPr>
            </w:pPr>
            <w:r w:rsidRPr="002E3FE1">
              <w:rPr>
                <w:sz w:val="14"/>
                <w:szCs w:val="14"/>
              </w:rPr>
              <w:t>Whole Process</w:t>
            </w:r>
          </w:p>
        </w:tc>
        <w:tc>
          <w:tcPr>
            <w:tcW w:w="18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2E3FE1" w:rsidR="00620575" w:rsidP="000A4806" w:rsidRDefault="00620575" w14:paraId="3054641E" w14:textId="73B43F0A">
            <w:pPr>
              <w:rPr>
                <w:sz w:val="14"/>
                <w:szCs w:val="14"/>
              </w:rPr>
            </w:pPr>
            <w:r w:rsidRPr="0B0936D0">
              <w:rPr>
                <w:sz w:val="14"/>
                <w:szCs w:val="14"/>
              </w:rPr>
              <w:t>ID CCCt is down at CET of any of the ID CCCt process steps</w:t>
            </w:r>
          </w:p>
        </w:tc>
        <w:tc>
          <w:tcPr>
            <w:tcW w:w="3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4D7E1436" w14:textId="4DEF9317">
            <w:pPr>
              <w:rPr>
                <w:sz w:val="14"/>
                <w:szCs w:val="14"/>
              </w:rPr>
            </w:pPr>
            <w:r w:rsidRPr="5DCAF8D7">
              <w:rPr>
                <w:sz w:val="14"/>
                <w:szCs w:val="14"/>
              </w:rPr>
              <w:t>1. Kill IDCC(a) process via the “Kill process” button.</w:t>
            </w:r>
          </w:p>
          <w:p w:rsidRPr="002E3FE1" w:rsidR="00620575" w:rsidP="000A4806" w:rsidRDefault="00620575" w14:paraId="78DA4616" w14:textId="380D31B3">
            <w:pPr>
              <w:rPr>
                <w:sz w:val="14"/>
                <w:szCs w:val="14"/>
              </w:rPr>
            </w:pPr>
            <w:r w:rsidRPr="7881AA94">
              <w:rPr>
                <w:sz w:val="14"/>
                <w:szCs w:val="14"/>
              </w:rPr>
              <w:t xml:space="preserve">2. Inform parties via e-mail template about process failure and hand over the process to TSO. In case of High Neg. NTCs prevail in XBID (No update with computed NTCs possible), create merged High Negative NTCs ID1-921 with the backup tool and attach it to the email. </w:t>
            </w:r>
          </w:p>
          <w:p w:rsidR="00620575" w:rsidP="32007864" w:rsidRDefault="00620575" w14:paraId="412C6E3D" w14:textId="4CF5F3DD">
            <w:pPr>
              <w:rPr>
                <w:sz w:val="14"/>
                <w:szCs w:val="14"/>
              </w:rPr>
            </w:pPr>
            <w:r w:rsidRPr="7881AA94">
              <w:rPr>
                <w:sz w:val="14"/>
                <w:szCs w:val="14"/>
              </w:rPr>
              <w:t>3.</w:t>
            </w:r>
            <w:r w:rsidR="008159CB">
              <w:rPr>
                <w:sz w:val="14"/>
                <w:szCs w:val="14"/>
              </w:rPr>
              <w:t xml:space="preserve"> </w:t>
            </w:r>
            <w:r w:rsidRPr="7881AA94">
              <w:rPr>
                <w:sz w:val="14"/>
                <w:szCs w:val="14"/>
              </w:rPr>
              <w:t>Send UMM</w:t>
            </w:r>
          </w:p>
          <w:p w:rsidRPr="002E3FE1" w:rsidR="00620575" w:rsidP="000A4806" w:rsidRDefault="008159CB" w14:paraId="1EFABA77" w14:textId="129930D1">
            <w:pPr>
              <w:rPr>
                <w:sz w:val="14"/>
                <w:szCs w:val="14"/>
              </w:rPr>
            </w:pPr>
            <w:r>
              <w:rPr>
                <w:sz w:val="14"/>
                <w:szCs w:val="14"/>
              </w:rPr>
              <w:t>4</w:t>
            </w:r>
            <w:r w:rsidRPr="7881AA94" w:rsidR="00620575">
              <w:rPr>
                <w:sz w:val="14"/>
                <w:szCs w:val="14"/>
              </w:rPr>
              <w:t>. Request USY to investigate issue.</w:t>
            </w:r>
          </w:p>
        </w:tc>
        <w:tc>
          <w:tcPr>
            <w:tcW w:w="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13D03BE7" w14:textId="77777777">
            <w:pPr>
              <w:rPr>
                <w:sz w:val="14"/>
                <w:szCs w:val="14"/>
              </w:rPr>
            </w:pPr>
            <w:r w:rsidRPr="002E3FE1">
              <w:rPr>
                <w:sz w:val="14"/>
                <w:szCs w:val="14"/>
              </w:rPr>
              <w:t>CCC</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3696CA23" w14:textId="77777777">
            <w:pPr>
              <w:rPr>
                <w:sz w:val="14"/>
                <w:szCs w:val="14"/>
              </w:rPr>
            </w:pPr>
            <w:r w:rsidRPr="002E3FE1">
              <w:rPr>
                <w:sz w:val="14"/>
                <w:szCs w:val="14"/>
              </w:rPr>
              <w:t>Backup Tool, XBID, Email</w:t>
            </w:r>
          </w:p>
        </w:tc>
        <w:tc>
          <w:tcPr>
            <w:tcW w:w="9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51D5638D" w14:textId="4835CFEA">
            <w:pPr>
              <w:rPr>
                <w:sz w:val="14"/>
                <w:szCs w:val="14"/>
              </w:rPr>
            </w:pPr>
            <w:r w:rsidRPr="5DCAF8D7">
              <w:rPr>
                <w:sz w:val="14"/>
                <w:szCs w:val="14"/>
              </w:rPr>
              <w:t xml:space="preserve"> 2, 26</w:t>
            </w:r>
          </w:p>
        </w:tc>
      </w:tr>
      <w:tr w:rsidR="00620575" w:rsidTr="7799E715" w14:paraId="4362E3F1" w14:textId="77777777">
        <w:trPr>
          <w:trHeight w:val="735"/>
        </w:trPr>
        <w:tc>
          <w:tcPr>
            <w:tcW w:w="73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00620575" w:rsidP="1EF167E3" w:rsidRDefault="00620575" w14:paraId="388B0E2B" w14:textId="412C9C5D">
            <w:pPr>
              <w:rPr>
                <w:sz w:val="14"/>
                <w:szCs w:val="14"/>
              </w:rPr>
            </w:pPr>
            <w:r w:rsidRPr="47E385B5">
              <w:rPr>
                <w:sz w:val="14"/>
                <w:szCs w:val="14"/>
              </w:rPr>
              <w:t>ID1_2</w:t>
            </w:r>
            <w:r w:rsidR="007C1655">
              <w:rPr>
                <w:sz w:val="14"/>
                <w:szCs w:val="14"/>
              </w:rPr>
              <w:t>6</w:t>
            </w:r>
          </w:p>
        </w:tc>
        <w:tc>
          <w:tcPr>
            <w:tcW w:w="750" w:type="dxa"/>
            <w:vMerge/>
            <w:tcBorders/>
            <w:tcMar/>
            <w:vAlign w:val="center"/>
          </w:tcPr>
          <w:p w:rsidR="00620575" w:rsidP="3FCBAF77" w:rsidRDefault="00620575" w14:paraId="497508BE" w14:textId="2F1A8B6E">
            <w:pPr>
              <w:rPr>
                <w:sz w:val="14"/>
                <w:szCs w:val="14"/>
              </w:rPr>
            </w:pPr>
          </w:p>
        </w:tc>
        <w:tc>
          <w:tcPr>
            <w:tcW w:w="1800" w:type="dxa"/>
            <w:vMerge/>
            <w:tcMar/>
            <w:vAlign w:val="center"/>
          </w:tcPr>
          <w:p w:rsidR="00620575" w:rsidRDefault="00620575" w14:paraId="31AD097C" w14:textId="77777777"/>
        </w:tc>
        <w:tc>
          <w:tcPr>
            <w:tcW w:w="3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00620575" w:rsidP="47656B1D" w:rsidRDefault="00620575" w14:paraId="5F5B6810" w14:textId="1625DF13">
            <w:r w:rsidRPr="47656B1D">
              <w:rPr>
                <w:sz w:val="14"/>
                <w:szCs w:val="14"/>
              </w:rPr>
              <w:t xml:space="preserve">1. Provide computed AACs to XBID by the means of local tooling latest until 20:00 (Necessary to start IDCC(b) later on). </w:t>
            </w:r>
          </w:p>
          <w:p w:rsidR="00620575" w:rsidP="0B0936D0" w:rsidRDefault="00620575" w14:paraId="24F0EF2C" w14:textId="08A7CD91">
            <w:r w:rsidRPr="47656B1D">
              <w:rPr>
                <w:sz w:val="14"/>
                <w:szCs w:val="14"/>
              </w:rPr>
              <w:t xml:space="preserve">2. Confirm to the CCC about the correct presence of AACs in XBID. </w:t>
            </w:r>
          </w:p>
          <w:p w:rsidR="00620575" w:rsidP="47656B1D" w:rsidRDefault="00620575" w14:paraId="0C952E5F" w14:textId="3EE063B5">
            <w:pPr>
              <w:rPr>
                <w:sz w:val="14"/>
                <w:szCs w:val="14"/>
              </w:rPr>
            </w:pPr>
          </w:p>
          <w:p w:rsidR="00620575" w:rsidP="47656B1D" w:rsidRDefault="00620575" w14:paraId="3370C2BC" w14:textId="4FDC4EAC">
            <w:pPr>
              <w:rPr>
                <w:sz w:val="14"/>
                <w:szCs w:val="14"/>
              </w:rPr>
            </w:pPr>
            <w:r w:rsidRPr="47656B1D">
              <w:rPr>
                <w:sz w:val="14"/>
                <w:szCs w:val="14"/>
                <w:u w:val="single"/>
              </w:rPr>
              <w:t>Note:</w:t>
            </w:r>
            <w:r w:rsidRPr="47656B1D">
              <w:rPr>
                <w:sz w:val="14"/>
                <w:szCs w:val="14"/>
              </w:rPr>
              <w:t xml:space="preserve"> Deadline 20:00 to ensure that AACs are available for the initial ATC Extraction in IDCC(b) and, thus, for the ATC based validation. </w:t>
            </w:r>
          </w:p>
        </w:tc>
        <w:tc>
          <w:tcPr>
            <w:tcW w:w="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00620575" w:rsidP="1EF167E3" w:rsidRDefault="00620575" w14:paraId="1FF98C22" w14:textId="1C30D9D5">
            <w:pPr>
              <w:rPr>
                <w:sz w:val="14"/>
                <w:szCs w:val="14"/>
              </w:rPr>
            </w:pPr>
            <w:r w:rsidRPr="1EF167E3">
              <w:rPr>
                <w:sz w:val="14"/>
                <w:szCs w:val="14"/>
              </w:rPr>
              <w:t>TSO</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00620575" w:rsidP="1EF167E3" w:rsidRDefault="00620575" w14:paraId="560E54BB" w14:textId="25E28071">
            <w:pPr>
              <w:rPr>
                <w:sz w:val="14"/>
                <w:szCs w:val="14"/>
              </w:rPr>
            </w:pPr>
            <w:r w:rsidRPr="47656B1D">
              <w:rPr>
                <w:sz w:val="14"/>
                <w:szCs w:val="14"/>
              </w:rPr>
              <w:t xml:space="preserve">Local Toolin, Email </w:t>
            </w:r>
          </w:p>
        </w:tc>
        <w:tc>
          <w:tcPr>
            <w:tcW w:w="9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00620575" w:rsidP="1EF167E3" w:rsidRDefault="00620575" w14:paraId="791C162E" w14:textId="3E7071D5">
            <w:pPr>
              <w:rPr>
                <w:sz w:val="14"/>
                <w:szCs w:val="14"/>
              </w:rPr>
            </w:pPr>
            <w:r w:rsidRPr="1EF167E3">
              <w:rPr>
                <w:sz w:val="14"/>
                <w:szCs w:val="14"/>
              </w:rPr>
              <w:t>-</w:t>
            </w:r>
          </w:p>
        </w:tc>
      </w:tr>
      <w:tr w:rsidRPr="005E3B83" w:rsidR="00620575" w:rsidTr="7799E715" w14:paraId="3D24EEED" w14:textId="77777777">
        <w:trPr>
          <w:trHeight w:val="735"/>
        </w:trPr>
        <w:tc>
          <w:tcPr>
            <w:tcW w:w="73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2E3FE1" w:rsidR="00620575" w:rsidP="000A4806" w:rsidRDefault="00620575" w14:paraId="296D9FEF" w14:textId="67776104">
            <w:pPr>
              <w:rPr>
                <w:sz w:val="14"/>
                <w:szCs w:val="14"/>
              </w:rPr>
            </w:pPr>
            <w:r w:rsidRPr="47E385B5">
              <w:rPr>
                <w:sz w:val="14"/>
                <w:szCs w:val="14"/>
              </w:rPr>
              <w:t>ID1_2</w:t>
            </w:r>
            <w:r w:rsidR="007C1655">
              <w:rPr>
                <w:sz w:val="14"/>
                <w:szCs w:val="14"/>
              </w:rPr>
              <w:t>7</w:t>
            </w:r>
          </w:p>
        </w:tc>
        <w:tc>
          <w:tcPr>
            <w:tcW w:w="750" w:type="dxa"/>
            <w:vMerge/>
            <w:tcBorders/>
            <w:tcMar/>
            <w:vAlign w:val="center"/>
          </w:tcPr>
          <w:p w:rsidR="00620575" w:rsidP="3FCBAF77" w:rsidRDefault="00620575" w14:paraId="120D593B" w14:textId="3F3C36DA">
            <w:pPr>
              <w:rPr>
                <w:sz w:val="14"/>
                <w:szCs w:val="14"/>
              </w:rPr>
            </w:pPr>
          </w:p>
        </w:tc>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2E3FE1" w:rsidR="00620575" w:rsidP="000A4806" w:rsidRDefault="00620575" w14:paraId="49CA4F59" w14:textId="77777777">
            <w:pPr>
              <w:rPr>
                <w:sz w:val="14"/>
                <w:szCs w:val="14"/>
              </w:rPr>
            </w:pPr>
            <w:r w:rsidRPr="002E3FE1">
              <w:rPr>
                <w:sz w:val="14"/>
                <w:szCs w:val="14"/>
              </w:rPr>
              <w:t>EDX/ECP issue between TSOs and CCCt</w:t>
            </w:r>
          </w:p>
        </w:tc>
        <w:tc>
          <w:tcPr>
            <w:tcW w:w="3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7152EE8F" w14:textId="77777777">
            <w:pPr>
              <w:rPr>
                <w:sz w:val="14"/>
                <w:szCs w:val="14"/>
              </w:rPr>
            </w:pPr>
            <w:r w:rsidRPr="002E3FE1">
              <w:rPr>
                <w:sz w:val="14"/>
                <w:szCs w:val="14"/>
              </w:rPr>
              <w:t xml:space="preserve">1. TSO operator informs USY about the issue or informs the CCC. </w:t>
            </w:r>
          </w:p>
          <w:p w:rsidRPr="002E3FE1" w:rsidR="00620575" w:rsidP="000A4806" w:rsidRDefault="00620575" w14:paraId="1596CD00" w14:textId="77777777">
            <w:pPr>
              <w:rPr>
                <w:sz w:val="14"/>
                <w:szCs w:val="14"/>
              </w:rPr>
            </w:pPr>
            <w:r w:rsidRPr="002E3FE1">
              <w:rPr>
                <w:sz w:val="14"/>
                <w:szCs w:val="14"/>
              </w:rPr>
              <w:t xml:space="preserve">2. TSO operator manually uploads inputs to the CCCt via the Message Viewer or provides the files to the CCC via email. </w:t>
            </w:r>
          </w:p>
        </w:tc>
        <w:tc>
          <w:tcPr>
            <w:tcW w:w="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554345F3" w14:textId="77777777">
            <w:pPr>
              <w:rPr>
                <w:sz w:val="14"/>
                <w:szCs w:val="14"/>
              </w:rPr>
            </w:pPr>
            <w:r w:rsidRPr="002E3FE1">
              <w:rPr>
                <w:sz w:val="14"/>
                <w:szCs w:val="14"/>
              </w:rPr>
              <w:t>TSO</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10DF6A06" w14:textId="77777777">
            <w:pPr>
              <w:rPr>
                <w:sz w:val="14"/>
                <w:szCs w:val="14"/>
              </w:rPr>
            </w:pPr>
            <w:r w:rsidRPr="002E3FE1">
              <w:rPr>
                <w:sz w:val="14"/>
                <w:szCs w:val="14"/>
              </w:rPr>
              <w:t>Local Tools, CCCt</w:t>
            </w:r>
          </w:p>
        </w:tc>
        <w:tc>
          <w:tcPr>
            <w:tcW w:w="9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65F32D7D" w14:textId="77777777">
            <w:pPr>
              <w:rPr>
                <w:sz w:val="14"/>
                <w:szCs w:val="14"/>
              </w:rPr>
            </w:pPr>
            <w:r w:rsidRPr="002E3FE1">
              <w:rPr>
                <w:sz w:val="14"/>
                <w:szCs w:val="14"/>
              </w:rPr>
              <w:t>-</w:t>
            </w:r>
          </w:p>
        </w:tc>
      </w:tr>
      <w:tr w:rsidRPr="005E3B83" w:rsidR="00620575" w:rsidTr="7799E715" w14:paraId="7BF5D6E1" w14:textId="77777777">
        <w:trPr>
          <w:trHeight w:val="735"/>
        </w:trPr>
        <w:tc>
          <w:tcPr>
            <w:tcW w:w="73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2E3FE1" w:rsidR="00620575" w:rsidP="000A4806" w:rsidRDefault="00620575" w14:paraId="4CEEBDC2" w14:textId="69D1D05C">
            <w:pPr>
              <w:rPr>
                <w:sz w:val="14"/>
                <w:szCs w:val="14"/>
              </w:rPr>
            </w:pPr>
            <w:r w:rsidRPr="47E385B5">
              <w:rPr>
                <w:sz w:val="14"/>
                <w:szCs w:val="14"/>
              </w:rPr>
              <w:t>ID1_2</w:t>
            </w:r>
            <w:r w:rsidR="007C1655">
              <w:rPr>
                <w:sz w:val="14"/>
                <w:szCs w:val="14"/>
              </w:rPr>
              <w:t>8</w:t>
            </w:r>
          </w:p>
        </w:tc>
        <w:tc>
          <w:tcPr>
            <w:tcW w:w="750" w:type="dxa"/>
            <w:vMerge/>
            <w:tcBorders/>
            <w:tcMar/>
            <w:vAlign w:val="center"/>
          </w:tcPr>
          <w:p w:rsidR="00620575" w:rsidP="3FCBAF77" w:rsidRDefault="00620575" w14:paraId="42C65C62" w14:textId="7069E6E8">
            <w:pPr>
              <w:rPr>
                <w:sz w:val="14"/>
                <w:szCs w:val="14"/>
              </w:rPr>
            </w:pPr>
          </w:p>
        </w:tc>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2E3FE1" w:rsidR="00620575" w:rsidP="000A4806" w:rsidRDefault="00620575" w14:paraId="5E76B4AC" w14:textId="77777777">
            <w:pPr>
              <w:rPr>
                <w:sz w:val="14"/>
                <w:szCs w:val="14"/>
              </w:rPr>
            </w:pPr>
            <w:r w:rsidRPr="002E3FE1">
              <w:rPr>
                <w:sz w:val="14"/>
                <w:szCs w:val="14"/>
              </w:rPr>
              <w:t>Kill of IDCC process instance</w:t>
            </w:r>
          </w:p>
        </w:tc>
        <w:tc>
          <w:tcPr>
            <w:tcW w:w="3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0AFE2359" w14:textId="77777777">
            <w:pPr>
              <w:rPr>
                <w:sz w:val="14"/>
                <w:szCs w:val="14"/>
              </w:rPr>
            </w:pPr>
            <w:r w:rsidRPr="002E3FE1">
              <w:rPr>
                <w:sz w:val="14"/>
                <w:szCs w:val="14"/>
              </w:rPr>
              <w:t>If process failed and is given back to TSOs:</w:t>
            </w:r>
          </w:p>
          <w:p w:rsidRPr="002E3FE1" w:rsidR="00620575" w:rsidP="1D5E83FE" w:rsidRDefault="00620575" w14:paraId="004AE4D6" w14:textId="125109DB">
            <w:pPr>
              <w:rPr>
                <w:sz w:val="14"/>
                <w:szCs w:val="14"/>
              </w:rPr>
            </w:pPr>
            <w:r w:rsidRPr="1D5E83FE">
              <w:rPr>
                <w:sz w:val="14"/>
                <w:szCs w:val="14"/>
              </w:rPr>
              <w:t xml:space="preserve">1. Kill the process instance via the “Kill Button” </w:t>
            </w:r>
          </w:p>
          <w:p w:rsidRPr="002E3FE1" w:rsidR="00620575" w:rsidP="000A4806" w:rsidRDefault="00620575" w14:paraId="4A56DD2B" w14:textId="40BE985A">
            <w:pPr>
              <w:rPr>
                <w:sz w:val="14"/>
                <w:szCs w:val="14"/>
              </w:rPr>
            </w:pPr>
            <w:r w:rsidRPr="1D5E83FE">
              <w:rPr>
                <w:sz w:val="14"/>
                <w:szCs w:val="14"/>
              </w:rPr>
              <w:t xml:space="preserve">Note: Action to minimize the risk that the CCCt sends unexpected files to XBID and overrides the values provided by the TSOs. </w:t>
            </w:r>
          </w:p>
        </w:tc>
        <w:tc>
          <w:tcPr>
            <w:tcW w:w="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016F863A" w14:textId="77777777">
            <w:pPr>
              <w:rPr>
                <w:sz w:val="14"/>
                <w:szCs w:val="14"/>
              </w:rPr>
            </w:pPr>
            <w:r w:rsidRPr="002E3FE1">
              <w:rPr>
                <w:sz w:val="14"/>
                <w:szCs w:val="14"/>
              </w:rPr>
              <w:t>CCC</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2E7D1D1D" w14:textId="77777777">
            <w:pPr>
              <w:rPr>
                <w:sz w:val="14"/>
                <w:szCs w:val="14"/>
              </w:rPr>
            </w:pPr>
            <w:r w:rsidRPr="002E3FE1">
              <w:rPr>
                <w:sz w:val="14"/>
                <w:szCs w:val="14"/>
              </w:rPr>
              <w:t>CCCt</w:t>
            </w:r>
          </w:p>
        </w:tc>
        <w:tc>
          <w:tcPr>
            <w:tcW w:w="9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2E3FE1" w:rsidR="00620575" w:rsidP="000A4806" w:rsidRDefault="00620575" w14:paraId="10D2A44D" w14:textId="77777777">
            <w:pPr>
              <w:rPr>
                <w:sz w:val="14"/>
                <w:szCs w:val="14"/>
              </w:rPr>
            </w:pPr>
            <w:r w:rsidRPr="002E3FE1">
              <w:rPr>
                <w:sz w:val="14"/>
                <w:szCs w:val="14"/>
              </w:rPr>
              <w:t>-</w:t>
            </w:r>
          </w:p>
        </w:tc>
      </w:tr>
      <w:tr w:rsidRPr="005E3B83" w:rsidR="00620575" w:rsidTr="7799E715" w14:paraId="7CC1C89E" w14:textId="77777777">
        <w:trPr>
          <w:trHeight w:val="735"/>
        </w:trPr>
        <w:tc>
          <w:tcPr>
            <w:tcW w:w="73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B40048" w:rsidR="00620575" w:rsidP="000A4806" w:rsidRDefault="00620575" w14:paraId="6091900E" w14:textId="4619774E">
            <w:pPr>
              <w:rPr>
                <w:sz w:val="14"/>
                <w:szCs w:val="14"/>
              </w:rPr>
            </w:pPr>
            <w:r w:rsidRPr="00B40048">
              <w:rPr>
                <w:sz w:val="14"/>
                <w:szCs w:val="14"/>
              </w:rPr>
              <w:t>ID1_2</w:t>
            </w:r>
            <w:r w:rsidRPr="00B40048" w:rsidR="007C1655">
              <w:rPr>
                <w:sz w:val="14"/>
                <w:szCs w:val="14"/>
              </w:rPr>
              <w:t>9</w:t>
            </w:r>
          </w:p>
        </w:tc>
        <w:tc>
          <w:tcPr>
            <w:tcW w:w="750" w:type="dxa"/>
            <w:vMerge/>
            <w:tcBorders/>
            <w:tcMar/>
            <w:vAlign w:val="center"/>
          </w:tcPr>
          <w:p w:rsidRPr="00B40048" w:rsidR="00620575" w:rsidP="3FCBAF77" w:rsidRDefault="00620575" w14:paraId="4B5055F5" w14:textId="77777777">
            <w:pPr>
              <w:rPr>
                <w:sz w:val="14"/>
                <w:szCs w:val="14"/>
              </w:rPr>
            </w:pPr>
          </w:p>
        </w:tc>
        <w:tc>
          <w:tcPr>
            <w:tcW w:w="1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B40048" w:rsidR="00620575" w:rsidP="000A4806" w:rsidRDefault="00620575" w14:paraId="63FE6EEB" w14:textId="70C415D7">
            <w:pPr>
              <w:rPr>
                <w:sz w:val="14"/>
                <w:szCs w:val="14"/>
              </w:rPr>
            </w:pPr>
            <w:r w:rsidRPr="00B40048">
              <w:rPr>
                <w:sz w:val="14"/>
                <w:szCs w:val="14"/>
              </w:rPr>
              <w:t>ID</w:t>
            </w:r>
            <w:r w:rsidRPr="00B40048" w:rsidR="0014202E">
              <w:rPr>
                <w:sz w:val="14"/>
                <w:szCs w:val="14"/>
              </w:rPr>
              <w:t>CC(a)</w:t>
            </w:r>
            <w:r w:rsidRPr="00B40048">
              <w:rPr>
                <w:sz w:val="14"/>
                <w:szCs w:val="14"/>
              </w:rPr>
              <w:t xml:space="preserve"> is </w:t>
            </w:r>
            <w:r w:rsidRPr="00B40048" w:rsidR="0014202E">
              <w:rPr>
                <w:sz w:val="14"/>
                <w:szCs w:val="14"/>
              </w:rPr>
              <w:t>blocked</w:t>
            </w:r>
            <w:r w:rsidRPr="00B40048">
              <w:rPr>
                <w:sz w:val="14"/>
                <w:szCs w:val="14"/>
              </w:rPr>
              <w:t xml:space="preserve"> from the beginning </w:t>
            </w:r>
            <w:r w:rsidRPr="00B40048" w:rsidR="0014202E">
              <w:rPr>
                <w:sz w:val="14"/>
                <w:szCs w:val="14"/>
              </w:rPr>
              <w:t>of the process</w:t>
            </w:r>
          </w:p>
        </w:tc>
        <w:tc>
          <w:tcPr>
            <w:tcW w:w="3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B40048" w:rsidR="00620575" w:rsidP="000A4806" w:rsidRDefault="00620575" w14:paraId="77E287DA" w14:textId="2CAA5404">
            <w:pPr>
              <w:rPr>
                <w:sz w:val="14"/>
                <w:szCs w:val="14"/>
              </w:rPr>
            </w:pPr>
            <w:r w:rsidRPr="00B40048">
              <w:rPr>
                <w:sz w:val="14"/>
                <w:szCs w:val="14"/>
              </w:rPr>
              <w:t>In case CCCt is down before the “Distribution of Initial Data”:</w:t>
            </w:r>
          </w:p>
          <w:p w:rsidRPr="00B40048" w:rsidR="00620575" w:rsidP="000A4806" w:rsidRDefault="00620575" w14:paraId="202CB874" w14:textId="285ADCE5">
            <w:pPr>
              <w:rPr>
                <w:sz w:val="14"/>
                <w:szCs w:val="14"/>
              </w:rPr>
            </w:pPr>
            <w:r w:rsidRPr="00B40048">
              <w:rPr>
                <w:sz w:val="14"/>
                <w:szCs w:val="14"/>
              </w:rPr>
              <w:t>1. Request USY to investigate issue.</w:t>
            </w:r>
          </w:p>
          <w:p w:rsidRPr="00B40048" w:rsidR="00620575" w:rsidP="000A4806" w:rsidRDefault="00620575" w14:paraId="76141B6D" w14:textId="27F88D3F">
            <w:pPr>
              <w:rPr>
                <w:sz w:val="14"/>
                <w:szCs w:val="14"/>
              </w:rPr>
            </w:pPr>
            <w:r w:rsidRPr="00B40048">
              <w:rPr>
                <w:sz w:val="14"/>
                <w:szCs w:val="14"/>
              </w:rPr>
              <w:t>2. Use the backup tool to create High Negative NTCs ID1-921-xx and upload them to XBID via sFTP (Check ACKs)</w:t>
            </w:r>
          </w:p>
          <w:p w:rsidRPr="00B40048" w:rsidR="0014202E" w:rsidP="000A4806" w:rsidRDefault="00620575" w14:paraId="4C3B4A6F" w14:textId="1EC6E515">
            <w:pPr>
              <w:rPr>
                <w:sz w:val="14"/>
                <w:szCs w:val="14"/>
              </w:rPr>
            </w:pPr>
            <w:r w:rsidRPr="00B40048">
              <w:rPr>
                <w:sz w:val="14"/>
                <w:szCs w:val="14"/>
              </w:rPr>
              <w:t>3. Use the backup tool to create ID1-917</w:t>
            </w:r>
            <w:r w:rsidRPr="00B40048" w:rsidR="0014202E">
              <w:rPr>
                <w:sz w:val="14"/>
                <w:szCs w:val="14"/>
              </w:rPr>
              <w:t xml:space="preserve"> (Merged ID NTCs for next ID processes) and upload it to all process instances - IDCC(b – e) – for the same BD.</w:t>
            </w:r>
            <w:r w:rsidRPr="00B40048">
              <w:rPr>
                <w:sz w:val="14"/>
                <w:szCs w:val="14"/>
              </w:rPr>
              <w:t xml:space="preserve"> </w:t>
            </w:r>
          </w:p>
          <w:p w:rsidRPr="00B40048" w:rsidR="00620575" w:rsidP="0014202E" w:rsidRDefault="0014202E" w14:paraId="7FA42489" w14:textId="77777777">
            <w:pPr>
              <w:rPr>
                <w:sz w:val="14"/>
                <w:szCs w:val="14"/>
              </w:rPr>
            </w:pPr>
            <w:r w:rsidRPr="00B40048">
              <w:rPr>
                <w:sz w:val="14"/>
                <w:szCs w:val="14"/>
              </w:rPr>
              <w:t xml:space="preserve">4. </w:t>
            </w:r>
            <w:r w:rsidRPr="00B40048" w:rsidR="00620575">
              <w:rPr>
                <w:sz w:val="14"/>
                <w:szCs w:val="14"/>
              </w:rPr>
              <w:t xml:space="preserve">Inform parties via e-mail template about </w:t>
            </w:r>
            <w:r w:rsidRPr="00B40048">
              <w:rPr>
                <w:sz w:val="14"/>
                <w:szCs w:val="14"/>
              </w:rPr>
              <w:t xml:space="preserve">the situation. </w:t>
            </w:r>
          </w:p>
          <w:p w:rsidRPr="00B40048" w:rsidR="0014202E" w:rsidP="0014202E" w:rsidRDefault="0014202E" w14:paraId="43D53EC8" w14:textId="77777777">
            <w:pPr>
              <w:rPr>
                <w:sz w:val="14"/>
                <w:szCs w:val="14"/>
              </w:rPr>
            </w:pPr>
          </w:p>
          <w:p w:rsidRPr="00B40048" w:rsidR="0014202E" w:rsidP="0014202E" w:rsidRDefault="0014202E" w14:paraId="32F2222F" w14:textId="4AC98658">
            <w:pPr>
              <w:rPr>
                <w:b w:val="1"/>
                <w:bCs w:val="1"/>
                <w:sz w:val="14"/>
                <w:szCs w:val="14"/>
              </w:rPr>
            </w:pPr>
            <w:r w:rsidRPr="7799E715" w:rsidR="7799E715">
              <w:rPr>
                <w:b w:val="1"/>
                <w:bCs w:val="1"/>
                <w:sz w:val="14"/>
                <w:szCs w:val="14"/>
              </w:rPr>
              <w:t xml:space="preserve">In case the situation persists at CET, refer to backup </w:t>
            </w:r>
            <w:r w:rsidRPr="7799E715" w:rsidR="7799E715">
              <w:rPr>
                <w:b w:val="1"/>
                <w:bCs w:val="1"/>
                <w:sz w:val="14"/>
                <w:szCs w:val="14"/>
              </w:rPr>
              <w:t>ID1</w:t>
            </w:r>
            <w:r w:rsidRPr="7799E715" w:rsidR="7799E715">
              <w:rPr>
                <w:b w:val="1"/>
                <w:bCs w:val="1"/>
                <w:sz w:val="14"/>
                <w:szCs w:val="14"/>
              </w:rPr>
              <w:t>_</w:t>
            </w:r>
            <w:commentRangeStart w:id="1436233147"/>
            <w:r w:rsidRPr="7799E715" w:rsidR="7799E715">
              <w:rPr>
                <w:b w:val="1"/>
                <w:bCs w:val="1"/>
                <w:sz w:val="14"/>
                <w:szCs w:val="14"/>
              </w:rPr>
              <w:t>2</w:t>
            </w:r>
            <w:ins w:author="Moritz Körner" w:date="2026-04-03T13:43:47.784Z" w16du:dateUtc="2026-04-03T13:43:47.784Z" w:id="508850970">
              <w:r w:rsidRPr="7799E715" w:rsidR="7799E715">
                <w:rPr>
                  <w:b w:val="1"/>
                  <w:bCs w:val="1"/>
                  <w:sz w:val="14"/>
                  <w:szCs w:val="14"/>
                </w:rPr>
                <w:t>5</w:t>
              </w:r>
            </w:ins>
            <w:del w:author="Moritz Körner" w:date="2026-04-03T13:43:45.235Z" w16du:dateUtc="2026-04-03T13:43:45.235Z" w:id="761712912">
              <w:r w:rsidRPr="7799E715" w:rsidDel="7799E715">
                <w:rPr>
                  <w:b w:val="1"/>
                  <w:bCs w:val="1"/>
                  <w:sz w:val="14"/>
                  <w:szCs w:val="14"/>
                </w:rPr>
                <w:delText>4</w:delText>
              </w:r>
            </w:del>
            <w:commentRangeEnd w:id="1436233147"/>
            <w:r>
              <w:rPr>
                <w:rStyle w:val="CommentReference"/>
              </w:rPr>
              <w:commentReference w:id="1436233147"/>
            </w:r>
            <w:r w:rsidRPr="7799E715" w:rsidR="7799E715">
              <w:rPr>
                <w:b w:val="1"/>
                <w:bCs w:val="1"/>
                <w:sz w:val="14"/>
                <w:szCs w:val="14"/>
              </w:rPr>
              <w:t>.</w:t>
            </w:r>
          </w:p>
        </w:tc>
        <w:tc>
          <w:tcPr>
            <w:tcW w:w="8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B40048" w:rsidR="00620575" w:rsidP="000A4806" w:rsidRDefault="0014202E" w14:paraId="0E1645BC" w14:textId="6D47FF87">
            <w:pPr>
              <w:rPr>
                <w:sz w:val="14"/>
                <w:szCs w:val="14"/>
              </w:rPr>
            </w:pPr>
            <w:r w:rsidRPr="00B40048">
              <w:rPr>
                <w:sz w:val="14"/>
                <w:szCs w:val="14"/>
              </w:rPr>
              <w:t>CCC</w:t>
            </w:r>
          </w:p>
        </w:tc>
        <w:tc>
          <w:tcPr>
            <w:tcW w:w="70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B40048" w:rsidR="00620575" w:rsidP="000A4806" w:rsidRDefault="00620575" w14:paraId="077DFCEA" w14:textId="1FE19FBB">
            <w:pPr>
              <w:rPr>
                <w:sz w:val="14"/>
                <w:szCs w:val="14"/>
              </w:rPr>
            </w:pPr>
            <w:r w:rsidRPr="00B40048">
              <w:rPr>
                <w:sz w:val="14"/>
                <w:szCs w:val="14"/>
              </w:rPr>
              <w:t>Backup Tool</w:t>
            </w:r>
          </w:p>
        </w:tc>
        <w:tc>
          <w:tcPr>
            <w:tcW w:w="9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B40048" w:rsidR="00620575" w:rsidP="000A4806" w:rsidRDefault="0014202E" w14:paraId="075C58A8" w14:textId="19C16925">
            <w:pPr>
              <w:rPr>
                <w:sz w:val="14"/>
                <w:szCs w:val="14"/>
              </w:rPr>
            </w:pPr>
            <w:r w:rsidRPr="00B40048">
              <w:rPr>
                <w:sz w:val="14"/>
                <w:szCs w:val="14"/>
              </w:rPr>
              <w:t>11</w:t>
            </w:r>
          </w:p>
        </w:tc>
      </w:tr>
    </w:tbl>
    <w:p w:rsidR="009C061D" w:rsidP="000A4806" w:rsidRDefault="005E3B83" w14:paraId="31B0351A" w14:textId="2604C7F0">
      <w:pPr>
        <w:spacing w:before="240" w:after="240"/>
      </w:pPr>
      <w:r w:rsidRPr="005E3B83">
        <w:t>In extreme cases, there is a possibility that files that were provided to XBID prior to the blocking of the IDCC(a) process, are nevertheless picked up for provision to the market after the blocking of the IDCC(a) process took place.</w:t>
      </w:r>
    </w:p>
    <w:p w:rsidRPr="005E3B83" w:rsidR="009C061D" w:rsidP="008078E8" w:rsidRDefault="00885622" w14:paraId="7A801DD1" w14:textId="371D86E7">
      <w:pPr>
        <w:spacing w:after="200" w:line="276" w:lineRule="auto"/>
        <w:jc w:val="left"/>
      </w:pPr>
      <w:r>
        <w:br w:type="page"/>
      </w:r>
    </w:p>
    <w:p w:rsidR="005E3B83" w:rsidP="000A4806" w:rsidRDefault="029219A7" w14:paraId="0286315B" w14:textId="3CA72A5F">
      <w:pPr>
        <w:pStyle w:val="Heading1"/>
        <w:spacing w:before="0"/>
      </w:pPr>
      <w:bookmarkStart w:name="_Toc22307403" w:id="142"/>
      <w:bookmarkStart w:name="_Ref196438721" w:id="143"/>
      <w:bookmarkStart w:name="_Toc224121662" w:id="144"/>
      <w:r>
        <w:t>IDCC(b) – Pre-coupling process description</w:t>
      </w:r>
      <w:bookmarkEnd w:id="142"/>
      <w:bookmarkEnd w:id="143"/>
      <w:bookmarkEnd w:id="144"/>
    </w:p>
    <w:p w:rsidRPr="00A70D65" w:rsidR="00EE5A01" w:rsidP="08EB1C5A" w:rsidRDefault="699723EF" w14:paraId="409F79D0" w14:textId="068434BC">
      <w:pPr>
        <w:spacing w:after="240"/>
      </w:pPr>
      <w:r>
        <w:t>Figure 2 illustrates the sequence of activities that the different parties involved in the pre-coupling process of IDCC(b) process have to perform. This global overview illustrates also clearly which kind of information each partner must send and receive.</w:t>
      </w:r>
    </w:p>
    <w:p w:rsidRPr="00A70D65" w:rsidR="00EE5A01" w:rsidP="699723EF" w:rsidRDefault="1A84C8A7" w14:paraId="421A210D" w14:textId="6F03AB69">
      <w:pPr>
        <w:spacing w:after="240"/>
        <w:rPr>
          <w:i/>
          <w:iCs/>
        </w:rPr>
      </w:pPr>
      <w:r>
        <w:rPr>
          <w:noProof/>
        </w:rPr>
        <w:drawing>
          <wp:inline distT="0" distB="0" distL="0" distR="0" wp14:anchorId="65C4F78C" wp14:editId="03ED9AFE">
            <wp:extent cx="5905502" cy="3543300"/>
            <wp:effectExtent l="0" t="0" r="0" b="0"/>
            <wp:docPr id="803369366" name="Picture 80336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05502" cy="3543300"/>
                    </a:xfrm>
                    <a:prstGeom prst="rect">
                      <a:avLst/>
                    </a:prstGeom>
                  </pic:spPr>
                </pic:pic>
              </a:graphicData>
            </a:graphic>
          </wp:inline>
        </w:drawing>
      </w:r>
      <w:r w:rsidRPr="699723EF" w:rsidR="699723EF">
        <w:rPr>
          <w:i/>
          <w:iCs/>
        </w:rPr>
        <w:t>Figure 2: High Level Process flow for IDCC(b) (only Pre-coupling)</w:t>
      </w:r>
    </w:p>
    <w:p w:rsidRPr="005E3B83" w:rsidR="00EE5A01" w:rsidP="000A4806" w:rsidRDefault="00EE5A01" w14:paraId="59BCA223" w14:textId="404A8B33">
      <w:pPr>
        <w:spacing w:after="240"/>
      </w:pPr>
      <w:r w:rsidRPr="005E3B83">
        <w:t>Thi</w:t>
      </w:r>
      <w:r w:rsidR="00904222">
        <w:t xml:space="preserve">s chapter </w:t>
      </w:r>
      <w:r>
        <w:t>describes the</w:t>
      </w:r>
      <w:r w:rsidRPr="005E3B83">
        <w:t xml:space="preserve"> coordinated preparation of grid constraints</w:t>
      </w:r>
      <w:r>
        <w:t xml:space="preserve"> for IDCC(b)</w:t>
      </w:r>
      <w:r w:rsidRPr="005E3B83">
        <w:t>, which are provided to the CCCt. The activities of this phase involve:</w:t>
      </w:r>
    </w:p>
    <w:p w:rsidRPr="005E3B83" w:rsidR="00EE5A01" w:rsidP="00750DB4" w:rsidRDefault="00EE5A01" w14:paraId="34A4F062" w14:textId="77777777">
      <w:pPr>
        <w:pStyle w:val="ListParagraph"/>
        <w:numPr>
          <w:ilvl w:val="0"/>
          <w:numId w:val="17"/>
        </w:numPr>
        <w:spacing w:after="240"/>
      </w:pPr>
      <w:r w:rsidRPr="005E3B83">
        <w:t>(combined) DACF: TSOs provide IGMs to RCCs (Coreso, TSCNET), who merge the IGMs and create a common grid model (CGM). CGM models are improved in function of RAs taken during the CSA (Coordinated Security Analysis) process. The combined DACF is the result of the merging of TSCNETs CGM and Coreso’s CGM into a Combined CGM.</w:t>
      </w:r>
    </w:p>
    <w:p w:rsidRPr="005E3B83" w:rsidR="00EE5A01" w:rsidP="00750DB4" w:rsidRDefault="00EE5A01" w14:paraId="36A6A702" w14:textId="77777777">
      <w:pPr>
        <w:pStyle w:val="ListParagraph"/>
        <w:numPr>
          <w:ilvl w:val="0"/>
          <w:numId w:val="17"/>
        </w:numPr>
        <w:spacing w:after="240"/>
      </w:pPr>
      <w:r w:rsidRPr="005E3B83">
        <w:t>Initial FB Computation: performed in the CCCt by the CCC, based on input data from TSOs and RCCs</w:t>
      </w:r>
    </w:p>
    <w:p w:rsidRPr="005E3B83" w:rsidR="00EE5A01" w:rsidP="00750DB4" w:rsidRDefault="00EE5A01" w14:paraId="3261D58A" w14:textId="77777777">
      <w:pPr>
        <w:pStyle w:val="ListParagraph"/>
        <w:numPr>
          <w:ilvl w:val="0"/>
          <w:numId w:val="17"/>
        </w:numPr>
        <w:spacing w:after="240"/>
      </w:pPr>
      <w:r w:rsidRPr="005E3B83">
        <w:t xml:space="preserve">Individual validation: step performed by each TSO to validate the initial FB results (and possibility to adjust them) </w:t>
      </w:r>
    </w:p>
    <w:p w:rsidR="005E3B83" w:rsidP="00750DB4" w:rsidRDefault="00EE5A01" w14:paraId="56000084" w14:textId="3CCF90D4">
      <w:pPr>
        <w:pStyle w:val="ListParagraph"/>
        <w:numPr>
          <w:ilvl w:val="0"/>
          <w:numId w:val="17"/>
        </w:numPr>
        <w:spacing w:after="240"/>
      </w:pPr>
      <w:r w:rsidRPr="005E3B83">
        <w:t>Final FB Computation: computation performed in the CCCt by the CCC, based on updated CB files and ECs/ATCs sent from the Core TSOs.</w:t>
      </w:r>
    </w:p>
    <w:p w:rsidR="00904222" w:rsidP="000A4806" w:rsidRDefault="00904222" w14:paraId="242F05D2" w14:textId="0918692E">
      <w:pPr>
        <w:spacing w:after="240"/>
      </w:pPr>
      <w:r>
        <w:t xml:space="preserve">In the following subsections describe </w:t>
      </w:r>
      <w:r w:rsidRPr="005E3B83">
        <w:t>the normal process and identif</w:t>
      </w:r>
      <w:r>
        <w:t>y</w:t>
      </w:r>
      <w:r w:rsidRPr="005E3B83">
        <w:t xml:space="preserve"> links to back-up and fallback processes for IDCC(b). Backup processes are detailed at the end of each chapter in the </w:t>
      </w:r>
      <w:r w:rsidR="00DB62EC">
        <w:t>grey</w:t>
      </w:r>
      <w:r w:rsidRPr="005E3B83">
        <w:t xml:space="preserve"> table.</w:t>
      </w:r>
    </w:p>
    <w:p w:rsidRPr="005E3B83" w:rsidR="00B40048" w:rsidP="000A4806" w:rsidRDefault="00B40048" w14:paraId="0DBA5826" w14:textId="77777777">
      <w:pPr>
        <w:spacing w:after="240"/>
      </w:pPr>
    </w:p>
    <w:p w:rsidRPr="005E3B83" w:rsidR="005E3B83" w:rsidP="00B47D5C" w:rsidRDefault="029219A7" w14:paraId="76BC26A3" w14:textId="7BA44D26">
      <w:pPr>
        <w:pStyle w:val="Heading2"/>
        <w:rPr>
          <w:sz w:val="20"/>
          <w:szCs w:val="20"/>
        </w:rPr>
      </w:pPr>
      <w:bookmarkStart w:name="_Toc62551832" w:id="145"/>
      <w:bookmarkStart w:name="_Toc62578408" w:id="146"/>
      <w:bookmarkStart w:name="_Toc62578906" w:id="147"/>
      <w:bookmarkStart w:name="_Toc62551833" w:id="148"/>
      <w:bookmarkStart w:name="_Toc62578409" w:id="149"/>
      <w:bookmarkStart w:name="_Toc62578907" w:id="150"/>
      <w:bookmarkStart w:name="_Toc62551834" w:id="151"/>
      <w:bookmarkStart w:name="_Toc62578410" w:id="152"/>
      <w:bookmarkStart w:name="_Toc62578908" w:id="153"/>
      <w:bookmarkStart w:name="_Toc1118847378" w:id="154"/>
      <w:bookmarkStart w:name="_Toc103862600" w:id="155"/>
      <w:bookmarkStart w:name="_Toc354919538" w:id="156"/>
      <w:bookmarkStart w:name="_Toc1448240972" w:id="157"/>
      <w:bookmarkStart w:name="_Toc344042208" w:id="158"/>
      <w:bookmarkStart w:name="_Toc224121663" w:id="159"/>
      <w:bookmarkEnd w:id="145"/>
      <w:bookmarkEnd w:id="146"/>
      <w:bookmarkEnd w:id="147"/>
      <w:bookmarkEnd w:id="148"/>
      <w:bookmarkEnd w:id="149"/>
      <w:bookmarkEnd w:id="150"/>
      <w:bookmarkEnd w:id="151"/>
      <w:bookmarkEnd w:id="152"/>
      <w:bookmarkEnd w:id="153"/>
      <w:r>
        <w:t>TSO Data Gathering</w:t>
      </w:r>
      <w:bookmarkEnd w:id="154"/>
      <w:bookmarkEnd w:id="155"/>
      <w:bookmarkEnd w:id="156"/>
      <w:bookmarkEnd w:id="157"/>
      <w:bookmarkEnd w:id="159"/>
      <w:r>
        <w:t xml:space="preserve"> </w:t>
      </w:r>
    </w:p>
    <w:tbl>
      <w:tblPr>
        <w:tblW w:w="0" w:type="auto"/>
        <w:tblInd w:w="90" w:type="dxa"/>
        <w:tblLook w:val="04A0" w:firstRow="1" w:lastRow="0" w:firstColumn="1" w:lastColumn="0" w:noHBand="0" w:noVBand="1"/>
      </w:tblPr>
      <w:tblGrid>
        <w:gridCol w:w="1303"/>
        <w:gridCol w:w="947"/>
        <w:gridCol w:w="949"/>
        <w:gridCol w:w="834"/>
        <w:gridCol w:w="853"/>
        <w:gridCol w:w="859"/>
        <w:gridCol w:w="1187"/>
        <w:gridCol w:w="1068"/>
        <w:gridCol w:w="1188"/>
      </w:tblGrid>
      <w:tr w:rsidRPr="005E3B83" w:rsidR="005E3B83" w:rsidTr="008078E8" w14:paraId="0387C7FF" w14:textId="77777777">
        <w:trPr>
          <w:trHeight w:val="279"/>
        </w:trPr>
        <w:tc>
          <w:tcPr>
            <w:tcW w:w="130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2B232C0F" w14:textId="77777777">
            <w:pPr>
              <w:rPr>
                <w:sz w:val="14"/>
                <w:szCs w:val="14"/>
              </w:rPr>
            </w:pPr>
            <w:r w:rsidRPr="00C52095">
              <w:rPr>
                <w:sz w:val="14"/>
                <w:szCs w:val="14"/>
              </w:rPr>
              <w:t>Activity</w:t>
            </w:r>
          </w:p>
        </w:tc>
        <w:tc>
          <w:tcPr>
            <w:tcW w:w="94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7F5E0433" w14:textId="77777777">
            <w:pPr>
              <w:rPr>
                <w:sz w:val="14"/>
                <w:szCs w:val="14"/>
              </w:rPr>
            </w:pPr>
            <w:r w:rsidRPr="00C52095">
              <w:rPr>
                <w:sz w:val="14"/>
                <w:szCs w:val="14"/>
              </w:rPr>
              <w:t>Owner</w:t>
            </w:r>
          </w:p>
        </w:tc>
        <w:tc>
          <w:tcPr>
            <w:tcW w:w="94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54D4270A" w14:textId="77777777">
            <w:pPr>
              <w:rPr>
                <w:sz w:val="14"/>
                <w:szCs w:val="14"/>
              </w:rPr>
            </w:pPr>
            <w:r w:rsidRPr="00C52095">
              <w:rPr>
                <w:sz w:val="14"/>
                <w:szCs w:val="14"/>
              </w:rPr>
              <w:t>Tool</w:t>
            </w:r>
          </w:p>
        </w:tc>
        <w:tc>
          <w:tcPr>
            <w:tcW w:w="83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69EA970D" w14:textId="77777777">
            <w:pPr>
              <w:rPr>
                <w:sz w:val="14"/>
                <w:szCs w:val="14"/>
              </w:rPr>
            </w:pPr>
            <w:r w:rsidRPr="00C52095">
              <w:rPr>
                <w:sz w:val="14"/>
                <w:szCs w:val="14"/>
              </w:rPr>
              <w:t>Target Start Time</w:t>
            </w:r>
          </w:p>
        </w:tc>
        <w:tc>
          <w:tcPr>
            <w:tcW w:w="85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67B1C78E" w14:textId="77777777">
            <w:pPr>
              <w:rPr>
                <w:sz w:val="14"/>
                <w:szCs w:val="14"/>
              </w:rPr>
            </w:pPr>
            <w:r w:rsidRPr="00C52095">
              <w:rPr>
                <w:sz w:val="14"/>
                <w:szCs w:val="14"/>
              </w:rPr>
              <w:t>Target End Time</w:t>
            </w:r>
          </w:p>
        </w:tc>
        <w:tc>
          <w:tcPr>
            <w:tcW w:w="85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2A4179C4" w14:textId="77777777">
            <w:pPr>
              <w:rPr>
                <w:sz w:val="14"/>
                <w:szCs w:val="14"/>
              </w:rPr>
            </w:pPr>
            <w:r w:rsidRPr="00C52095">
              <w:rPr>
                <w:sz w:val="14"/>
                <w:szCs w:val="14"/>
              </w:rPr>
              <w:t>Critical End Time</w:t>
            </w:r>
          </w:p>
        </w:tc>
        <w:tc>
          <w:tcPr>
            <w:tcW w:w="3443"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2CE90C40" w14:textId="77777777">
            <w:pPr>
              <w:rPr>
                <w:sz w:val="14"/>
                <w:szCs w:val="14"/>
              </w:rPr>
            </w:pPr>
            <w:r w:rsidRPr="00C52095">
              <w:rPr>
                <w:sz w:val="14"/>
                <w:szCs w:val="14"/>
              </w:rPr>
              <w:t>Data Exchange</w:t>
            </w:r>
          </w:p>
        </w:tc>
      </w:tr>
      <w:tr w:rsidRPr="005E3B83" w:rsidR="005E3B83" w:rsidTr="008078E8" w14:paraId="040799DB" w14:textId="77777777">
        <w:trPr>
          <w:trHeight w:val="279"/>
        </w:trPr>
        <w:tc>
          <w:tcPr>
            <w:tcW w:w="1303" w:type="dxa"/>
            <w:vMerge/>
          </w:tcPr>
          <w:p w:rsidRPr="00C52095" w:rsidR="005E3B83" w:rsidP="000A4806" w:rsidRDefault="005E3B83" w14:paraId="0B1045D3" w14:textId="77777777">
            <w:pPr>
              <w:rPr>
                <w:sz w:val="14"/>
                <w:szCs w:val="14"/>
              </w:rPr>
            </w:pPr>
          </w:p>
        </w:tc>
        <w:tc>
          <w:tcPr>
            <w:tcW w:w="947" w:type="dxa"/>
            <w:vMerge/>
          </w:tcPr>
          <w:p w:rsidRPr="00C52095" w:rsidR="005E3B83" w:rsidP="000A4806" w:rsidRDefault="005E3B83" w14:paraId="0A536E5F" w14:textId="77777777">
            <w:pPr>
              <w:rPr>
                <w:sz w:val="14"/>
                <w:szCs w:val="14"/>
              </w:rPr>
            </w:pPr>
          </w:p>
        </w:tc>
        <w:tc>
          <w:tcPr>
            <w:tcW w:w="949" w:type="dxa"/>
            <w:vMerge/>
          </w:tcPr>
          <w:p w:rsidRPr="00C52095" w:rsidR="005E3B83" w:rsidP="000A4806" w:rsidRDefault="005E3B83" w14:paraId="3DBDE743" w14:textId="77777777">
            <w:pPr>
              <w:rPr>
                <w:sz w:val="14"/>
                <w:szCs w:val="14"/>
              </w:rPr>
            </w:pPr>
          </w:p>
        </w:tc>
        <w:tc>
          <w:tcPr>
            <w:tcW w:w="834" w:type="dxa"/>
            <w:vMerge/>
          </w:tcPr>
          <w:p w:rsidRPr="00C52095" w:rsidR="005E3B83" w:rsidP="000A4806" w:rsidRDefault="005E3B83" w14:paraId="395DCA62" w14:textId="77777777">
            <w:pPr>
              <w:rPr>
                <w:sz w:val="14"/>
                <w:szCs w:val="14"/>
              </w:rPr>
            </w:pPr>
          </w:p>
        </w:tc>
        <w:tc>
          <w:tcPr>
            <w:tcW w:w="853" w:type="dxa"/>
            <w:vMerge/>
          </w:tcPr>
          <w:p w:rsidRPr="00C52095" w:rsidR="005E3B83" w:rsidP="000A4806" w:rsidRDefault="005E3B83" w14:paraId="5E29F1A8" w14:textId="77777777">
            <w:pPr>
              <w:rPr>
                <w:sz w:val="14"/>
                <w:szCs w:val="14"/>
              </w:rPr>
            </w:pPr>
          </w:p>
        </w:tc>
        <w:tc>
          <w:tcPr>
            <w:tcW w:w="859" w:type="dxa"/>
            <w:vMerge/>
          </w:tcPr>
          <w:p w:rsidRPr="00C52095" w:rsidR="005E3B83" w:rsidP="000A4806" w:rsidRDefault="005E3B83" w14:paraId="0A28B4FE" w14:textId="77777777">
            <w:pPr>
              <w:rPr>
                <w:sz w:val="14"/>
                <w:szCs w:val="14"/>
              </w:rPr>
            </w:pPr>
          </w:p>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56B42A85" w14:textId="77777777">
            <w:pPr>
              <w:rPr>
                <w:sz w:val="14"/>
                <w:szCs w:val="14"/>
              </w:rPr>
            </w:pPr>
            <w:r w:rsidRPr="00C52095">
              <w:rPr>
                <w:sz w:val="14"/>
                <w:szCs w:val="14"/>
              </w:rPr>
              <w:t>Input</w:t>
            </w:r>
          </w:p>
        </w:tc>
        <w:tc>
          <w:tcPr>
            <w:tcW w:w="106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58D01DA3" w14:textId="77777777">
            <w:pPr>
              <w:rPr>
                <w:sz w:val="14"/>
                <w:szCs w:val="14"/>
              </w:rPr>
            </w:pPr>
            <w:r w:rsidRPr="00C52095">
              <w:rPr>
                <w:sz w:val="14"/>
                <w:szCs w:val="14"/>
              </w:rPr>
              <w:t>Output</w:t>
            </w:r>
          </w:p>
        </w:tc>
        <w:tc>
          <w:tcPr>
            <w:tcW w:w="118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C52095" w:rsidR="005E3B83" w:rsidP="000A4806" w:rsidRDefault="005E3B83" w14:paraId="430DD094" w14:textId="77777777">
            <w:pPr>
              <w:rPr>
                <w:sz w:val="14"/>
                <w:szCs w:val="14"/>
              </w:rPr>
            </w:pPr>
            <w:r w:rsidRPr="00C52095">
              <w:rPr>
                <w:sz w:val="14"/>
                <w:szCs w:val="14"/>
              </w:rPr>
              <w:t>Counter part</w:t>
            </w:r>
          </w:p>
        </w:tc>
      </w:tr>
      <w:tr w:rsidRPr="005E3B83" w:rsidR="005E3B83" w:rsidTr="008078E8" w14:paraId="1D2610DD" w14:textId="77777777">
        <w:trPr>
          <w:trHeight w:val="279"/>
        </w:trPr>
        <w:tc>
          <w:tcPr>
            <w:tcW w:w="130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32A6231A" w14:textId="77777777">
            <w:pPr>
              <w:rPr>
                <w:sz w:val="14"/>
                <w:szCs w:val="14"/>
              </w:rPr>
            </w:pPr>
            <w:r w:rsidRPr="00C52095">
              <w:rPr>
                <w:sz w:val="14"/>
                <w:szCs w:val="14"/>
              </w:rPr>
              <w:t>Open Initial TSO Data Receiving Step</w:t>
            </w:r>
          </w:p>
        </w:tc>
        <w:tc>
          <w:tcPr>
            <w:tcW w:w="94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2A9D6D4B" w14:textId="77777777">
            <w:pPr>
              <w:rPr>
                <w:sz w:val="14"/>
                <w:szCs w:val="14"/>
              </w:rPr>
            </w:pPr>
            <w:r w:rsidRPr="00C52095">
              <w:rPr>
                <w:sz w:val="14"/>
                <w:szCs w:val="14"/>
              </w:rPr>
              <w:t>CCC</w:t>
            </w:r>
          </w:p>
        </w:tc>
        <w:tc>
          <w:tcPr>
            <w:tcW w:w="94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7476AFB5" w14:textId="77777777">
            <w:pPr>
              <w:rPr>
                <w:sz w:val="14"/>
                <w:szCs w:val="14"/>
              </w:rPr>
            </w:pPr>
            <w:r w:rsidRPr="00C52095">
              <w:rPr>
                <w:sz w:val="14"/>
                <w:szCs w:val="14"/>
              </w:rPr>
              <w:t>CCCt</w:t>
            </w:r>
          </w:p>
        </w:tc>
        <w:tc>
          <w:tcPr>
            <w:tcW w:w="2546" w:type="dxa"/>
            <w:gridSpan w:val="3"/>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C52095" w:rsidR="005E3B83" w:rsidP="000A4806" w:rsidRDefault="005E3B83" w14:paraId="083FAE50" w14:textId="77777777">
            <w:pPr>
              <w:rPr>
                <w:sz w:val="14"/>
                <w:szCs w:val="14"/>
              </w:rPr>
            </w:pPr>
          </w:p>
          <w:p w:rsidRPr="00C52095" w:rsidR="005E3B83" w:rsidP="000A4806" w:rsidRDefault="005E3B83" w14:paraId="0E0EFAC6" w14:textId="77777777">
            <w:pPr>
              <w:rPr>
                <w:sz w:val="14"/>
                <w:szCs w:val="14"/>
              </w:rPr>
            </w:pPr>
            <w:r w:rsidRPr="00C52095">
              <w:rPr>
                <w:sz w:val="14"/>
                <w:szCs w:val="14"/>
              </w:rPr>
              <w:t>See HLBP timetable as referred to under ‘2. Related documents’</w:t>
            </w:r>
          </w:p>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6FB72AE2" w14:textId="77777777">
            <w:pPr>
              <w:rPr>
                <w:sz w:val="14"/>
                <w:szCs w:val="14"/>
              </w:rPr>
            </w:pPr>
            <w:r w:rsidRPr="00C52095">
              <w:rPr>
                <w:sz w:val="14"/>
                <w:szCs w:val="14"/>
              </w:rPr>
              <w:t xml:space="preserve">- </w:t>
            </w:r>
          </w:p>
        </w:tc>
        <w:tc>
          <w:tcPr>
            <w:tcW w:w="106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60F51FB4" w14:textId="77777777">
            <w:pPr>
              <w:rPr>
                <w:sz w:val="14"/>
                <w:szCs w:val="14"/>
              </w:rPr>
            </w:pPr>
            <w:r w:rsidRPr="00C52095">
              <w:rPr>
                <w:sz w:val="14"/>
                <w:szCs w:val="14"/>
              </w:rPr>
              <w:t>-</w:t>
            </w:r>
          </w:p>
        </w:tc>
        <w:tc>
          <w:tcPr>
            <w:tcW w:w="118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36CE231E" w14:textId="77777777">
            <w:pPr>
              <w:rPr>
                <w:sz w:val="14"/>
                <w:szCs w:val="14"/>
              </w:rPr>
            </w:pPr>
            <w:r w:rsidRPr="00C52095">
              <w:rPr>
                <w:sz w:val="14"/>
                <w:szCs w:val="14"/>
              </w:rPr>
              <w:t>-</w:t>
            </w:r>
          </w:p>
        </w:tc>
      </w:tr>
      <w:tr w:rsidRPr="005E3B83" w:rsidR="005E3B83" w:rsidTr="008078E8" w14:paraId="29689955"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5861B564" w14:textId="77777777">
            <w:pPr>
              <w:rPr>
                <w:sz w:val="14"/>
                <w:szCs w:val="14"/>
              </w:rPr>
            </w:pPr>
            <w:r w:rsidRPr="00C52095">
              <w:rPr>
                <w:sz w:val="14"/>
                <w:szCs w:val="14"/>
              </w:rPr>
              <w:t>Create Initial version of CO Dictionary</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3778A5A1" w14:textId="77777777">
            <w:pPr>
              <w:rPr>
                <w:sz w:val="14"/>
                <w:szCs w:val="14"/>
              </w:rPr>
            </w:pPr>
            <w:r w:rsidRPr="00C52095">
              <w:rPr>
                <w:sz w:val="14"/>
                <w:szCs w:val="14"/>
              </w:rPr>
              <w:t>CCC</w:t>
            </w: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2A76E556" w14:textId="77777777">
            <w:pPr>
              <w:rPr>
                <w:sz w:val="14"/>
                <w:szCs w:val="14"/>
              </w:rPr>
            </w:pPr>
            <w:r w:rsidRPr="00C52095">
              <w:rPr>
                <w:sz w:val="14"/>
                <w:szCs w:val="14"/>
              </w:rPr>
              <w:t>CCCt</w:t>
            </w:r>
          </w:p>
        </w:tc>
        <w:tc>
          <w:tcPr>
            <w:tcW w:w="2546" w:type="dxa"/>
            <w:gridSpan w:val="3"/>
            <w:vMerge/>
          </w:tcPr>
          <w:p w:rsidRPr="00C52095" w:rsidR="005E3B83" w:rsidP="000A4806" w:rsidRDefault="005E3B83" w14:paraId="2E48D189" w14:textId="77777777">
            <w:pPr>
              <w:rPr>
                <w:sz w:val="14"/>
                <w:szCs w:val="14"/>
              </w:rPr>
            </w:pPr>
          </w:p>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3A9B3E93" w14:textId="77777777">
            <w:pPr>
              <w:rPr>
                <w:sz w:val="14"/>
                <w:szCs w:val="14"/>
              </w:rPr>
            </w:pPr>
            <w:r w:rsidRPr="00C52095">
              <w:rPr>
                <w:sz w:val="14"/>
                <w:szCs w:val="14"/>
              </w:rPr>
              <w:t xml:space="preserve"> -</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70BC6404" w14:textId="77777777">
            <w:pPr>
              <w:rPr>
                <w:sz w:val="14"/>
                <w:szCs w:val="14"/>
              </w:rPr>
            </w:pPr>
            <w:r w:rsidRPr="00C52095">
              <w:rPr>
                <w:sz w:val="14"/>
                <w:szCs w:val="14"/>
              </w:rPr>
              <w:t xml:space="preserve">CO Dictionary </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0655ECC3" w14:textId="77777777">
            <w:pPr>
              <w:rPr>
                <w:sz w:val="14"/>
                <w:szCs w:val="14"/>
              </w:rPr>
            </w:pPr>
            <w:r w:rsidRPr="00C52095">
              <w:rPr>
                <w:sz w:val="14"/>
                <w:szCs w:val="14"/>
              </w:rPr>
              <w:t xml:space="preserve">TSOs </w:t>
            </w:r>
          </w:p>
        </w:tc>
      </w:tr>
      <w:tr w:rsidR="075D248C" w:rsidTr="6FA6F48F" w14:paraId="14A22EB3"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2E4AD72" w14:textId="039AF08B">
            <w:pPr>
              <w:rPr>
                <w:sz w:val="14"/>
                <w:szCs w:val="14"/>
              </w:rPr>
            </w:pPr>
            <w:r w:rsidRPr="6FA6F48F">
              <w:rPr>
                <w:sz w:val="14"/>
                <w:szCs w:val="14"/>
              </w:rPr>
              <w:t>Open Individual Validation</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E84D84A" w14:textId="391109E4">
            <w:pPr>
              <w:rPr>
                <w:sz w:val="14"/>
                <w:szCs w:val="14"/>
              </w:rPr>
            </w:pPr>
            <w:r w:rsidRPr="6FA6F48F">
              <w:rPr>
                <w:sz w:val="14"/>
                <w:szCs w:val="14"/>
              </w:rPr>
              <w:t>CCC</w:t>
            </w: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11FEBF74" w14:textId="067DADFE">
            <w:pPr>
              <w:rPr>
                <w:sz w:val="14"/>
                <w:szCs w:val="14"/>
              </w:rPr>
            </w:pPr>
            <w:r w:rsidRPr="6FA6F48F">
              <w:rPr>
                <w:sz w:val="14"/>
                <w:szCs w:val="14"/>
              </w:rPr>
              <w:t>CCCt</w:t>
            </w:r>
          </w:p>
        </w:tc>
        <w:tc>
          <w:tcPr>
            <w:tcW w:w="2546" w:type="dxa"/>
            <w:gridSpan w:val="3"/>
            <w:vMerge/>
            <w:tcMar>
              <w:left w:w="99" w:type="dxa"/>
              <w:right w:w="99" w:type="dxa"/>
            </w:tcMar>
            <w:vAlign w:val="center"/>
          </w:tcPr>
          <w:p w:rsidR="00C2546F" w:rsidRDefault="00C2546F" w14:paraId="5CD78877"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A667231" w14:textId="1BEC8FD4">
            <w:pPr>
              <w:rPr>
                <w:sz w:val="14"/>
                <w:szCs w:val="14"/>
              </w:rPr>
            </w:pPr>
            <w:r w:rsidRPr="6FA6F48F">
              <w:rPr>
                <w:sz w:val="14"/>
                <w:szCs w:val="14"/>
              </w:rPr>
              <w:t>TSOs</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AD2AF91" w14:textId="1A1EDCD4">
            <w:pPr>
              <w:rPr>
                <w:sz w:val="14"/>
                <w:szCs w:val="14"/>
              </w:rPr>
            </w:pPr>
            <w:r w:rsidRPr="6FA6F48F">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35C7B796" w14:textId="77F465AE">
            <w:pPr>
              <w:rPr>
                <w:sz w:val="14"/>
                <w:szCs w:val="14"/>
              </w:rPr>
            </w:pPr>
            <w:r w:rsidRPr="6FA6F48F">
              <w:rPr>
                <w:sz w:val="14"/>
                <w:szCs w:val="14"/>
              </w:rPr>
              <w:t>-</w:t>
            </w:r>
          </w:p>
        </w:tc>
      </w:tr>
      <w:tr w:rsidR="00C352B7" w:rsidTr="6FA6F48F" w14:paraId="5C40A079"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02963BE3" w14:textId="007BBF8F">
            <w:pPr>
              <w:rPr>
                <w:sz w:val="14"/>
                <w:szCs w:val="14"/>
              </w:rPr>
            </w:pPr>
            <w:r>
              <w:rPr>
                <w:sz w:val="14"/>
                <w:szCs w:val="14"/>
              </w:rPr>
              <w:t>Create initial version of Fallback Report</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588430E8" w14:textId="0A3DF4F4">
            <w:pPr>
              <w:rPr>
                <w:sz w:val="14"/>
                <w:szCs w:val="14"/>
              </w:rPr>
            </w:pPr>
            <w:r>
              <w:rPr>
                <w:sz w:val="14"/>
                <w:szCs w:val="14"/>
              </w:rPr>
              <w:t>CCC</w:t>
            </w: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62550C06" w14:textId="19A258C0">
            <w:pPr>
              <w:rPr>
                <w:sz w:val="14"/>
                <w:szCs w:val="14"/>
              </w:rPr>
            </w:pPr>
            <w:r>
              <w:rPr>
                <w:sz w:val="14"/>
                <w:szCs w:val="14"/>
              </w:rPr>
              <w:t>CCCt</w:t>
            </w:r>
          </w:p>
        </w:tc>
        <w:tc>
          <w:tcPr>
            <w:tcW w:w="2546" w:type="dxa"/>
            <w:gridSpan w:val="3"/>
            <w:vMerge/>
            <w:tcMar>
              <w:left w:w="99" w:type="dxa"/>
              <w:right w:w="99" w:type="dxa"/>
            </w:tcMar>
            <w:vAlign w:val="center"/>
          </w:tcPr>
          <w:p w:rsidR="00C352B7" w:rsidRDefault="00C352B7" w14:paraId="73BB278E"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6DE96992" w14:textId="2D8533BD">
            <w:pPr>
              <w:rPr>
                <w:sz w:val="14"/>
                <w:szCs w:val="14"/>
              </w:rPr>
            </w:pPr>
            <w:r>
              <w:rPr>
                <w:sz w:val="14"/>
                <w:szCs w:val="14"/>
              </w:rPr>
              <w:t>-</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2E83F0F7" w14:textId="19422A90">
            <w:pPr>
              <w:rPr>
                <w:sz w:val="14"/>
                <w:szCs w:val="14"/>
              </w:rPr>
            </w:pPr>
            <w:r>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16BFEF00" w14:textId="2012E6BE">
            <w:pPr>
              <w:rPr>
                <w:sz w:val="14"/>
                <w:szCs w:val="14"/>
              </w:rPr>
            </w:pPr>
            <w:r>
              <w:rPr>
                <w:sz w:val="14"/>
                <w:szCs w:val="14"/>
              </w:rPr>
              <w:t>-</w:t>
            </w:r>
          </w:p>
        </w:tc>
      </w:tr>
      <w:tr w:rsidR="00C352B7" w:rsidTr="6FA6F48F" w14:paraId="706BC2FF"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36593B1E" w14:textId="592A02FF">
            <w:pPr>
              <w:rPr>
                <w:sz w:val="14"/>
                <w:szCs w:val="14"/>
              </w:rPr>
            </w:pPr>
            <w:r>
              <w:rPr>
                <w:sz w:val="14"/>
                <w:szCs w:val="14"/>
              </w:rPr>
              <w:t>Open gates for forwarding of NTC from TSO</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183DBCBA" w14:textId="6469BD04">
            <w:pPr>
              <w:rPr>
                <w:sz w:val="14"/>
                <w:szCs w:val="14"/>
              </w:rPr>
            </w:pPr>
            <w:r>
              <w:rPr>
                <w:sz w:val="14"/>
                <w:szCs w:val="14"/>
              </w:rPr>
              <w:t>CCC</w:t>
            </w: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137DE259" w14:textId="3EE2ED5E">
            <w:pPr>
              <w:rPr>
                <w:sz w:val="14"/>
                <w:szCs w:val="14"/>
              </w:rPr>
            </w:pPr>
            <w:r>
              <w:rPr>
                <w:sz w:val="14"/>
                <w:szCs w:val="14"/>
              </w:rPr>
              <w:t>CCCt</w:t>
            </w:r>
          </w:p>
        </w:tc>
        <w:tc>
          <w:tcPr>
            <w:tcW w:w="2546" w:type="dxa"/>
            <w:gridSpan w:val="3"/>
            <w:vMerge/>
            <w:tcMar>
              <w:left w:w="99" w:type="dxa"/>
              <w:right w:w="99" w:type="dxa"/>
            </w:tcMar>
            <w:vAlign w:val="center"/>
          </w:tcPr>
          <w:p w:rsidR="00C352B7" w:rsidRDefault="00C352B7" w14:paraId="5F611B57"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2B62BC7D" w14:textId="7CC738FF">
            <w:pPr>
              <w:rPr>
                <w:sz w:val="14"/>
                <w:szCs w:val="14"/>
              </w:rPr>
            </w:pPr>
            <w:r>
              <w:rPr>
                <w:sz w:val="14"/>
                <w:szCs w:val="14"/>
              </w:rPr>
              <w:t>NTCs</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05E5BFC3" w14:textId="1B152666">
            <w:pPr>
              <w:rPr>
                <w:sz w:val="14"/>
                <w:szCs w:val="14"/>
              </w:rPr>
            </w:pPr>
            <w:r>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59FA3FBB" w14:textId="2FC7D07F">
            <w:pPr>
              <w:rPr>
                <w:sz w:val="14"/>
                <w:szCs w:val="14"/>
              </w:rPr>
            </w:pPr>
            <w:r>
              <w:rPr>
                <w:sz w:val="14"/>
                <w:szCs w:val="14"/>
              </w:rPr>
              <w:t>TSO</w:t>
            </w:r>
          </w:p>
        </w:tc>
      </w:tr>
      <w:tr w:rsidR="00C352B7" w:rsidTr="6FA6F48F" w14:paraId="4B8F0767"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71249736" w14:textId="17A85A97">
            <w:pPr>
              <w:rPr>
                <w:sz w:val="14"/>
                <w:szCs w:val="14"/>
              </w:rPr>
            </w:pPr>
            <w:r>
              <w:rPr>
                <w:sz w:val="14"/>
                <w:szCs w:val="14"/>
              </w:rPr>
              <w:t>Enable forwarding of NTC from TSO/</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23C9E615" w14:textId="211CD9F6">
            <w:pPr>
              <w:rPr>
                <w:sz w:val="14"/>
                <w:szCs w:val="14"/>
              </w:rPr>
            </w:pPr>
            <w:r>
              <w:rPr>
                <w:sz w:val="14"/>
                <w:szCs w:val="14"/>
              </w:rPr>
              <w:t>CCC</w:t>
            </w: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138C8A06" w14:textId="4A0D8329">
            <w:pPr>
              <w:rPr>
                <w:sz w:val="14"/>
                <w:szCs w:val="14"/>
              </w:rPr>
            </w:pPr>
            <w:r>
              <w:rPr>
                <w:sz w:val="14"/>
                <w:szCs w:val="14"/>
              </w:rPr>
              <w:t>CCCt</w:t>
            </w:r>
          </w:p>
        </w:tc>
        <w:tc>
          <w:tcPr>
            <w:tcW w:w="2546" w:type="dxa"/>
            <w:gridSpan w:val="3"/>
            <w:vMerge/>
            <w:tcMar>
              <w:left w:w="99" w:type="dxa"/>
              <w:right w:w="99" w:type="dxa"/>
            </w:tcMar>
            <w:vAlign w:val="center"/>
          </w:tcPr>
          <w:p w:rsidR="00C352B7" w:rsidRDefault="00C352B7" w14:paraId="1197CC38"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07823120" w14:textId="4261A384">
            <w:pPr>
              <w:rPr>
                <w:sz w:val="14"/>
                <w:szCs w:val="14"/>
              </w:rPr>
            </w:pP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28A3559E" w14:textId="441F4D36">
            <w:pPr>
              <w:rPr>
                <w:sz w:val="14"/>
                <w:szCs w:val="14"/>
              </w:rPr>
            </w:pPr>
            <w:r>
              <w:rPr>
                <w:sz w:val="14"/>
                <w:szCs w:val="14"/>
              </w:rPr>
              <w:t>NTC</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C352B7" w:rsidP="075D248C" w:rsidRDefault="00C352B7" w14:paraId="1D1862B2" w14:textId="4BA2A956">
            <w:pPr>
              <w:rPr>
                <w:sz w:val="14"/>
                <w:szCs w:val="14"/>
              </w:rPr>
            </w:pPr>
            <w:r>
              <w:rPr>
                <w:sz w:val="14"/>
                <w:szCs w:val="14"/>
              </w:rPr>
              <w:t>XBID</w:t>
            </w:r>
          </w:p>
        </w:tc>
      </w:tr>
      <w:tr w:rsidRPr="005E3B83" w:rsidR="005E3B83" w:rsidTr="008078E8" w14:paraId="11794FAC"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2CCF16F7" w14:textId="626F859F">
            <w:pPr>
              <w:rPr>
                <w:sz w:val="14"/>
                <w:szCs w:val="14"/>
              </w:rPr>
            </w:pPr>
            <w:r w:rsidRPr="00C52095">
              <w:rPr>
                <w:sz w:val="14"/>
                <w:szCs w:val="14"/>
              </w:rPr>
              <w:t>Close gates for DA replacement</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1FB0C757" w14:textId="77777777">
            <w:pPr>
              <w:rPr>
                <w:sz w:val="14"/>
                <w:szCs w:val="14"/>
              </w:rPr>
            </w:pPr>
            <w:r w:rsidRPr="00C52095">
              <w:rPr>
                <w:sz w:val="14"/>
                <w:szCs w:val="14"/>
              </w:rPr>
              <w:t>CCC</w:t>
            </w: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5BDC24A1" w14:textId="77777777">
            <w:pPr>
              <w:rPr>
                <w:sz w:val="14"/>
                <w:szCs w:val="14"/>
              </w:rPr>
            </w:pPr>
            <w:r w:rsidRPr="00C52095">
              <w:rPr>
                <w:sz w:val="14"/>
                <w:szCs w:val="14"/>
              </w:rPr>
              <w:t>CCCt</w:t>
            </w:r>
          </w:p>
        </w:tc>
        <w:tc>
          <w:tcPr>
            <w:tcW w:w="2546" w:type="dxa"/>
            <w:gridSpan w:val="3"/>
            <w:vMerge/>
          </w:tcPr>
          <w:p w:rsidRPr="00C52095" w:rsidR="005E3B83" w:rsidP="000A4806" w:rsidRDefault="005E3B83" w14:paraId="27760E08" w14:textId="77777777">
            <w:pPr>
              <w:rPr>
                <w:sz w:val="14"/>
                <w:szCs w:val="14"/>
              </w:rPr>
            </w:pPr>
          </w:p>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7704FEB4" w14:textId="77777777">
            <w:pPr>
              <w:rPr>
                <w:sz w:val="14"/>
                <w:szCs w:val="14"/>
              </w:rPr>
            </w:pPr>
            <w:r w:rsidRPr="00C52095">
              <w:rPr>
                <w:sz w:val="14"/>
                <w:szCs w:val="14"/>
              </w:rPr>
              <w:t xml:space="preserve"> Merged GLSK, EC/ATC, CBs, AC; CO Dictionary, FB Domain, CGM DQC,</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15AC2944" w14:textId="77777777">
            <w:pPr>
              <w:rPr>
                <w:sz w:val="14"/>
                <w:szCs w:val="14"/>
              </w:rPr>
            </w:pPr>
            <w:r w:rsidRPr="00C52095">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08B7E282" w14:textId="77777777">
            <w:pPr>
              <w:rPr>
                <w:sz w:val="14"/>
                <w:szCs w:val="14"/>
              </w:rPr>
            </w:pPr>
            <w:r w:rsidRPr="00C52095">
              <w:rPr>
                <w:sz w:val="14"/>
                <w:szCs w:val="14"/>
              </w:rPr>
              <w:t>DA CCCt</w:t>
            </w:r>
          </w:p>
        </w:tc>
      </w:tr>
      <w:tr w:rsidRPr="005E3B83" w:rsidR="005E3B83" w:rsidTr="008078E8" w14:paraId="4461FF0B"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75F24708" w14:textId="77777777">
            <w:pPr>
              <w:rPr>
                <w:sz w:val="14"/>
                <w:szCs w:val="14"/>
              </w:rPr>
            </w:pPr>
            <w:r w:rsidRPr="00C52095">
              <w:rPr>
                <w:sz w:val="14"/>
                <w:szCs w:val="14"/>
              </w:rPr>
              <w:t>Distribution of DA domain for fallback</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6A9BFE08" w14:textId="77777777">
            <w:pPr>
              <w:rPr>
                <w:sz w:val="14"/>
                <w:szCs w:val="14"/>
              </w:rPr>
            </w:pPr>
            <w:r w:rsidRPr="00C52095">
              <w:rPr>
                <w:sz w:val="14"/>
                <w:szCs w:val="14"/>
              </w:rPr>
              <w:t>CCC</w:t>
            </w: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7D6D6A1F" w14:textId="77777777">
            <w:pPr>
              <w:rPr>
                <w:sz w:val="14"/>
                <w:szCs w:val="14"/>
              </w:rPr>
            </w:pPr>
            <w:r w:rsidRPr="00C52095">
              <w:rPr>
                <w:sz w:val="14"/>
                <w:szCs w:val="14"/>
              </w:rPr>
              <w:t>CCCt</w:t>
            </w:r>
          </w:p>
        </w:tc>
        <w:tc>
          <w:tcPr>
            <w:tcW w:w="2546" w:type="dxa"/>
            <w:gridSpan w:val="3"/>
            <w:vMerge/>
            <w:tcMar>
              <w:left w:w="99" w:type="dxa"/>
              <w:right w:w="99" w:type="dxa"/>
            </w:tcMar>
            <w:vAlign w:val="center"/>
          </w:tcPr>
          <w:p w:rsidRPr="00C52095" w:rsidR="005E3B83" w:rsidP="000A4806" w:rsidRDefault="005E3B83" w14:paraId="698D12B5" w14:textId="77777777">
            <w:pPr>
              <w:rPr>
                <w:sz w:val="14"/>
                <w:szCs w:val="14"/>
              </w:rPr>
            </w:pPr>
          </w:p>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641395E0" w14:textId="77777777">
            <w:pPr>
              <w:rPr>
                <w:sz w:val="14"/>
                <w:szCs w:val="14"/>
              </w:rPr>
            </w:pPr>
            <w:r w:rsidRPr="00C52095">
              <w:rPr>
                <w:sz w:val="14"/>
                <w:szCs w:val="14"/>
              </w:rPr>
              <w:t>-</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5E699055" w14:textId="77777777">
            <w:pPr>
              <w:rPr>
                <w:sz w:val="14"/>
                <w:szCs w:val="14"/>
              </w:rPr>
            </w:pPr>
            <w:r w:rsidRPr="00C52095">
              <w:rPr>
                <w:sz w:val="14"/>
                <w:szCs w:val="14"/>
              </w:rPr>
              <w:t>RefProg, DA Domain</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C52095" w:rsidR="005E3B83" w:rsidP="000A4806" w:rsidRDefault="005E3B83" w14:paraId="12D3048B" w14:textId="77777777">
            <w:pPr>
              <w:rPr>
                <w:sz w:val="14"/>
                <w:szCs w:val="14"/>
              </w:rPr>
            </w:pPr>
            <w:r w:rsidRPr="00C52095">
              <w:rPr>
                <w:sz w:val="14"/>
                <w:szCs w:val="14"/>
              </w:rPr>
              <w:t>TSOs</w:t>
            </w:r>
          </w:p>
        </w:tc>
      </w:tr>
    </w:tbl>
    <w:p w:rsidRPr="008078E8" w:rsidR="005E3B83" w:rsidP="008078E8" w:rsidRDefault="47656B1D" w14:paraId="62D82DE5" w14:textId="77777777">
      <w:pPr>
        <w:pStyle w:val="Heading3"/>
      </w:pPr>
      <w:bookmarkStart w:name="_Toc1551159659" w:id="160"/>
      <w:bookmarkStart w:name="_Toc2057343611" w:id="161"/>
      <w:r w:rsidRPr="008078E8">
        <w:t>CO dictionary</w:t>
      </w:r>
      <w:bookmarkEnd w:id="160"/>
      <w:bookmarkEnd w:id="161"/>
    </w:p>
    <w:p w:rsidRPr="005E3B83" w:rsidR="005E3B83" w:rsidP="000A4806" w:rsidRDefault="005E3B83" w14:paraId="1248A179" w14:textId="2A18CF29">
      <w:pPr>
        <w:spacing w:after="240"/>
      </w:pPr>
      <w:bookmarkStart w:name="_Ref531956109" w:id="162"/>
      <w:r w:rsidRPr="005E3B83">
        <w:t xml:space="preserve">Each Core TSO prepares the </w:t>
      </w:r>
      <w:r w:rsidRPr="005E3B83" w:rsidR="00EE6891">
        <w:t>Individual CO dictionary update</w:t>
      </w:r>
      <w:r w:rsidRPr="005E3B83">
        <w:t xml:space="preserve"> needed for the capacity calculation</w:t>
      </w:r>
      <w:bookmarkEnd w:id="162"/>
      <w:r w:rsidR="00EE6891">
        <w:t>.</w:t>
      </w:r>
    </w:p>
    <w:p w:rsidRPr="005E3B83" w:rsidR="005E3B83" w:rsidP="000A4806" w:rsidRDefault="005E3B83" w14:paraId="07675A4E" w14:textId="708D485C">
      <w:pPr>
        <w:spacing w:after="240"/>
      </w:pPr>
      <w:r w:rsidRPr="005E3B83">
        <w:t xml:space="preserve">The CO dictionary used for the capacity calculation can be updated daily before the start of the Initial FB Computation. Updates are done via the GUI of the CCCt (no external file upload functionality). Any change that impacts other TSOs (especially in case of deletion / creation / modification of outage ID) shall be communicated one week in advance to the IDCC PT so that TSOs can adapt their CNEC file if necessary. When updating the CO dictionary, TSOs need to bear in mind the synchronization mechanism at D-1 15:00 between DACC and IDCC that is in place, where the CO dictionary from DACC is the basis and any changes to the CO dictionary in DACC will be applied to IDCC if the horizon set to “All” and/or “IDA2”. </w:t>
      </w:r>
      <w:r w:rsidRPr="005E3B83" w:rsidR="00583B07">
        <w:t>Consequently</w:t>
      </w:r>
      <w:r w:rsidRPr="005E3B83">
        <w:t xml:space="preserve">: </w:t>
      </w:r>
    </w:p>
    <w:p w:rsidRPr="005E3B83" w:rsidR="005E3B83" w:rsidP="00750DB4" w:rsidRDefault="005E3B83" w14:paraId="2300106B" w14:textId="77777777">
      <w:pPr>
        <w:pStyle w:val="ListParagraph"/>
        <w:numPr>
          <w:ilvl w:val="0"/>
          <w:numId w:val="18"/>
        </w:numPr>
        <w:spacing w:after="240"/>
      </w:pPr>
      <w:r w:rsidRPr="005E3B83">
        <w:t>Updates on the CO dictionary performed in DACC at D-2, are applicable for both DACC and IDCC for targeted business day ‘D’</w:t>
      </w:r>
    </w:p>
    <w:p w:rsidRPr="005E3B83" w:rsidR="005E3B83" w:rsidP="00750DB4" w:rsidRDefault="005E3B83" w14:paraId="5482A78B" w14:textId="77777777">
      <w:pPr>
        <w:pStyle w:val="ListParagraph"/>
        <w:numPr>
          <w:ilvl w:val="0"/>
          <w:numId w:val="18"/>
        </w:numPr>
        <w:spacing w:after="240"/>
      </w:pPr>
      <w:r w:rsidRPr="005E3B83">
        <w:t>Any IDCC specific changes for business day ‘D, should be directly performed in the ID environment of CCCt after D-1 15:00, and TSOs should be aware that the CO dictionary of DACC will overwrite the changes for IDCC every business day at D-1 15:00, the moment at which the daily synchronization takes place.</w:t>
      </w:r>
    </w:p>
    <w:p w:rsidRPr="005E3B83" w:rsidR="005E3B83" w:rsidP="00750DB4" w:rsidRDefault="005E3B83" w14:paraId="3362750F" w14:textId="77777777">
      <w:pPr>
        <w:pStyle w:val="ListParagraph"/>
        <w:numPr>
          <w:ilvl w:val="1"/>
          <w:numId w:val="18"/>
        </w:numPr>
        <w:spacing w:after="240"/>
      </w:pPr>
      <w:r w:rsidRPr="005E3B83">
        <w:t>Therefore, TSO operators should update the CO dictionary in DA CC tool to ensure that changes in ID process are also applied for the future business days</w:t>
      </w:r>
    </w:p>
    <w:p w:rsidRPr="005E3B83" w:rsidR="005E3B83" w:rsidP="000A4806" w:rsidRDefault="005E3B83" w14:paraId="63319A10" w14:textId="00869491">
      <w:pPr>
        <w:spacing w:after="240"/>
      </w:pPr>
      <w:r w:rsidRPr="005E3B83">
        <w:t>The CO dictionary format is summarized as follows</w:t>
      </w:r>
      <w:r w:rsidR="00445CF3">
        <w:t>:</w:t>
      </w:r>
    </w:p>
    <w:p w:rsidRPr="005E3B83" w:rsidR="005E3B83" w:rsidP="00750DB4" w:rsidRDefault="005E3B83" w14:paraId="00F03AF2" w14:textId="5C375454">
      <w:pPr>
        <w:pStyle w:val="ListParagraph"/>
        <w:numPr>
          <w:ilvl w:val="0"/>
          <w:numId w:val="19"/>
        </w:numPr>
        <w:spacing w:after="240"/>
      </w:pPr>
      <w:r w:rsidRPr="005E3B83">
        <w:t>Convention and rules applied on IDs for internal CBCOs and COs</w:t>
      </w:r>
      <w:r w:rsidR="002530D3">
        <w:t>:</w:t>
      </w:r>
      <w:r w:rsidRPr="005E3B83">
        <w:t xml:space="preserve"> HUB_CO_XXXXX (5 digits), where “HUB” is the country (for DE: TSO) in which the CO is located, regardless of Core or non-Core</w:t>
      </w:r>
      <w:r w:rsidR="002530D3">
        <w:t xml:space="preserve">. </w:t>
      </w:r>
      <w:r w:rsidRPr="005E3B83">
        <w:t>Examples</w:t>
      </w:r>
      <w:r w:rsidR="002530D3">
        <w:t xml:space="preserve"> are</w:t>
      </w:r>
      <w:r w:rsidRPr="005E3B83">
        <w:t>: D2_CO_12345, HU_CO_12345, CH_CO_12345</w:t>
      </w:r>
    </w:p>
    <w:p w:rsidRPr="00B62E5F" w:rsidR="005E3B83" w:rsidP="00750DB4" w:rsidRDefault="005E3B83" w14:paraId="1B12154E" w14:textId="12B69547">
      <w:pPr>
        <w:pStyle w:val="ListParagraph"/>
        <w:numPr>
          <w:ilvl w:val="0"/>
          <w:numId w:val="19"/>
        </w:numPr>
        <w:spacing w:after="240"/>
        <w:rPr>
          <w:lang w:val="pl-PL"/>
        </w:rPr>
      </w:pPr>
      <w:r w:rsidRPr="005E3B83">
        <w:t>Cross-TSO COs (i.e. COs between two TSOs, incl. tie lines between two DE TSOs)</w:t>
      </w:r>
      <w:r w:rsidR="002530D3">
        <w:t>:</w:t>
      </w:r>
      <w:r w:rsidRPr="005E3B83">
        <w:t xml:space="preserve"> HUB-HUB_CO_XXXXX (5 digits), where “HUB-HUB” is identical to the “location” entry of the CO. </w:t>
      </w:r>
      <w:r w:rsidRPr="00B62E5F">
        <w:rPr>
          <w:lang w:val="pl-PL"/>
        </w:rPr>
        <w:t>Example: D2-D7_CO_12345, D2-CZ_CO_12345, CZ-SK_12345, D4-CH_12345</w:t>
      </w:r>
    </w:p>
    <w:p w:rsidRPr="005E3B83" w:rsidR="005E3B83" w:rsidP="00750DB4" w:rsidRDefault="005E3B83" w14:paraId="1FC81E71" w14:textId="16B60281">
      <w:pPr>
        <w:pStyle w:val="ListParagraph"/>
        <w:numPr>
          <w:ilvl w:val="0"/>
          <w:numId w:val="19"/>
        </w:numPr>
        <w:spacing w:after="240"/>
      </w:pPr>
      <w:r w:rsidRPr="005E3B83">
        <w:t xml:space="preserve">In the CO dictionary, the internal and cross-border COs are defined by </w:t>
      </w:r>
      <w:r w:rsidR="00583B07">
        <w:t xml:space="preserve">concerned </w:t>
      </w:r>
      <w:r w:rsidRPr="005E3B83">
        <w:t>TSOs</w:t>
      </w:r>
    </w:p>
    <w:p w:rsidRPr="005E3B83" w:rsidR="005E3B83" w:rsidP="00750DB4" w:rsidRDefault="00445CF3" w14:paraId="5B449081" w14:textId="4B21C867">
      <w:pPr>
        <w:pStyle w:val="ListParagraph"/>
        <w:numPr>
          <w:ilvl w:val="0"/>
          <w:numId w:val="19"/>
        </w:numPr>
        <w:spacing w:after="240"/>
      </w:pPr>
      <w:r>
        <w:t xml:space="preserve">For </w:t>
      </w:r>
      <w:r w:rsidRPr="005E3B83" w:rsidR="005E3B83">
        <w:t>COs outside Core</w:t>
      </w:r>
      <w:r>
        <w:t>:</w:t>
      </w:r>
      <w:r w:rsidRPr="005E3B83" w:rsidR="005E3B83">
        <w:t xml:space="preserve"> Use the HUB indicator where the NetworkElement is located</w:t>
      </w:r>
      <w:r w:rsidR="002530D3">
        <w:t>, e</w:t>
      </w:r>
      <w:r w:rsidRPr="005E3B83" w:rsidR="005E3B83">
        <w:t>.g. CH_CO_XXXXX (5 digits)</w:t>
      </w:r>
    </w:p>
    <w:p w:rsidRPr="005E3B83" w:rsidR="005E3B83" w:rsidP="00B47D5C" w:rsidRDefault="47656B1D" w14:paraId="706896F0" w14:textId="77777777">
      <w:pPr>
        <w:pStyle w:val="Heading3"/>
      </w:pPr>
      <w:bookmarkStart w:name="_Toc1658345741" w:id="163"/>
      <w:bookmarkStart w:name="_Toc830656789" w:id="164"/>
      <w:r>
        <w:t>Backup and Fallback processes</w:t>
      </w:r>
      <w:bookmarkEnd w:id="163"/>
      <w:bookmarkEnd w:id="164"/>
    </w:p>
    <w:p w:rsidRPr="005E3B83" w:rsidR="005E3B83" w:rsidP="000A4806" w:rsidRDefault="005E3B83" w14:paraId="77737743" w14:textId="77777777">
      <w:pPr>
        <w:spacing w:after="240"/>
      </w:pPr>
      <w:r w:rsidRPr="005E3B83">
        <w:t xml:space="preserve">As soon as an issue with the CCCt is identified (e.g. blocking the process to run normally), the CCC must call or email Unicorn Core helpdesk. </w:t>
      </w:r>
    </w:p>
    <w:p w:rsidRPr="005E3B83" w:rsidR="005E3B83" w:rsidP="000A4806" w:rsidRDefault="005E3B83" w14:paraId="2BA2E3BC" w14:textId="2D9539E0">
      <w:pPr>
        <w:spacing w:after="240"/>
      </w:pPr>
      <w:r w:rsidRPr="005E3B83">
        <w:t>In case the issue is due to missing input data, please refer to the following backups and execute them before the indicated CET:</w:t>
      </w:r>
    </w:p>
    <w:tbl>
      <w:tblPr>
        <w:tblW w:w="9317" w:type="dxa"/>
        <w:tblLook w:val="06A0" w:firstRow="1" w:lastRow="0" w:firstColumn="1" w:lastColumn="0" w:noHBand="1" w:noVBand="1"/>
      </w:tblPr>
      <w:tblGrid>
        <w:gridCol w:w="8"/>
        <w:gridCol w:w="764"/>
        <w:gridCol w:w="800"/>
        <w:gridCol w:w="2196"/>
        <w:gridCol w:w="2865"/>
        <w:gridCol w:w="902"/>
        <w:gridCol w:w="957"/>
        <w:gridCol w:w="816"/>
        <w:gridCol w:w="9"/>
      </w:tblGrid>
      <w:tr w:rsidRPr="005E3B83" w:rsidR="00097F92" w:rsidTr="08EF246B" w14:paraId="77423D12" w14:textId="77777777">
        <w:trPr>
          <w:gridAfter w:val="1"/>
          <w:wAfter w:w="9" w:type="dxa"/>
          <w:trHeight w:val="528"/>
        </w:trPr>
        <w:tc>
          <w:tcPr>
            <w:tcW w:w="772" w:type="dxa"/>
            <w:gridSpan w:val="2"/>
            <w:tcBorders>
              <w:top w:val="nil"/>
              <w:left w:val="nil"/>
              <w:bottom w:val="single" w:color="FFFFFF" w:themeColor="background1" w:sz="8" w:space="0"/>
              <w:right w:val="single" w:color="FFFFFF" w:themeColor="background1" w:sz="8" w:space="0"/>
            </w:tcBorders>
            <w:shd w:val="clear" w:color="auto" w:fill="2F2F2F" w:themeFill="text2" w:themeFillShade="80"/>
            <w:tcMar/>
            <w:vAlign w:val="center"/>
          </w:tcPr>
          <w:p w:rsidRPr="007C13A7" w:rsidR="005E3B83" w:rsidP="000A4806" w:rsidRDefault="005E3B83" w14:paraId="23075B7F" w14:textId="77777777">
            <w:pPr>
              <w:rPr>
                <w:sz w:val="14"/>
                <w:szCs w:val="14"/>
              </w:rPr>
            </w:pPr>
            <w:r w:rsidRPr="007C13A7">
              <w:rPr>
                <w:sz w:val="14"/>
                <w:szCs w:val="14"/>
              </w:rPr>
              <w:t>Backup ID</w:t>
            </w:r>
          </w:p>
        </w:tc>
        <w:tc>
          <w:tcPr>
            <w:tcW w:w="8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7C13A7" w:rsidR="005E3B83" w:rsidP="000A4806" w:rsidRDefault="005E3B83" w14:paraId="6C4DD374" w14:textId="77777777">
            <w:pPr>
              <w:rPr>
                <w:sz w:val="14"/>
                <w:szCs w:val="14"/>
              </w:rPr>
            </w:pPr>
            <w:r w:rsidRPr="007C13A7">
              <w:rPr>
                <w:sz w:val="14"/>
                <w:szCs w:val="14"/>
              </w:rPr>
              <w:t>Process Step</w:t>
            </w:r>
          </w:p>
        </w:tc>
        <w:tc>
          <w:tcPr>
            <w:tcW w:w="219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7C13A7" w:rsidR="005E3B83" w:rsidP="000A4806" w:rsidRDefault="005E3B83" w14:paraId="00B5EB73" w14:textId="77777777">
            <w:pPr>
              <w:rPr>
                <w:sz w:val="14"/>
                <w:szCs w:val="14"/>
              </w:rPr>
            </w:pPr>
            <w:r w:rsidRPr="007C13A7">
              <w:rPr>
                <w:sz w:val="14"/>
                <w:szCs w:val="14"/>
              </w:rPr>
              <w:t>Description</w:t>
            </w:r>
          </w:p>
        </w:tc>
        <w:tc>
          <w:tcPr>
            <w:tcW w:w="286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7C13A7" w:rsidR="005E3B83" w:rsidP="000A4806" w:rsidRDefault="005E3B83" w14:paraId="5E165A3D" w14:textId="77777777">
            <w:pPr>
              <w:rPr>
                <w:sz w:val="14"/>
                <w:szCs w:val="14"/>
              </w:rPr>
            </w:pPr>
            <w:r w:rsidRPr="007C13A7">
              <w:rPr>
                <w:sz w:val="14"/>
                <w:szCs w:val="14"/>
              </w:rPr>
              <w:t>Solution/Action</w:t>
            </w:r>
          </w:p>
        </w:tc>
        <w:tc>
          <w:tcPr>
            <w:tcW w:w="902"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7C13A7" w:rsidR="005E3B83" w:rsidP="000A4806" w:rsidRDefault="005E3B83" w14:paraId="1A90D099" w14:textId="77777777">
            <w:pPr>
              <w:rPr>
                <w:sz w:val="14"/>
                <w:szCs w:val="14"/>
              </w:rPr>
            </w:pPr>
            <w:r w:rsidRPr="007C13A7">
              <w:rPr>
                <w:sz w:val="14"/>
                <w:szCs w:val="14"/>
              </w:rPr>
              <w:t>Owner</w:t>
            </w:r>
          </w:p>
        </w:tc>
        <w:tc>
          <w:tcPr>
            <w:tcW w:w="957"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tcMar/>
            <w:vAlign w:val="center"/>
          </w:tcPr>
          <w:p w:rsidRPr="007C13A7" w:rsidR="005E3B83" w:rsidP="000A4806" w:rsidRDefault="005E3B83" w14:paraId="409F34E1" w14:textId="77777777">
            <w:pPr>
              <w:rPr>
                <w:sz w:val="14"/>
                <w:szCs w:val="14"/>
              </w:rPr>
            </w:pPr>
            <w:r w:rsidRPr="007C13A7">
              <w:rPr>
                <w:sz w:val="14"/>
                <w:szCs w:val="14"/>
              </w:rPr>
              <w:t>Tool</w:t>
            </w:r>
          </w:p>
        </w:tc>
        <w:tc>
          <w:tcPr>
            <w:tcW w:w="816" w:type="dxa"/>
            <w:tcBorders>
              <w:top w:val="nil"/>
              <w:left w:val="single" w:color="FFFFFF" w:themeColor="background1" w:sz="8" w:space="0"/>
              <w:bottom w:val="nil"/>
              <w:right w:val="nil"/>
            </w:tcBorders>
            <w:shd w:val="clear" w:color="auto" w:fill="2F2F2F" w:themeFill="text2" w:themeFillShade="80"/>
            <w:tcMar/>
            <w:vAlign w:val="center"/>
          </w:tcPr>
          <w:p w:rsidRPr="007C13A7" w:rsidR="005E3B83" w:rsidP="000A4806" w:rsidRDefault="005E3B83" w14:paraId="36BC7787" w14:textId="77777777">
            <w:pPr>
              <w:rPr>
                <w:sz w:val="14"/>
                <w:szCs w:val="14"/>
              </w:rPr>
            </w:pPr>
            <w:r w:rsidRPr="007C13A7">
              <w:rPr>
                <w:sz w:val="14"/>
                <w:szCs w:val="14"/>
              </w:rPr>
              <w:t>Email Template #</w:t>
            </w:r>
          </w:p>
        </w:tc>
      </w:tr>
      <w:tr w:rsidRPr="007071DA" w:rsidR="005721D5" w:rsidTr="08EF246B" w14:paraId="29697509" w14:textId="77777777">
        <w:trPr>
          <w:gridBefore w:val="1"/>
          <w:wBefore w:w="8" w:type="dxa"/>
          <w:trHeight w:val="1089"/>
        </w:trPr>
        <w:tc>
          <w:tcPr>
            <w:tcW w:w="7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7071DA" w:rsidR="005721D5" w:rsidP="005721D5" w:rsidRDefault="47656B1D" w14:paraId="03FEED7D" w14:textId="2D10DDE1">
            <w:pPr>
              <w:rPr>
                <w:sz w:val="14"/>
                <w:szCs w:val="14"/>
              </w:rPr>
            </w:pPr>
            <w:r w:rsidRPr="47656B1D">
              <w:rPr>
                <w:sz w:val="14"/>
                <w:szCs w:val="14"/>
              </w:rPr>
              <w:t xml:space="preserve"> ID2_1</w:t>
            </w:r>
          </w:p>
        </w:tc>
        <w:tc>
          <w:tcPr>
            <w:tcW w:w="800" w:type="dxa"/>
            <w:vMerge w:val="restart"/>
            <w:tcBorders>
              <w:left w:val="single" w:color="FFFFFF" w:themeColor="background1" w:sz="8" w:space="0"/>
              <w:right w:val="single" w:color="FFFFFF" w:themeColor="background1" w:sz="8" w:space="0"/>
            </w:tcBorders>
            <w:shd w:val="clear" w:color="auto" w:fill="BFBFBF" w:themeFill="background1" w:themeFillShade="BF"/>
            <w:tcMar/>
            <w:vAlign w:val="center"/>
          </w:tcPr>
          <w:p w:rsidRPr="007071DA" w:rsidR="005721D5" w:rsidP="005721D5" w:rsidRDefault="005721D5" w14:paraId="65E97959" w14:textId="77B50F71">
            <w:pPr>
              <w:rPr>
                <w:sz w:val="14"/>
                <w:szCs w:val="14"/>
              </w:rPr>
            </w:pPr>
            <w:r>
              <w:rPr>
                <w:sz w:val="14"/>
                <w:szCs w:val="14"/>
              </w:rPr>
              <w:t>TSO data gathering</w:t>
            </w:r>
          </w:p>
        </w:tc>
        <w:tc>
          <w:tcPr>
            <w:tcW w:w="2196" w:type="dxa"/>
            <w:tcBorders>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7071DA" w:rsidR="005721D5" w:rsidP="005721D5" w:rsidRDefault="005721D5" w14:paraId="48E145B9" w14:textId="4D59019D">
            <w:pPr>
              <w:rPr>
                <w:sz w:val="14"/>
                <w:szCs w:val="14"/>
              </w:rPr>
            </w:pPr>
            <w:r w:rsidRPr="007071DA">
              <w:rPr>
                <w:sz w:val="14"/>
                <w:szCs w:val="14"/>
              </w:rPr>
              <w:t>Missing/error with AACs</w:t>
            </w:r>
          </w:p>
        </w:tc>
        <w:tc>
          <w:tcPr>
            <w:tcW w:w="2865" w:type="dxa"/>
            <w:tcBorders>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CE20B5" w:rsidR="005721D5" w:rsidP="005721D5" w:rsidRDefault="08EB1C5A" w14:paraId="6A9FB302" w14:textId="6589260D">
            <w:pPr>
              <w:rPr>
                <w:sz w:val="14"/>
                <w:szCs w:val="14"/>
              </w:rPr>
            </w:pPr>
            <w:r w:rsidRPr="08EB1C5A">
              <w:rPr>
                <w:b/>
                <w:bCs/>
                <w:sz w:val="14"/>
                <w:szCs w:val="14"/>
              </w:rPr>
              <w:t>If ID2-830-XX files are not provided to CCCt by XBID, then CCC operator provides manual ID2-830X files to CCCt</w:t>
            </w:r>
            <w:r w:rsidRPr="08EB1C5A">
              <w:rPr>
                <w:sz w:val="14"/>
                <w:szCs w:val="14"/>
              </w:rPr>
              <w:t xml:space="preserve"> </w:t>
            </w:r>
          </w:p>
          <w:p w:rsidRPr="00CE20B5" w:rsidR="005721D5" w:rsidP="005721D5" w:rsidRDefault="47656B1D" w14:paraId="0BA33ECD" w14:textId="77777777">
            <w:pPr>
              <w:rPr>
                <w:sz w:val="14"/>
                <w:szCs w:val="14"/>
              </w:rPr>
            </w:pPr>
            <w:r w:rsidRPr="47656B1D">
              <w:rPr>
                <w:sz w:val="14"/>
                <w:szCs w:val="14"/>
              </w:rPr>
              <w:t>1. Download per sFTP from XBID</w:t>
            </w:r>
          </w:p>
          <w:p w:rsidRPr="00CE20B5" w:rsidR="005721D5" w:rsidP="005721D5" w:rsidRDefault="47656B1D" w14:paraId="10AD079B" w14:textId="77777777">
            <w:pPr>
              <w:rPr>
                <w:sz w:val="14"/>
                <w:szCs w:val="14"/>
              </w:rPr>
            </w:pPr>
            <w:r w:rsidRPr="47656B1D">
              <w:rPr>
                <w:sz w:val="14"/>
                <w:szCs w:val="14"/>
              </w:rPr>
              <w:t>2. Upload via CCCt GUI</w:t>
            </w:r>
          </w:p>
          <w:p w:rsidRPr="00CE20B5" w:rsidR="005721D5" w:rsidP="005721D5" w:rsidRDefault="6FA6F48F" w14:paraId="59098393" w14:textId="7CA4676A">
            <w:pPr>
              <w:rPr>
                <w:sz w:val="14"/>
                <w:szCs w:val="14"/>
              </w:rPr>
            </w:pPr>
            <w:r w:rsidRPr="6FA6F48F">
              <w:rPr>
                <w:sz w:val="14"/>
                <w:szCs w:val="14"/>
              </w:rPr>
              <w:t xml:space="preserve">3. CCC to verify successful manual provision on CCCt GUI. </w:t>
            </w:r>
          </w:p>
          <w:p w:rsidRPr="00CE20B5" w:rsidR="005721D5" w:rsidP="005721D5" w:rsidRDefault="08EB1C5A" w14:paraId="5D097611" w14:textId="77777777">
            <w:pPr>
              <w:rPr>
                <w:sz w:val="14"/>
                <w:szCs w:val="14"/>
              </w:rPr>
            </w:pPr>
            <w:r w:rsidRPr="08EB1C5A">
              <w:rPr>
                <w:sz w:val="14"/>
                <w:szCs w:val="14"/>
              </w:rPr>
              <w:t>4. Inform all parties via Email.</w:t>
            </w:r>
          </w:p>
          <w:p w:rsidR="1E62EDFD" w:rsidP="1E62EDFD" w:rsidRDefault="1E62EDFD" w14:paraId="7EB55276" w14:textId="03B7E863">
            <w:pPr>
              <w:rPr>
                <w:sz w:val="14"/>
                <w:szCs w:val="14"/>
              </w:rPr>
            </w:pPr>
          </w:p>
          <w:p w:rsidR="1E62EDFD" w:rsidP="1E62EDFD" w:rsidRDefault="08EB1C5A" w14:paraId="2236ED5B" w14:textId="443F24DC">
            <w:pPr>
              <w:rPr>
                <w:sz w:val="14"/>
                <w:szCs w:val="14"/>
              </w:rPr>
            </w:pPr>
            <w:r w:rsidRPr="08EB1C5A">
              <w:rPr>
                <w:sz w:val="14"/>
                <w:szCs w:val="14"/>
              </w:rPr>
              <w:t>The manual provision of ID2-830-XX is on best effort basis. If not provided the process will continue with the CGM RefProg as input for the Initial ATC extraction.</w:t>
            </w:r>
          </w:p>
          <w:p w:rsidR="1E62EDFD" w:rsidP="1E62EDFD" w:rsidRDefault="1E62EDFD" w14:paraId="55698D81" w14:textId="3AFB460E">
            <w:pPr>
              <w:rPr>
                <w:sz w:val="14"/>
                <w:szCs w:val="14"/>
              </w:rPr>
            </w:pPr>
          </w:p>
          <w:p w:rsidR="1E62EDFD" w:rsidP="08EB1C5A" w:rsidRDefault="08EB1C5A" w14:paraId="4AA214F6" w14:textId="29D50A64">
            <w:pPr>
              <w:rPr>
                <w:b/>
                <w:bCs/>
                <w:sz w:val="14"/>
                <w:szCs w:val="14"/>
              </w:rPr>
            </w:pPr>
            <w:r w:rsidRPr="08EB1C5A">
              <w:rPr>
                <w:sz w:val="14"/>
                <w:szCs w:val="14"/>
              </w:rPr>
              <w:t>I</w:t>
            </w:r>
            <w:r w:rsidRPr="08EB1C5A">
              <w:rPr>
                <w:b/>
                <w:bCs/>
                <w:sz w:val="14"/>
                <w:szCs w:val="14"/>
              </w:rPr>
              <w:t>f no AACs are available also via sFTP:</w:t>
            </w:r>
          </w:p>
          <w:p w:rsidR="1E62EDFD" w:rsidP="08EB1C5A" w:rsidRDefault="08EB1C5A" w14:paraId="13F7C069" w14:textId="3B97C775">
            <w:pPr>
              <w:rPr>
                <w:sz w:val="14"/>
                <w:szCs w:val="14"/>
              </w:rPr>
            </w:pPr>
            <w:r w:rsidRPr="08EB1C5A">
              <w:rPr>
                <w:sz w:val="14"/>
                <w:szCs w:val="14"/>
              </w:rPr>
              <w:t xml:space="preserve">1. Open a </w:t>
            </w:r>
            <w:r w:rsidRPr="08EB1C5A">
              <w:rPr>
                <w:b/>
                <w:bCs/>
                <w:sz w:val="14"/>
                <w:szCs w:val="14"/>
              </w:rPr>
              <w:t xml:space="preserve">Major </w:t>
            </w:r>
            <w:r w:rsidRPr="08EB1C5A">
              <w:rPr>
                <w:sz w:val="14"/>
                <w:szCs w:val="14"/>
              </w:rPr>
              <w:t xml:space="preserve">IMT ticket at DBAG and follow the instructions by the Incident Committee (IC) SPOC. </w:t>
            </w:r>
          </w:p>
          <w:p w:rsidR="1E62EDFD" w:rsidP="08EB1C5A" w:rsidRDefault="1E62EDFD" w14:paraId="4A4FCDB8" w14:textId="38F6D667">
            <w:pPr>
              <w:rPr>
                <w:sz w:val="14"/>
                <w:szCs w:val="14"/>
              </w:rPr>
            </w:pPr>
          </w:p>
          <w:p w:rsidR="1E62EDFD" w:rsidP="08EB1C5A" w:rsidRDefault="305CC401" w14:paraId="5C874BEB" w14:textId="2E681A0E">
            <w:pPr>
              <w:rPr>
                <w:sz w:val="14"/>
                <w:szCs w:val="14"/>
              </w:rPr>
            </w:pPr>
            <w:r w:rsidRPr="305CC401">
              <w:rPr>
                <w:sz w:val="14"/>
                <w:szCs w:val="14"/>
              </w:rPr>
              <w:t>In case the issue cannot be solved until the last AAC delivery at 21:3</w:t>
            </w:r>
            <w:r w:rsidR="007C1655">
              <w:rPr>
                <w:sz w:val="14"/>
                <w:szCs w:val="14"/>
              </w:rPr>
              <w:t>9</w:t>
            </w:r>
            <w:r w:rsidRPr="305CC401">
              <w:rPr>
                <w:sz w:val="14"/>
                <w:szCs w:val="14"/>
              </w:rPr>
              <w:t>, the process will  be killed.</w:t>
            </w:r>
          </w:p>
          <w:p w:rsidRPr="00CE20B5" w:rsidR="005721D5" w:rsidP="005721D5" w:rsidRDefault="005721D5" w14:paraId="738CA4C8" w14:textId="7D69A8B0">
            <w:pPr>
              <w:rPr>
                <w:sz w:val="14"/>
                <w:szCs w:val="14"/>
              </w:rPr>
            </w:pPr>
          </w:p>
        </w:tc>
        <w:tc>
          <w:tcPr>
            <w:tcW w:w="902" w:type="dxa"/>
            <w:tcBorders>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7071DA" w:rsidR="005721D5" w:rsidP="005721D5" w:rsidRDefault="005721D5" w14:paraId="759A86B6" w14:textId="1AF8059E">
            <w:pPr>
              <w:rPr>
                <w:sz w:val="14"/>
                <w:szCs w:val="14"/>
              </w:rPr>
            </w:pPr>
            <w:r w:rsidRPr="007071DA">
              <w:rPr>
                <w:sz w:val="14"/>
                <w:szCs w:val="14"/>
              </w:rPr>
              <w:t>CCC</w:t>
            </w:r>
          </w:p>
        </w:tc>
        <w:tc>
          <w:tcPr>
            <w:tcW w:w="957" w:type="dxa"/>
            <w:tcBorders>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7071DA" w:rsidR="005721D5" w:rsidP="005721D5" w:rsidRDefault="005721D5" w14:paraId="442EF046" w14:textId="37FC3A1E">
            <w:pPr>
              <w:rPr>
                <w:sz w:val="14"/>
                <w:szCs w:val="14"/>
              </w:rPr>
            </w:pPr>
            <w:r w:rsidRPr="007071DA">
              <w:rPr>
                <w:sz w:val="14"/>
                <w:szCs w:val="14"/>
              </w:rPr>
              <w:t>Core CC tool</w:t>
            </w:r>
          </w:p>
        </w:tc>
        <w:tc>
          <w:tcPr>
            <w:tcW w:w="82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FDF" w:themeFill="text2" w:themeFillTint="33"/>
            <w:tcMar/>
            <w:vAlign w:val="center"/>
          </w:tcPr>
          <w:p w:rsidRPr="007071DA" w:rsidR="005721D5" w:rsidP="005721D5" w:rsidRDefault="005721D5" w14:paraId="57C48685" w14:textId="4E6A8D2C">
            <w:pPr>
              <w:rPr>
                <w:sz w:val="14"/>
                <w:szCs w:val="14"/>
              </w:rPr>
            </w:pPr>
            <w:r w:rsidRPr="6CC4606F">
              <w:rPr>
                <w:sz w:val="14"/>
                <w:szCs w:val="14"/>
              </w:rPr>
              <w:t>13</w:t>
            </w:r>
          </w:p>
        </w:tc>
      </w:tr>
      <w:tr w:rsidRPr="007071DA" w:rsidR="005721D5" w:rsidTr="08EF246B" w14:paraId="4C7BA5DD" w14:textId="77777777">
        <w:trPr>
          <w:gridBefore w:val="1"/>
          <w:wBefore w:w="8" w:type="dxa"/>
          <w:trHeight w:val="1089"/>
        </w:trPr>
        <w:tc>
          <w:tcPr>
            <w:tcW w:w="7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Pr="007071DA" w:rsidR="005721D5" w:rsidP="005721D5" w:rsidRDefault="47656B1D" w14:paraId="2F0581F4" w14:textId="4B8DDA9A">
            <w:pPr>
              <w:rPr>
                <w:sz w:val="14"/>
                <w:szCs w:val="14"/>
              </w:rPr>
            </w:pPr>
            <w:r w:rsidRPr="47656B1D">
              <w:rPr>
                <w:sz w:val="14"/>
                <w:szCs w:val="14"/>
              </w:rPr>
              <w:t>ID2_2</w:t>
            </w:r>
          </w:p>
        </w:tc>
        <w:tc>
          <w:tcPr>
            <w:tcW w:w="800" w:type="dxa"/>
            <w:vMerge/>
            <w:tcMar/>
            <w:vAlign w:val="center"/>
          </w:tcPr>
          <w:p w:rsidRPr="007071DA" w:rsidR="005721D5" w:rsidP="005721D5" w:rsidRDefault="005721D5" w14:paraId="01573068" w14:textId="1FC51CFF">
            <w:pPr>
              <w:rPr>
                <w:sz w:val="14"/>
                <w:szCs w:val="14"/>
              </w:rPr>
            </w:pPr>
          </w:p>
        </w:tc>
        <w:tc>
          <w:tcPr>
            <w:tcW w:w="2196"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tcMar/>
            <w:vAlign w:val="center"/>
          </w:tcPr>
          <w:p w:rsidRPr="00B40048" w:rsidR="005721D5" w:rsidP="005721D5" w:rsidRDefault="47656B1D" w14:paraId="08E8B331" w14:textId="5CED43C8">
            <w:pPr>
              <w:rPr>
                <w:sz w:val="14"/>
                <w:szCs w:val="14"/>
              </w:rPr>
            </w:pPr>
            <w:commentRangeStart w:id="1347904013"/>
            <w:commentRangeStart w:id="1746214563"/>
            <w:r w:rsidRPr="08EF246B" w:rsidR="08EF246B">
              <w:rPr>
                <w:sz w:val="14"/>
                <w:szCs w:val="14"/>
              </w:rPr>
              <w:t xml:space="preserve">Missing </w:t>
            </w:r>
            <w:ins w:author="Moritz Körner" w:date="2026-03-29T15:19:08.543Z" w16du:dateUtc="2026-03-29T15:19:08.543Z" w:id="1969164765">
              <w:r w:rsidRPr="08EF246B" w:rsidR="08EF246B">
                <w:rPr>
                  <w:sz w:val="14"/>
                  <w:szCs w:val="14"/>
                </w:rPr>
                <w:t>DA/</w:t>
              </w:r>
            </w:ins>
            <w:r w:rsidRPr="08EF246B" w:rsidR="08EF246B">
              <w:rPr>
                <w:sz w:val="14"/>
                <w:szCs w:val="14"/>
              </w:rPr>
              <w:t>ID</w:t>
            </w:r>
            <w:ins w:author="Moritz Körner" w:date="2026-03-29T15:19:10.401Z" w16du:dateUtc="2026-03-29T15:19:10.401Z" w:id="1993902279">
              <w:r w:rsidRPr="08EF246B" w:rsidR="08EF246B">
                <w:rPr>
                  <w:sz w:val="14"/>
                  <w:szCs w:val="14"/>
                </w:rPr>
                <w:t>x</w:t>
              </w:r>
            </w:ins>
            <w:del w:author="Moritz Körner" w:date="2026-03-29T15:19:09.961Z" w16du:dateUtc="2026-03-29T15:19:09.961Z" w:id="19258715">
              <w:r w:rsidRPr="08EF246B" w:rsidDel="08EF246B">
                <w:rPr>
                  <w:sz w:val="14"/>
                  <w:szCs w:val="14"/>
                </w:rPr>
                <w:delText>1</w:delText>
              </w:r>
            </w:del>
            <w:r w:rsidRPr="08EF246B" w:rsidR="08EF246B">
              <w:rPr>
                <w:sz w:val="14"/>
                <w:szCs w:val="14"/>
              </w:rPr>
              <w:t xml:space="preserve"> input data: </w:t>
            </w:r>
            <w:del w:author="Moritz Körner" w:date="2026-03-29T15:19:17.841Z" w16du:dateUtc="2026-03-29T15:19:17.841Z" w:id="1596307176">
              <w:r w:rsidRPr="08EF246B" w:rsidDel="08EF246B">
                <w:rPr>
                  <w:sz w:val="14"/>
                  <w:szCs w:val="14"/>
                </w:rPr>
                <w:delText>ID</w:delText>
              </w:r>
            </w:del>
            <w:r w:rsidRPr="08EF246B" w:rsidR="08EF246B">
              <w:rPr>
                <w:sz w:val="14"/>
                <w:szCs w:val="14"/>
              </w:rPr>
              <w:t xml:space="preserve"> CCCt is available</w:t>
            </w:r>
            <w:commentRangeEnd w:id="1347904013"/>
            <w:r>
              <w:rPr>
                <w:rStyle w:val="CommentReference"/>
              </w:rPr>
              <w:commentReference w:id="1347904013"/>
            </w:r>
            <w:commentRangeEnd w:id="1746214563"/>
            <w:r>
              <w:rPr>
                <w:rStyle w:val="CommentReference"/>
              </w:rPr>
              <w:commentReference w:id="1746214563"/>
            </w:r>
          </w:p>
        </w:tc>
        <w:tc>
          <w:tcPr>
            <w:tcW w:w="286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Pr="00B40048" w:rsidR="005721D5" w:rsidP="005721D5" w:rsidRDefault="47656B1D" w14:paraId="622F1520" w14:textId="642273B0">
            <w:pPr>
              <w:rPr>
                <w:sz w:val="14"/>
                <w:szCs w:val="14"/>
              </w:rPr>
            </w:pPr>
            <w:r w:rsidRPr="08EF246B" w:rsidR="08EF246B">
              <w:rPr>
                <w:sz w:val="14"/>
                <w:szCs w:val="14"/>
              </w:rPr>
              <w:t xml:space="preserve">1. For the same BD, download data from </w:t>
            </w:r>
            <w:ins w:author="Moritz Körner" w:date="2026-03-29T15:19:33.715Z" w16du:dateUtc="2026-03-29T15:19:33.715Z" w:id="321761054">
              <w:r w:rsidRPr="08EF246B" w:rsidR="08EF246B">
                <w:rPr>
                  <w:sz w:val="14"/>
                  <w:szCs w:val="14"/>
                </w:rPr>
                <w:t>DA/</w:t>
              </w:r>
            </w:ins>
            <w:r w:rsidRPr="08EF246B" w:rsidR="08EF246B">
              <w:rPr>
                <w:sz w:val="14"/>
                <w:szCs w:val="14"/>
              </w:rPr>
              <w:t>ID</w:t>
            </w:r>
            <w:ins w:author="Moritz Körner" w:date="2026-03-29T15:19:35.744Z" w16du:dateUtc="2026-03-29T15:19:35.744Z" w:id="2082898413">
              <w:r w:rsidRPr="08EF246B" w:rsidR="08EF246B">
                <w:rPr>
                  <w:sz w:val="14"/>
                  <w:szCs w:val="14"/>
                </w:rPr>
                <w:t>x</w:t>
              </w:r>
            </w:ins>
            <w:del w:author="Moritz Körner" w:date="2026-03-29T15:19:36.73Z" w16du:dateUtc="2026-03-29T15:19:36.73Z" w:id="721849230">
              <w:r w:rsidRPr="08EF246B" w:rsidDel="08EF246B">
                <w:rPr>
                  <w:sz w:val="14"/>
                  <w:szCs w:val="14"/>
                </w:rPr>
                <w:delText>1</w:delText>
              </w:r>
            </w:del>
            <w:r w:rsidRPr="08EF246B" w:rsidR="08EF246B">
              <w:rPr>
                <w:sz w:val="14"/>
                <w:szCs w:val="14"/>
              </w:rPr>
              <w:t xml:space="preserve"> CCCt and upload to ID2 process instance.</w:t>
            </w:r>
            <w:r>
              <w:br/>
            </w:r>
            <w:r w:rsidRPr="08EF246B" w:rsidR="08EF246B">
              <w:rPr>
                <w:sz w:val="14"/>
                <w:szCs w:val="14"/>
              </w:rPr>
              <w:t>2. Contact USY to investigate communication issues.</w:t>
            </w:r>
          </w:p>
        </w:tc>
        <w:tc>
          <w:tcPr>
            <w:tcW w:w="902"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Pr="00B40048" w:rsidR="005721D5" w:rsidP="005721D5" w:rsidRDefault="005721D5" w14:paraId="434A460D" w14:textId="6C787721">
            <w:pPr>
              <w:rPr>
                <w:sz w:val="14"/>
                <w:szCs w:val="14"/>
              </w:rPr>
            </w:pPr>
            <w:r w:rsidRPr="00B40048">
              <w:rPr>
                <w:sz w:val="14"/>
                <w:szCs w:val="14"/>
              </w:rPr>
              <w:t>CCC</w:t>
            </w:r>
          </w:p>
        </w:tc>
        <w:tc>
          <w:tcPr>
            <w:tcW w:w="95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Pr="00B40048" w:rsidR="005721D5" w:rsidP="08EF246B" w:rsidRDefault="47656B1D" w14:paraId="07602552" w14:textId="587F9D6C">
            <w:pPr>
              <w:rPr>
                <w:ins w:author="Moritz Körner" w:date="2026-03-29T15:19:50.031Z" w16du:dateUtc="2026-03-29T15:19:50.031Z" w:id="58928698"/>
                <w:sz w:val="14"/>
                <w:szCs w:val="14"/>
              </w:rPr>
            </w:pPr>
            <w:r w:rsidRPr="08EF246B" w:rsidR="08EF246B">
              <w:rPr>
                <w:sz w:val="14"/>
                <w:szCs w:val="14"/>
              </w:rPr>
              <w:t>ID_CCCt</w:t>
            </w:r>
          </w:p>
          <w:p w:rsidRPr="00B40048" w:rsidR="005721D5" w:rsidP="005721D5" w:rsidRDefault="47656B1D" w14:paraId="136E4594" w14:textId="6B0A9B9D">
            <w:pPr>
              <w:rPr>
                <w:sz w:val="14"/>
                <w:szCs w:val="14"/>
              </w:rPr>
            </w:pPr>
            <w:ins w:author="Moritz Körner" w:date="2026-03-29T15:19:55.077Z" w16du:dateUtc="2026-03-29T15:19:55.077Z" w:id="1090670233">
              <w:r w:rsidRPr="08EF246B" w:rsidR="08EF246B">
                <w:rPr>
                  <w:sz w:val="14"/>
                  <w:szCs w:val="14"/>
                </w:rPr>
                <w:t>DA_CCCt</w:t>
              </w:r>
            </w:ins>
          </w:p>
        </w:tc>
        <w:tc>
          <w:tcPr>
            <w:tcW w:w="825" w:type="dxa"/>
            <w:gridSpan w:val="2"/>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Pr="00B40048" w:rsidR="005721D5" w:rsidP="005721D5" w:rsidRDefault="6FA6F48F" w14:paraId="087004FA" w14:textId="44F9A3EC">
            <w:pPr>
              <w:rPr>
                <w:sz w:val="14"/>
                <w:szCs w:val="14"/>
              </w:rPr>
            </w:pPr>
            <w:r w:rsidRPr="00B40048">
              <w:rPr>
                <w:sz w:val="14"/>
                <w:szCs w:val="14"/>
              </w:rPr>
              <w:t>-</w:t>
            </w:r>
          </w:p>
        </w:tc>
      </w:tr>
      <w:tr w:rsidR="47656B1D" w:rsidTr="08EF246B" w14:paraId="6D3E3486" w14:textId="77777777">
        <w:trPr>
          <w:gridBefore w:val="1"/>
          <w:wBefore w:w="8" w:type="dxa"/>
          <w:trHeight w:val="602"/>
        </w:trPr>
        <w:tc>
          <w:tcPr>
            <w:tcW w:w="7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47656B1D" w:rsidP="47656B1D" w:rsidRDefault="47E385B5" w14:paraId="1ABEAD83" w14:textId="6F2CAC57">
            <w:pPr>
              <w:rPr>
                <w:sz w:val="14"/>
                <w:szCs w:val="14"/>
              </w:rPr>
            </w:pPr>
            <w:r w:rsidRPr="47E385B5">
              <w:rPr>
                <w:sz w:val="14"/>
                <w:szCs w:val="14"/>
              </w:rPr>
              <w:t>ID2_</w:t>
            </w:r>
            <w:r w:rsidR="00887342">
              <w:rPr>
                <w:sz w:val="14"/>
                <w:szCs w:val="14"/>
              </w:rPr>
              <w:t>3</w:t>
            </w:r>
          </w:p>
        </w:tc>
        <w:tc>
          <w:tcPr>
            <w:tcW w:w="800" w:type="dxa"/>
            <w:vMerge/>
            <w:tcMar/>
            <w:vAlign w:val="center"/>
          </w:tcPr>
          <w:p w:rsidR="00647CB3" w:rsidRDefault="00647CB3" w14:paraId="0E5A9E34" w14:textId="77777777"/>
        </w:tc>
        <w:tc>
          <w:tcPr>
            <w:tcW w:w="2196"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tcMar/>
            <w:vAlign w:val="center"/>
          </w:tcPr>
          <w:p w:rsidR="47656B1D" w:rsidP="47656B1D" w:rsidRDefault="47656B1D" w14:paraId="6D809905" w14:textId="63E7E934">
            <w:pPr>
              <w:rPr>
                <w:sz w:val="14"/>
                <w:szCs w:val="14"/>
              </w:rPr>
            </w:pPr>
            <w:r w:rsidRPr="47656B1D">
              <w:rPr>
                <w:sz w:val="14"/>
                <w:szCs w:val="14"/>
              </w:rPr>
              <w:t>No computed AACs were provided by IDCC(a)</w:t>
            </w:r>
          </w:p>
        </w:tc>
        <w:tc>
          <w:tcPr>
            <w:tcW w:w="286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47656B1D" w:rsidP="47656B1D" w:rsidRDefault="47656B1D" w14:paraId="6DEB4C7F" w14:textId="793C015E">
            <w:pPr>
              <w:rPr>
                <w:sz w:val="14"/>
                <w:szCs w:val="14"/>
              </w:rPr>
            </w:pPr>
            <w:r w:rsidRPr="47656B1D">
              <w:rPr>
                <w:sz w:val="14"/>
                <w:szCs w:val="14"/>
              </w:rPr>
              <w:t xml:space="preserve">1. Gather the confirmation from TSOs of their successful manual provision of AACs to XBID until the deadline 20:00. </w:t>
            </w:r>
          </w:p>
          <w:p w:rsidR="47656B1D" w:rsidP="47656B1D" w:rsidRDefault="47656B1D" w14:paraId="1BEACCA9" w14:textId="79EDC24A">
            <w:pPr>
              <w:rPr>
                <w:sz w:val="14"/>
                <w:szCs w:val="14"/>
              </w:rPr>
            </w:pPr>
          </w:p>
          <w:p w:rsidR="47656B1D" w:rsidP="47656B1D" w:rsidRDefault="220428D0" w14:paraId="5CFD9037" w14:textId="40762421">
            <w:pPr>
              <w:rPr>
                <w:sz w:val="14"/>
                <w:szCs w:val="14"/>
              </w:rPr>
            </w:pPr>
            <w:r w:rsidRPr="220428D0">
              <w:rPr>
                <w:sz w:val="14"/>
                <w:szCs w:val="14"/>
              </w:rPr>
              <w:t>If all confirmations are available:</w:t>
            </w:r>
          </w:p>
          <w:p w:rsidR="47656B1D" w:rsidP="47656B1D" w:rsidRDefault="001A69AD" w14:paraId="507FFFF4" w14:textId="7AC2DE42">
            <w:pPr>
              <w:rPr>
                <w:sz w:val="14"/>
                <w:szCs w:val="14"/>
              </w:rPr>
            </w:pPr>
            <w:r>
              <w:rPr>
                <w:sz w:val="14"/>
                <w:szCs w:val="14"/>
              </w:rPr>
              <w:t xml:space="preserve">1. </w:t>
            </w:r>
            <w:r w:rsidRPr="220428D0" w:rsidR="220428D0">
              <w:rPr>
                <w:sz w:val="14"/>
                <w:szCs w:val="14"/>
              </w:rPr>
              <w:t xml:space="preserve"> Continue the IDCC(b) process.</w:t>
            </w:r>
          </w:p>
          <w:p w:rsidR="220428D0" w:rsidP="220428D0" w:rsidRDefault="220428D0" w14:paraId="14799460" w14:textId="6812F0E4">
            <w:pPr>
              <w:rPr>
                <w:sz w:val="14"/>
                <w:szCs w:val="14"/>
              </w:rPr>
            </w:pPr>
          </w:p>
          <w:p w:rsidR="47656B1D" w:rsidP="47656B1D" w:rsidRDefault="47656B1D" w14:paraId="7B59FF6C" w14:textId="07DFA34D">
            <w:pPr>
              <w:rPr>
                <w:sz w:val="14"/>
                <w:szCs w:val="14"/>
              </w:rPr>
            </w:pPr>
            <w:r w:rsidRPr="47656B1D">
              <w:rPr>
                <w:sz w:val="14"/>
                <w:szCs w:val="14"/>
              </w:rPr>
              <w:t>If at least one confirmation is missing:</w:t>
            </w:r>
          </w:p>
          <w:p w:rsidR="47656B1D" w:rsidP="220428D0" w:rsidRDefault="220428D0" w14:paraId="10A4F03A" w14:textId="7AC74D3F">
            <w:pPr>
              <w:rPr>
                <w:sz w:val="14"/>
                <w:szCs w:val="14"/>
              </w:rPr>
            </w:pPr>
            <w:r w:rsidRPr="220428D0">
              <w:rPr>
                <w:sz w:val="14"/>
                <w:szCs w:val="14"/>
              </w:rPr>
              <w:t>2. Kill the process instance via the “Kill Button”</w:t>
            </w:r>
          </w:p>
          <w:p w:rsidR="47656B1D" w:rsidP="47656B1D" w:rsidRDefault="220428D0" w14:paraId="62445DF2" w14:textId="2ADE4F40">
            <w:pPr>
              <w:rPr>
                <w:sz w:val="14"/>
                <w:szCs w:val="14"/>
              </w:rPr>
            </w:pPr>
            <w:r w:rsidRPr="220428D0">
              <w:rPr>
                <w:sz w:val="14"/>
                <w:szCs w:val="14"/>
              </w:rPr>
              <w:t xml:space="preserve">3. Send email to inform all parties about the failure of the process. </w:t>
            </w:r>
          </w:p>
        </w:tc>
        <w:tc>
          <w:tcPr>
            <w:tcW w:w="902"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47656B1D" w:rsidP="47656B1D" w:rsidRDefault="47656B1D" w14:paraId="028DCF9F" w14:textId="28A7269F">
            <w:pPr>
              <w:rPr>
                <w:sz w:val="14"/>
                <w:szCs w:val="14"/>
              </w:rPr>
            </w:pPr>
            <w:r w:rsidRPr="47656B1D">
              <w:rPr>
                <w:sz w:val="14"/>
                <w:szCs w:val="14"/>
              </w:rPr>
              <w:t>CCC</w:t>
            </w:r>
          </w:p>
        </w:tc>
        <w:tc>
          <w:tcPr>
            <w:tcW w:w="95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47656B1D" w:rsidP="47656B1D" w:rsidRDefault="47656B1D" w14:paraId="4AAFCA19" w14:textId="0F2197FF">
            <w:pPr>
              <w:rPr>
                <w:sz w:val="14"/>
                <w:szCs w:val="14"/>
              </w:rPr>
            </w:pPr>
            <w:r w:rsidRPr="47656B1D">
              <w:rPr>
                <w:sz w:val="14"/>
                <w:szCs w:val="14"/>
              </w:rPr>
              <w:t>ID_CCCt, email</w:t>
            </w:r>
          </w:p>
        </w:tc>
        <w:tc>
          <w:tcPr>
            <w:tcW w:w="825" w:type="dxa"/>
            <w:gridSpan w:val="2"/>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47656B1D" w:rsidP="47656B1D" w:rsidRDefault="47656B1D" w14:paraId="339E3DB5" w14:textId="15E4FF0A">
            <w:pPr>
              <w:rPr>
                <w:sz w:val="14"/>
                <w:szCs w:val="14"/>
              </w:rPr>
            </w:pPr>
            <w:r w:rsidRPr="47656B1D">
              <w:rPr>
                <w:sz w:val="14"/>
                <w:szCs w:val="14"/>
              </w:rPr>
              <w:t>2</w:t>
            </w:r>
          </w:p>
        </w:tc>
      </w:tr>
      <w:tr w:rsidR="47656B1D" w:rsidTr="08EF246B" w14:paraId="757531B9" w14:textId="77777777">
        <w:trPr>
          <w:gridBefore w:val="1"/>
          <w:wBefore w:w="8" w:type="dxa"/>
          <w:trHeight w:val="1089"/>
        </w:trPr>
        <w:tc>
          <w:tcPr>
            <w:tcW w:w="7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tcMar/>
            <w:vAlign w:val="center"/>
          </w:tcPr>
          <w:p w:rsidR="47656B1D" w:rsidP="47656B1D" w:rsidRDefault="47E385B5" w14:paraId="62509A78" w14:textId="1FDC6D02">
            <w:pPr>
              <w:rPr>
                <w:sz w:val="14"/>
                <w:szCs w:val="14"/>
              </w:rPr>
            </w:pPr>
            <w:r w:rsidRPr="47E385B5">
              <w:rPr>
                <w:sz w:val="14"/>
                <w:szCs w:val="14"/>
              </w:rPr>
              <w:t>ID2_</w:t>
            </w:r>
            <w:r w:rsidR="00887342">
              <w:rPr>
                <w:sz w:val="14"/>
                <w:szCs w:val="14"/>
              </w:rPr>
              <w:t>4</w:t>
            </w:r>
          </w:p>
        </w:tc>
        <w:tc>
          <w:tcPr>
            <w:tcW w:w="800" w:type="dxa"/>
            <w:vMerge/>
            <w:tcMar/>
            <w:vAlign w:val="center"/>
          </w:tcPr>
          <w:p w:rsidR="00647CB3" w:rsidRDefault="00647CB3" w14:paraId="75685F35" w14:textId="77777777"/>
        </w:tc>
        <w:tc>
          <w:tcPr>
            <w:tcW w:w="2196" w:type="dxa"/>
            <w:vMerge/>
            <w:tcMar/>
            <w:vAlign w:val="center"/>
          </w:tcPr>
          <w:p w:rsidR="00647CB3" w:rsidRDefault="00647CB3" w14:paraId="01C65A5D" w14:textId="77777777"/>
        </w:tc>
        <w:tc>
          <w:tcPr>
            <w:tcW w:w="286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47656B1D" w:rsidP="47656B1D" w:rsidRDefault="47656B1D" w14:paraId="604E4CE8" w14:textId="1625DF13">
            <w:pPr>
              <w:rPr>
                <w:sz w:val="14"/>
                <w:szCs w:val="14"/>
              </w:rPr>
            </w:pPr>
            <w:r w:rsidRPr="47656B1D">
              <w:rPr>
                <w:sz w:val="14"/>
                <w:szCs w:val="14"/>
              </w:rPr>
              <w:t xml:space="preserve">1. Provide computed AACs to XBID by the means of local tooling latest until 20:00 (Necessary to start IDCC(b) later on). </w:t>
            </w:r>
          </w:p>
          <w:p w:rsidR="47656B1D" w:rsidP="47656B1D" w:rsidRDefault="47656B1D" w14:paraId="6853D13F" w14:textId="08A7CD91">
            <w:pPr>
              <w:rPr>
                <w:sz w:val="14"/>
                <w:szCs w:val="14"/>
              </w:rPr>
            </w:pPr>
            <w:r w:rsidRPr="47656B1D">
              <w:rPr>
                <w:sz w:val="14"/>
                <w:szCs w:val="14"/>
              </w:rPr>
              <w:t xml:space="preserve">2. Confirm to the CCC about the correct presence of AACs in XBID. </w:t>
            </w:r>
          </w:p>
          <w:p w:rsidR="47656B1D" w:rsidP="47656B1D" w:rsidRDefault="47656B1D" w14:paraId="749ABD46" w14:textId="3EE063B5">
            <w:pPr>
              <w:rPr>
                <w:sz w:val="14"/>
                <w:szCs w:val="14"/>
              </w:rPr>
            </w:pPr>
          </w:p>
          <w:p w:rsidR="47656B1D" w:rsidP="47656B1D" w:rsidRDefault="47656B1D" w14:paraId="1BD93F95" w14:textId="57F50713">
            <w:pPr>
              <w:rPr>
                <w:b/>
                <w:bCs/>
                <w:sz w:val="14"/>
                <w:szCs w:val="14"/>
              </w:rPr>
            </w:pPr>
            <w:r w:rsidRPr="47656B1D">
              <w:rPr>
                <w:b/>
                <w:bCs/>
                <w:sz w:val="14"/>
                <w:szCs w:val="14"/>
                <w:u w:val="single"/>
              </w:rPr>
              <w:t>Note:</w:t>
            </w:r>
            <w:r w:rsidRPr="47656B1D">
              <w:rPr>
                <w:b/>
                <w:bCs/>
                <w:sz w:val="14"/>
                <w:szCs w:val="14"/>
              </w:rPr>
              <w:t xml:space="preserve"> Deadline 20:00 to ensure that AACs are available for the initial ATC Extraction in IDCC(b) and, thus, for the ATC based validation.</w:t>
            </w:r>
          </w:p>
          <w:p w:rsidR="47656B1D" w:rsidP="47656B1D" w:rsidRDefault="47656B1D" w14:paraId="63A05584" w14:textId="02982491">
            <w:pPr>
              <w:rPr>
                <w:sz w:val="14"/>
                <w:szCs w:val="14"/>
              </w:rPr>
            </w:pPr>
          </w:p>
        </w:tc>
        <w:tc>
          <w:tcPr>
            <w:tcW w:w="902"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47656B1D" w:rsidP="47656B1D" w:rsidRDefault="47656B1D" w14:paraId="6F3D600D" w14:textId="34196B24">
            <w:pPr>
              <w:rPr>
                <w:sz w:val="14"/>
                <w:szCs w:val="14"/>
              </w:rPr>
            </w:pPr>
            <w:r w:rsidRPr="47656B1D">
              <w:rPr>
                <w:sz w:val="14"/>
                <w:szCs w:val="14"/>
              </w:rPr>
              <w:t>TSO</w:t>
            </w:r>
          </w:p>
        </w:tc>
        <w:tc>
          <w:tcPr>
            <w:tcW w:w="95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47656B1D" w:rsidP="47656B1D" w:rsidRDefault="47656B1D" w14:paraId="18B0BB34" w14:textId="08307E01">
            <w:pPr>
              <w:rPr>
                <w:sz w:val="14"/>
                <w:szCs w:val="14"/>
              </w:rPr>
            </w:pPr>
            <w:r w:rsidRPr="47656B1D">
              <w:rPr>
                <w:sz w:val="14"/>
                <w:szCs w:val="14"/>
              </w:rPr>
              <w:t>Local Tooling, email</w:t>
            </w:r>
          </w:p>
        </w:tc>
        <w:tc>
          <w:tcPr>
            <w:tcW w:w="825" w:type="dxa"/>
            <w:gridSpan w:val="2"/>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tcMar/>
            <w:vAlign w:val="center"/>
          </w:tcPr>
          <w:p w:rsidR="47656B1D" w:rsidP="47656B1D" w:rsidRDefault="47656B1D" w14:paraId="349794AF" w14:textId="2F9D5BB1">
            <w:pPr>
              <w:rPr>
                <w:sz w:val="14"/>
                <w:szCs w:val="14"/>
              </w:rPr>
            </w:pPr>
            <w:r w:rsidRPr="47656B1D">
              <w:rPr>
                <w:sz w:val="14"/>
                <w:szCs w:val="14"/>
              </w:rPr>
              <w:t>-</w:t>
            </w:r>
          </w:p>
        </w:tc>
      </w:tr>
    </w:tbl>
    <w:p w:rsidRPr="002530D3" w:rsidR="005E3B83" w:rsidP="000A4806" w:rsidRDefault="6FACA039" w14:paraId="5DE115A8" w14:textId="2F579524">
      <w:pPr>
        <w:spacing w:after="240"/>
        <w:rPr>
          <w:b/>
          <w:bCs/>
        </w:rPr>
      </w:pPr>
      <w:r w:rsidRPr="6FACA039">
        <w:rPr>
          <w:b/>
          <w:bCs/>
        </w:rPr>
        <w:t>Disclaimer – the general principle applied is that the message sender is responsible for the correct provisioning of the files. Therefore, for AAC provisioning from XBID to CCCt it is XBID who is responsible for the correct provisioning. Therefore, under no circumstances can the CCCt operator be held responsible for the non-provisioning of AACs from XBID. However, to facilitate the IDCC(b) process, the CCC can provide manual actions at best effort to support in the receiving of files from XBID. The file in the naming convention “ID-2 830" is configurable in XBID which has the naming convention “TAR”</w:t>
      </w:r>
      <w:r w:rsidR="009C061D">
        <w:rPr>
          <w:b/>
          <w:bCs/>
        </w:rPr>
        <w:t>.</w:t>
      </w:r>
      <w:r w:rsidRPr="002530D3" w:rsidR="009C061D">
        <w:rPr>
          <w:b/>
          <w:bCs/>
        </w:rPr>
        <w:t xml:space="preserve"> </w:t>
      </w:r>
    </w:p>
    <w:p w:rsidRPr="005E3B83" w:rsidR="005E3B83" w:rsidP="00B47D5C" w:rsidRDefault="2E1370C8" w14:paraId="1F08C0C0" w14:textId="77777777">
      <w:pPr>
        <w:pStyle w:val="Heading2"/>
      </w:pPr>
      <w:bookmarkStart w:name="_Toc70998481" w:id="165"/>
      <w:bookmarkStart w:name="_Toc290897751" w:id="166"/>
      <w:bookmarkStart w:name="_Toc118648544" w:id="167"/>
      <w:bookmarkStart w:name="_Toc224121664" w:id="168"/>
      <w:commentRangeStart w:id="169"/>
      <w:r>
        <w:t>First, Second and Third CGM Data Gathering</w:t>
      </w:r>
      <w:bookmarkEnd w:id="165"/>
      <w:bookmarkEnd w:id="166"/>
      <w:bookmarkEnd w:id="167"/>
      <w:bookmarkEnd w:id="168"/>
      <w:commentRangeEnd w:id="169"/>
      <w:r w:rsidRPr="005E3B83" w:rsidR="029219A7">
        <w:rPr>
          <w:rStyle w:val="CommentReference"/>
          <w:sz w:val="28"/>
          <w:szCs w:val="22"/>
        </w:rPr>
        <w:commentReference w:id="169"/>
      </w:r>
    </w:p>
    <w:p w:rsidRPr="00B40048" w:rsidR="005E3B83" w:rsidP="000A4806" w:rsidRDefault="005E3B83" w14:paraId="2DD73CC0" w14:textId="77777777">
      <w:pPr>
        <w:spacing w:after="240"/>
      </w:pPr>
      <w:r w:rsidRPr="00B40048">
        <w:t>Coreso as Merging Entity provides grid model related inputs for the capacity calculation:</w:t>
      </w:r>
    </w:p>
    <w:p w:rsidRPr="00B40048" w:rsidR="005E3B83" w:rsidP="4B12A91F" w:rsidRDefault="4B12A91F" w14:paraId="354251AA" w14:textId="0A2BD88E">
      <w:pPr>
        <w:pStyle w:val="ListParagraph"/>
        <w:spacing w:after="240"/>
      </w:pPr>
      <w:r w:rsidRPr="00B40048">
        <w:t>The combined DACF CGMs for the 24 timestamps covered by IDCC(b) in zip file (ID2-613)</w:t>
      </w:r>
    </w:p>
    <w:p w:rsidRPr="00B40048" w:rsidR="005E3B83" w:rsidP="4B12A91F" w:rsidRDefault="4B12A91F" w14:paraId="4C43BE46" w14:textId="77777777">
      <w:pPr>
        <w:pStyle w:val="ListParagraph"/>
        <w:spacing w:after="240"/>
      </w:pPr>
      <w:r w:rsidRPr="00B40048">
        <w:t>AAC grid model (ID2- 751)</w:t>
      </w:r>
    </w:p>
    <w:p w:rsidRPr="00B40048" w:rsidR="4B12A91F" w:rsidP="4B12A91F" w:rsidRDefault="4B12A91F" w14:paraId="68692DAC" w14:textId="0206B886">
      <w:pPr>
        <w:pStyle w:val="ListParagraph"/>
        <w:spacing w:after="240"/>
      </w:pPr>
      <w:r w:rsidRPr="00B40048">
        <w:t>X-nodes value file for virtual hubs associated to internal interconnectors (ID2-752)</w:t>
      </w:r>
    </w:p>
    <w:p w:rsidRPr="00B40048" w:rsidR="4B12A91F" w:rsidP="4B12A91F" w:rsidRDefault="5D8F9701" w14:paraId="28A4896A" w14:textId="5D8B99D6">
      <w:pPr>
        <w:pStyle w:val="ListParagraph"/>
        <w:spacing w:after="240"/>
      </w:pPr>
      <w:r w:rsidRPr="00B40048">
        <w:t>Merging Response file (ID2-615)</w:t>
      </w:r>
    </w:p>
    <w:p w:rsidRPr="005E3B83" w:rsidR="00D82948" w:rsidP="000A4806" w:rsidRDefault="005E3B83" w14:paraId="67354CC9" w14:textId="3DB33A6C">
      <w:pPr>
        <w:spacing w:after="240"/>
      </w:pPr>
      <w:r w:rsidRPr="005E3B83">
        <w:t>The provision of the merging package (CGM, AAC grid model) will be performed three consecutive times for IDCC(b) process to allow Merging Coreso operator to check and apply necessary fallbacks.</w:t>
      </w:r>
    </w:p>
    <w:tbl>
      <w:tblPr>
        <w:tblW w:w="0" w:type="auto"/>
        <w:tblInd w:w="90" w:type="dxa"/>
        <w:tblLook w:val="04A0" w:firstRow="1" w:lastRow="0" w:firstColumn="1" w:lastColumn="0" w:noHBand="0" w:noVBand="1"/>
      </w:tblPr>
      <w:tblGrid>
        <w:gridCol w:w="1271"/>
        <w:gridCol w:w="954"/>
        <w:gridCol w:w="957"/>
        <w:gridCol w:w="839"/>
        <w:gridCol w:w="858"/>
        <w:gridCol w:w="864"/>
        <w:gridCol w:w="1190"/>
        <w:gridCol w:w="1058"/>
        <w:gridCol w:w="1197"/>
      </w:tblGrid>
      <w:tr w:rsidRPr="005E3B83" w:rsidR="005E3B83" w:rsidTr="6B4EE4C3" w14:paraId="184374A6" w14:textId="77777777">
        <w:trPr>
          <w:trHeight w:val="279"/>
        </w:trPr>
        <w:tc>
          <w:tcPr>
            <w:tcW w:w="139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10D7E765" w14:textId="77777777">
            <w:pPr>
              <w:rPr>
                <w:sz w:val="14"/>
                <w:szCs w:val="14"/>
              </w:rPr>
            </w:pPr>
            <w:r w:rsidRPr="007C13A7">
              <w:rPr>
                <w:sz w:val="14"/>
                <w:szCs w:val="14"/>
              </w:rPr>
              <w:t>Activity</w:t>
            </w:r>
          </w:p>
        </w:tc>
        <w:tc>
          <w:tcPr>
            <w:tcW w:w="104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45D4D04D" w14:textId="77777777">
            <w:pPr>
              <w:rPr>
                <w:sz w:val="14"/>
                <w:szCs w:val="14"/>
              </w:rPr>
            </w:pPr>
            <w:r w:rsidRPr="007C13A7">
              <w:rPr>
                <w:sz w:val="14"/>
                <w:szCs w:val="14"/>
              </w:rPr>
              <w:t>Owner</w:t>
            </w:r>
          </w:p>
        </w:tc>
        <w:tc>
          <w:tcPr>
            <w:tcW w:w="106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1048062C" w14:textId="77777777">
            <w:pPr>
              <w:rPr>
                <w:sz w:val="14"/>
                <w:szCs w:val="14"/>
              </w:rPr>
            </w:pPr>
            <w:r w:rsidRPr="007C13A7">
              <w:rPr>
                <w:sz w:val="14"/>
                <w:szCs w:val="14"/>
              </w:rPr>
              <w:t>Tool</w:t>
            </w:r>
          </w:p>
        </w:tc>
        <w:tc>
          <w:tcPr>
            <w:tcW w:w="9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3621848D" w14:textId="77777777">
            <w:pPr>
              <w:rPr>
                <w:sz w:val="14"/>
                <w:szCs w:val="14"/>
              </w:rPr>
            </w:pPr>
            <w:r w:rsidRPr="007C13A7">
              <w:rPr>
                <w:sz w:val="14"/>
                <w:szCs w:val="14"/>
              </w:rPr>
              <w:t>Target Start Time</w:t>
            </w:r>
          </w:p>
        </w:tc>
        <w:tc>
          <w:tcPr>
            <w:tcW w:w="92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3EE6E266" w14:textId="77777777">
            <w:pPr>
              <w:rPr>
                <w:sz w:val="14"/>
                <w:szCs w:val="14"/>
              </w:rPr>
            </w:pPr>
            <w:r w:rsidRPr="007C13A7">
              <w:rPr>
                <w:sz w:val="14"/>
                <w:szCs w:val="14"/>
              </w:rPr>
              <w:t>Target End Time</w:t>
            </w:r>
          </w:p>
        </w:tc>
        <w:tc>
          <w:tcPr>
            <w:tcW w:w="92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3A884057" w14:textId="77777777">
            <w:pPr>
              <w:rPr>
                <w:sz w:val="14"/>
                <w:szCs w:val="14"/>
              </w:rPr>
            </w:pPr>
            <w:r w:rsidRPr="007C13A7">
              <w:rPr>
                <w:sz w:val="14"/>
                <w:szCs w:val="14"/>
              </w:rPr>
              <w:t>Critical End Time</w:t>
            </w:r>
          </w:p>
        </w:tc>
        <w:tc>
          <w:tcPr>
            <w:tcW w:w="3746"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181928EB" w14:textId="77777777">
            <w:pPr>
              <w:rPr>
                <w:sz w:val="14"/>
                <w:szCs w:val="14"/>
              </w:rPr>
            </w:pPr>
            <w:r w:rsidRPr="007C13A7">
              <w:rPr>
                <w:sz w:val="14"/>
                <w:szCs w:val="14"/>
              </w:rPr>
              <w:t>Data Exchange</w:t>
            </w:r>
          </w:p>
        </w:tc>
      </w:tr>
      <w:tr w:rsidRPr="005E3B83" w:rsidR="005E3B83" w:rsidTr="6B4EE4C3" w14:paraId="191E2611" w14:textId="77777777">
        <w:trPr>
          <w:trHeight w:val="279"/>
        </w:trPr>
        <w:tc>
          <w:tcPr>
            <w:tcW w:w="1398" w:type="dxa"/>
            <w:vMerge/>
          </w:tcPr>
          <w:p w:rsidRPr="007C13A7" w:rsidR="005E3B83" w:rsidP="000A4806" w:rsidRDefault="005E3B83" w14:paraId="6EDEBD66" w14:textId="77777777">
            <w:pPr>
              <w:rPr>
                <w:sz w:val="14"/>
                <w:szCs w:val="14"/>
              </w:rPr>
            </w:pPr>
          </w:p>
        </w:tc>
        <w:tc>
          <w:tcPr>
            <w:tcW w:w="1043" w:type="dxa"/>
            <w:vMerge/>
          </w:tcPr>
          <w:p w:rsidRPr="007C13A7" w:rsidR="005E3B83" w:rsidP="000A4806" w:rsidRDefault="005E3B83" w14:paraId="7214DBA0" w14:textId="77777777">
            <w:pPr>
              <w:rPr>
                <w:sz w:val="14"/>
                <w:szCs w:val="14"/>
              </w:rPr>
            </w:pPr>
          </w:p>
        </w:tc>
        <w:tc>
          <w:tcPr>
            <w:tcW w:w="1066" w:type="dxa"/>
            <w:vMerge/>
          </w:tcPr>
          <w:p w:rsidRPr="007C13A7" w:rsidR="005E3B83" w:rsidP="000A4806" w:rsidRDefault="005E3B83" w14:paraId="253A86C8" w14:textId="77777777">
            <w:pPr>
              <w:rPr>
                <w:sz w:val="14"/>
                <w:szCs w:val="14"/>
              </w:rPr>
            </w:pPr>
          </w:p>
        </w:tc>
        <w:tc>
          <w:tcPr>
            <w:tcW w:w="900" w:type="dxa"/>
            <w:vMerge/>
          </w:tcPr>
          <w:p w:rsidRPr="007C13A7" w:rsidR="005E3B83" w:rsidP="000A4806" w:rsidRDefault="005E3B83" w14:paraId="515171A9" w14:textId="77777777">
            <w:pPr>
              <w:rPr>
                <w:sz w:val="14"/>
                <w:szCs w:val="14"/>
              </w:rPr>
            </w:pPr>
          </w:p>
        </w:tc>
        <w:tc>
          <w:tcPr>
            <w:tcW w:w="924" w:type="dxa"/>
            <w:vMerge/>
          </w:tcPr>
          <w:p w:rsidRPr="007C13A7" w:rsidR="005E3B83" w:rsidP="000A4806" w:rsidRDefault="005E3B83" w14:paraId="3C82336A" w14:textId="77777777">
            <w:pPr>
              <w:rPr>
                <w:sz w:val="14"/>
                <w:szCs w:val="14"/>
              </w:rPr>
            </w:pPr>
          </w:p>
        </w:tc>
        <w:tc>
          <w:tcPr>
            <w:tcW w:w="926" w:type="dxa"/>
            <w:vMerge/>
          </w:tcPr>
          <w:p w:rsidRPr="007C13A7" w:rsidR="005E3B83" w:rsidP="000A4806" w:rsidRDefault="005E3B83" w14:paraId="69FB4D3C"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68CEEDEE" w14:textId="77777777">
            <w:pPr>
              <w:rPr>
                <w:sz w:val="14"/>
                <w:szCs w:val="14"/>
              </w:rPr>
            </w:pPr>
            <w:r w:rsidRPr="007C13A7">
              <w:rPr>
                <w:sz w:val="14"/>
                <w:szCs w:val="14"/>
              </w:rPr>
              <w:t>Input</w:t>
            </w:r>
          </w:p>
        </w:tc>
        <w:tc>
          <w:tcPr>
            <w:tcW w:w="113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658ABC51" w14:textId="77777777">
            <w:pPr>
              <w:rPr>
                <w:sz w:val="14"/>
                <w:szCs w:val="14"/>
              </w:rPr>
            </w:pPr>
            <w:r w:rsidRPr="007C13A7">
              <w:rPr>
                <w:sz w:val="14"/>
                <w:szCs w:val="14"/>
              </w:rPr>
              <w:t>Output</w:t>
            </w:r>
          </w:p>
        </w:tc>
        <w:tc>
          <w:tcPr>
            <w:tcW w:w="132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13A7" w:rsidR="005E3B83" w:rsidP="000A4806" w:rsidRDefault="005E3B83" w14:paraId="16676F1B" w14:textId="77777777">
            <w:pPr>
              <w:rPr>
                <w:sz w:val="14"/>
                <w:szCs w:val="14"/>
              </w:rPr>
            </w:pPr>
            <w:r w:rsidRPr="007C13A7">
              <w:rPr>
                <w:sz w:val="14"/>
                <w:szCs w:val="14"/>
              </w:rPr>
              <w:t>Counter part</w:t>
            </w:r>
          </w:p>
        </w:tc>
      </w:tr>
      <w:tr w:rsidRPr="005E3B83" w:rsidR="005E3B83" w:rsidTr="6B4EE4C3" w14:paraId="0C050054" w14:textId="77777777">
        <w:trPr>
          <w:trHeight w:val="279"/>
        </w:trPr>
        <w:tc>
          <w:tcPr>
            <w:tcW w:w="10003" w:type="dxa"/>
            <w:gridSpan w:val="9"/>
            <w:tcBorders>
              <w:top w:val="nil"/>
              <w:left w:val="single" w:color="FFFFFF" w:themeColor="background1" w:sz="8" w:space="0"/>
              <w:bottom w:val="single" w:color="FFFFFF" w:themeColor="background1" w:sz="8" w:space="0"/>
              <w:right w:val="single" w:color="FFFFFF" w:themeColor="background1" w:sz="8" w:space="0"/>
            </w:tcBorders>
            <w:shd w:val="clear" w:color="auto" w:fill="1B95FF" w:themeFill="accent6" w:themeFillTint="99"/>
            <w:tcMar>
              <w:left w:w="99" w:type="dxa"/>
              <w:right w:w="99" w:type="dxa"/>
            </w:tcMar>
            <w:vAlign w:val="bottom"/>
          </w:tcPr>
          <w:p w:rsidRPr="007C13A7" w:rsidR="005E3B83" w:rsidP="000A4806" w:rsidRDefault="005E3B83" w14:paraId="34A72A0D" w14:textId="77777777">
            <w:pPr>
              <w:rPr>
                <w:sz w:val="14"/>
                <w:szCs w:val="14"/>
              </w:rPr>
            </w:pPr>
            <w:r w:rsidRPr="007C13A7">
              <w:rPr>
                <w:sz w:val="14"/>
                <w:szCs w:val="14"/>
              </w:rPr>
              <w:t>First CGM Data Gathering</w:t>
            </w:r>
          </w:p>
        </w:tc>
      </w:tr>
      <w:tr w:rsidRPr="005E3B83" w:rsidR="005E3B83" w:rsidTr="6B4EE4C3" w14:paraId="7A93786B" w14:textId="77777777">
        <w:trPr>
          <w:trHeight w:val="279"/>
        </w:trPr>
        <w:tc>
          <w:tcPr>
            <w:tcW w:w="139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36EA548F" w14:textId="77777777">
            <w:pPr>
              <w:rPr>
                <w:sz w:val="14"/>
                <w:szCs w:val="14"/>
              </w:rPr>
            </w:pPr>
            <w:r w:rsidRPr="007C13A7">
              <w:rPr>
                <w:sz w:val="14"/>
                <w:szCs w:val="14"/>
              </w:rPr>
              <w:t>Open gates for CGM Merging</w:t>
            </w:r>
          </w:p>
        </w:tc>
        <w:tc>
          <w:tcPr>
            <w:tcW w:w="104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56BAB4B6" w14:textId="77777777">
            <w:pPr>
              <w:rPr>
                <w:sz w:val="14"/>
                <w:szCs w:val="14"/>
              </w:rPr>
            </w:pPr>
            <w:r w:rsidRPr="007C13A7">
              <w:rPr>
                <w:sz w:val="14"/>
                <w:szCs w:val="14"/>
              </w:rPr>
              <w:t>CCC</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53B37DE3" w14:textId="77777777">
            <w:pPr>
              <w:rPr>
                <w:sz w:val="14"/>
                <w:szCs w:val="14"/>
              </w:rPr>
            </w:pPr>
            <w:r w:rsidRPr="007C13A7">
              <w:rPr>
                <w:sz w:val="14"/>
                <w:szCs w:val="14"/>
              </w:rPr>
              <w:t>CCCt</w:t>
            </w:r>
          </w:p>
        </w:tc>
        <w:tc>
          <w:tcPr>
            <w:tcW w:w="2750" w:type="dxa"/>
            <w:gridSpan w:val="3"/>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7C13A7" w:rsidR="005E3B83" w:rsidP="000A4806" w:rsidRDefault="005E3B83" w14:paraId="6EB68817" w14:textId="77777777">
            <w:pPr>
              <w:rPr>
                <w:sz w:val="14"/>
                <w:szCs w:val="14"/>
              </w:rPr>
            </w:pPr>
            <w:r w:rsidRPr="007C13A7">
              <w:rPr>
                <w:sz w:val="14"/>
                <w:szCs w:val="14"/>
              </w:rPr>
              <w:t>See HLBP timetable as referred to under ‘2. Related documents’</w:t>
            </w: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B8FD6F5" w14:textId="77777777">
            <w:pPr>
              <w:rPr>
                <w:sz w:val="14"/>
                <w:szCs w:val="14"/>
              </w:rPr>
            </w:pPr>
            <w:r w:rsidRPr="007C13A7">
              <w:rPr>
                <w:sz w:val="14"/>
                <w:szCs w:val="14"/>
              </w:rPr>
              <w:t xml:space="preserve">- </w:t>
            </w:r>
          </w:p>
        </w:tc>
        <w:tc>
          <w:tcPr>
            <w:tcW w:w="113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083677E8" w14:textId="77777777">
            <w:pPr>
              <w:rPr>
                <w:sz w:val="14"/>
                <w:szCs w:val="14"/>
              </w:rPr>
            </w:pPr>
            <w:r w:rsidRPr="007C13A7">
              <w:rPr>
                <w:sz w:val="14"/>
                <w:szCs w:val="14"/>
              </w:rPr>
              <w:t>-</w:t>
            </w:r>
          </w:p>
        </w:tc>
        <w:tc>
          <w:tcPr>
            <w:tcW w:w="132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2CA2BF59" w14:textId="77777777">
            <w:pPr>
              <w:rPr>
                <w:sz w:val="14"/>
                <w:szCs w:val="14"/>
              </w:rPr>
            </w:pPr>
            <w:r w:rsidRPr="007C13A7">
              <w:rPr>
                <w:sz w:val="14"/>
                <w:szCs w:val="14"/>
              </w:rPr>
              <w:t>-</w:t>
            </w:r>
          </w:p>
        </w:tc>
      </w:tr>
      <w:tr w:rsidRPr="005E3B83" w:rsidR="005E3B83" w:rsidTr="6B4EE4C3" w14:paraId="08DE9D60"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067F9ED4" w14:textId="77777777">
            <w:pPr>
              <w:rPr>
                <w:sz w:val="14"/>
                <w:szCs w:val="14"/>
              </w:rPr>
            </w:pPr>
            <w:r w:rsidRPr="007C13A7">
              <w:rPr>
                <w:sz w:val="14"/>
                <w:szCs w:val="14"/>
              </w:rPr>
              <w:t>Trigger CGM Merging</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8FCEB87"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9E482F1" w14:textId="77777777">
            <w:pPr>
              <w:rPr>
                <w:sz w:val="14"/>
                <w:szCs w:val="14"/>
              </w:rPr>
            </w:pPr>
            <w:r w:rsidRPr="007C13A7">
              <w:rPr>
                <w:sz w:val="14"/>
                <w:szCs w:val="14"/>
              </w:rPr>
              <w:t>CCCt</w:t>
            </w:r>
          </w:p>
        </w:tc>
        <w:tc>
          <w:tcPr>
            <w:tcW w:w="2750" w:type="dxa"/>
            <w:gridSpan w:val="3"/>
            <w:vMerge/>
          </w:tcPr>
          <w:p w:rsidRPr="007C13A7" w:rsidR="005E3B83" w:rsidP="000A4806" w:rsidRDefault="005E3B83" w14:paraId="5E803CC7"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78A88757" w14:textId="77777777">
            <w:pPr>
              <w:rPr>
                <w:sz w:val="14"/>
                <w:szCs w:val="14"/>
              </w:rPr>
            </w:pPr>
            <w:r w:rsidRPr="007C13A7">
              <w:rPr>
                <w:sz w:val="14"/>
                <w:szCs w:val="14"/>
              </w:rPr>
              <w:t>CGM, RefProg, Gridmodel AAC</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745D07C4" w14:textId="77777777">
            <w:pPr>
              <w:rPr>
                <w:sz w:val="14"/>
                <w:szCs w:val="14"/>
              </w:rPr>
            </w:pPr>
            <w:r w:rsidRPr="007C13A7">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2FFFF173" w14:textId="77777777">
            <w:pPr>
              <w:rPr>
                <w:sz w:val="14"/>
                <w:szCs w:val="14"/>
              </w:rPr>
            </w:pPr>
            <w:r w:rsidRPr="007C13A7">
              <w:rPr>
                <w:sz w:val="14"/>
                <w:szCs w:val="14"/>
              </w:rPr>
              <w:t>ME</w:t>
            </w:r>
          </w:p>
        </w:tc>
      </w:tr>
      <w:tr w:rsidRPr="005E3B83" w:rsidR="005E3B83" w:rsidTr="6B4EE4C3" w14:paraId="6D5F42A0"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6B4EE4C3" w14:paraId="5F48221F" w14:textId="664EB2AD">
            <w:pPr>
              <w:rPr>
                <w:sz w:val="14"/>
                <w:szCs w:val="14"/>
              </w:rPr>
            </w:pPr>
            <w:r w:rsidRPr="6B4EE4C3">
              <w:rPr>
                <w:sz w:val="14"/>
                <w:szCs w:val="14"/>
              </w:rPr>
              <w:t xml:space="preserve">Distribute </w:t>
            </w:r>
            <w:commentRangeStart w:id="170"/>
            <w:r w:rsidRPr="6B4EE4C3">
              <w:rPr>
                <w:sz w:val="14"/>
                <w:szCs w:val="14"/>
              </w:rPr>
              <w:t xml:space="preserve">RCC </w:t>
            </w:r>
            <w:commentRangeEnd w:id="170"/>
            <w:r w:rsidRPr="6B4EE4C3" w:rsidR="73F6F21D">
              <w:rPr>
                <w:rStyle w:val="CommentReference"/>
                <w:sz w:val="14"/>
                <w:szCs w:val="14"/>
              </w:rPr>
              <w:commentReference w:id="170"/>
            </w:r>
            <w:r w:rsidRPr="6B4EE4C3">
              <w:rPr>
                <w:sz w:val="14"/>
                <w:szCs w:val="14"/>
              </w:rPr>
              <w:t>&amp; JAO data</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D51EC94"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7AEDEA7D" w14:textId="77777777">
            <w:pPr>
              <w:rPr>
                <w:sz w:val="14"/>
                <w:szCs w:val="14"/>
              </w:rPr>
            </w:pPr>
            <w:r w:rsidRPr="007C13A7">
              <w:rPr>
                <w:sz w:val="14"/>
                <w:szCs w:val="14"/>
              </w:rPr>
              <w:t>CCCt</w:t>
            </w:r>
          </w:p>
        </w:tc>
        <w:tc>
          <w:tcPr>
            <w:tcW w:w="2750" w:type="dxa"/>
            <w:gridSpan w:val="3"/>
            <w:vMerge/>
          </w:tcPr>
          <w:p w:rsidRPr="007C13A7" w:rsidR="005E3B83" w:rsidP="000A4806" w:rsidRDefault="005E3B83" w14:paraId="1449C003"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C57FDA4" w14:textId="77777777">
            <w:pPr>
              <w:rPr>
                <w:sz w:val="14"/>
                <w:szCs w:val="14"/>
              </w:rPr>
            </w:pPr>
            <w:r w:rsidRPr="007C13A7">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06AA7285" w14:textId="77777777">
            <w:pPr>
              <w:rPr>
                <w:sz w:val="14"/>
                <w:szCs w:val="14"/>
              </w:rPr>
            </w:pPr>
            <w:r w:rsidRPr="007C13A7">
              <w:rPr>
                <w:sz w:val="14"/>
                <w:szCs w:val="14"/>
              </w:rPr>
              <w:t>CGM, RefProg, DA Domain</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53F80832" w14:textId="77777777">
            <w:pPr>
              <w:rPr>
                <w:sz w:val="14"/>
                <w:szCs w:val="14"/>
              </w:rPr>
            </w:pPr>
            <w:r w:rsidRPr="007C13A7">
              <w:rPr>
                <w:sz w:val="14"/>
                <w:szCs w:val="14"/>
              </w:rPr>
              <w:t>TSOs, JAO</w:t>
            </w:r>
          </w:p>
        </w:tc>
      </w:tr>
      <w:tr w:rsidRPr="005E3B83" w:rsidR="005E3B83" w:rsidTr="6B4EE4C3" w14:paraId="2CBEB231" w14:textId="77777777">
        <w:trPr>
          <w:trHeight w:val="279"/>
        </w:trPr>
        <w:tc>
          <w:tcPr>
            <w:tcW w:w="3507"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1B95FF" w:themeFill="accent6" w:themeFillTint="99"/>
            <w:tcMar>
              <w:left w:w="99" w:type="dxa"/>
              <w:right w:w="99" w:type="dxa"/>
            </w:tcMar>
            <w:vAlign w:val="center"/>
          </w:tcPr>
          <w:p w:rsidRPr="007C13A7" w:rsidR="005E3B83" w:rsidP="000A4806" w:rsidRDefault="005E3B83" w14:paraId="7A8BD381" w14:textId="77777777">
            <w:pPr>
              <w:rPr>
                <w:sz w:val="14"/>
                <w:szCs w:val="14"/>
              </w:rPr>
            </w:pPr>
            <w:r w:rsidRPr="007C13A7">
              <w:rPr>
                <w:sz w:val="14"/>
                <w:szCs w:val="14"/>
              </w:rPr>
              <w:t>Second CGM Data Gathering</w:t>
            </w:r>
          </w:p>
        </w:tc>
        <w:tc>
          <w:tcPr>
            <w:tcW w:w="2750" w:type="dxa"/>
            <w:gridSpan w:val="3"/>
            <w:vMerge/>
            <w:tcMar>
              <w:left w:w="99" w:type="dxa"/>
              <w:right w:w="99" w:type="dxa"/>
            </w:tcMar>
            <w:vAlign w:val="center"/>
          </w:tcPr>
          <w:p w:rsidRPr="007C13A7" w:rsidR="005E3B83" w:rsidP="000A4806" w:rsidRDefault="005E3B83" w14:paraId="613E04E8" w14:textId="77777777">
            <w:pPr>
              <w:rPr>
                <w:sz w:val="14"/>
                <w:szCs w:val="14"/>
              </w:rPr>
            </w:pPr>
          </w:p>
        </w:tc>
        <w:tc>
          <w:tcPr>
            <w:tcW w:w="3746"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1B95FF" w:themeFill="accent6" w:themeFillTint="99"/>
            <w:tcMar>
              <w:left w:w="99" w:type="dxa"/>
              <w:right w:w="99" w:type="dxa"/>
            </w:tcMar>
            <w:vAlign w:val="center"/>
          </w:tcPr>
          <w:p w:rsidRPr="007C13A7" w:rsidR="005E3B83" w:rsidP="000A4806" w:rsidRDefault="005E3B83" w14:paraId="234F1AAA" w14:textId="77777777">
            <w:pPr>
              <w:rPr>
                <w:sz w:val="14"/>
                <w:szCs w:val="14"/>
              </w:rPr>
            </w:pPr>
          </w:p>
        </w:tc>
      </w:tr>
      <w:tr w:rsidRPr="005E3B83" w:rsidR="005E3B83" w:rsidTr="6B4EE4C3" w14:paraId="1BF2A403"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2AC6D1C0" w14:textId="77777777">
            <w:pPr>
              <w:rPr>
                <w:sz w:val="14"/>
                <w:szCs w:val="14"/>
              </w:rPr>
            </w:pPr>
            <w:r w:rsidRPr="007C13A7">
              <w:rPr>
                <w:sz w:val="14"/>
                <w:szCs w:val="14"/>
              </w:rPr>
              <w:t>Reopen gates for CGM Merging</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28698553"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732C7B12" w14:textId="77777777">
            <w:pPr>
              <w:rPr>
                <w:sz w:val="14"/>
                <w:szCs w:val="14"/>
              </w:rPr>
            </w:pPr>
            <w:r w:rsidRPr="007C13A7">
              <w:rPr>
                <w:sz w:val="14"/>
                <w:szCs w:val="14"/>
              </w:rPr>
              <w:t>CCCt</w:t>
            </w:r>
          </w:p>
        </w:tc>
        <w:tc>
          <w:tcPr>
            <w:tcW w:w="2750" w:type="dxa"/>
            <w:gridSpan w:val="3"/>
            <w:vMerge/>
            <w:tcMar>
              <w:left w:w="99" w:type="dxa"/>
              <w:right w:w="99" w:type="dxa"/>
            </w:tcMar>
            <w:vAlign w:val="center"/>
          </w:tcPr>
          <w:p w:rsidRPr="007C13A7" w:rsidR="005E3B83" w:rsidP="000A4806" w:rsidRDefault="005E3B83" w14:paraId="0C7A4B0B"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A9D8EE1" w14:textId="77777777">
            <w:pPr>
              <w:rPr>
                <w:sz w:val="14"/>
                <w:szCs w:val="14"/>
              </w:rPr>
            </w:pPr>
            <w:r w:rsidRPr="007C13A7">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197F3C2F" w14:textId="77777777">
            <w:pPr>
              <w:rPr>
                <w:sz w:val="14"/>
                <w:szCs w:val="14"/>
              </w:rPr>
            </w:pPr>
            <w:r w:rsidRPr="007C13A7">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134A6E0" w14:textId="77777777">
            <w:pPr>
              <w:rPr>
                <w:sz w:val="14"/>
                <w:szCs w:val="14"/>
              </w:rPr>
            </w:pPr>
            <w:r w:rsidRPr="007C13A7">
              <w:rPr>
                <w:sz w:val="14"/>
                <w:szCs w:val="14"/>
              </w:rPr>
              <w:t>-</w:t>
            </w:r>
          </w:p>
        </w:tc>
      </w:tr>
      <w:tr w:rsidRPr="005E3B83" w:rsidR="005E3B83" w:rsidTr="6B4EE4C3" w14:paraId="6C649F3A"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68AC940" w14:textId="77777777">
            <w:pPr>
              <w:rPr>
                <w:sz w:val="14"/>
                <w:szCs w:val="14"/>
              </w:rPr>
            </w:pPr>
            <w:r w:rsidRPr="007C13A7">
              <w:rPr>
                <w:sz w:val="14"/>
                <w:szCs w:val="14"/>
              </w:rPr>
              <w:t>Trigger CGM Merging</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55578500"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1996284B" w14:textId="77777777">
            <w:pPr>
              <w:rPr>
                <w:sz w:val="14"/>
                <w:szCs w:val="14"/>
              </w:rPr>
            </w:pPr>
            <w:r w:rsidRPr="007C13A7">
              <w:rPr>
                <w:sz w:val="14"/>
                <w:szCs w:val="14"/>
              </w:rPr>
              <w:t>CCCt</w:t>
            </w:r>
          </w:p>
        </w:tc>
        <w:tc>
          <w:tcPr>
            <w:tcW w:w="2750" w:type="dxa"/>
            <w:gridSpan w:val="3"/>
            <w:vMerge/>
            <w:tcMar>
              <w:left w:w="99" w:type="dxa"/>
              <w:right w:w="99" w:type="dxa"/>
            </w:tcMar>
            <w:vAlign w:val="center"/>
          </w:tcPr>
          <w:p w:rsidRPr="007C13A7" w:rsidR="005E3B83" w:rsidP="000A4806" w:rsidRDefault="005E3B83" w14:paraId="3094902D"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E6BDA66" w14:textId="77777777">
            <w:pPr>
              <w:rPr>
                <w:sz w:val="14"/>
                <w:szCs w:val="14"/>
              </w:rPr>
            </w:pPr>
            <w:r w:rsidRPr="007C13A7">
              <w:rPr>
                <w:sz w:val="14"/>
                <w:szCs w:val="14"/>
              </w:rPr>
              <w:t>CGM, RefProg, Gridmodel AAC</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1AA662E8" w14:textId="77777777">
            <w:pPr>
              <w:rPr>
                <w:sz w:val="14"/>
                <w:szCs w:val="14"/>
              </w:rPr>
            </w:pPr>
            <w:r w:rsidRPr="007C13A7">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7C2D2EAD" w14:textId="77777777">
            <w:pPr>
              <w:rPr>
                <w:sz w:val="14"/>
                <w:szCs w:val="14"/>
              </w:rPr>
            </w:pPr>
            <w:r w:rsidRPr="007C13A7">
              <w:rPr>
                <w:sz w:val="14"/>
                <w:szCs w:val="14"/>
              </w:rPr>
              <w:t>ME</w:t>
            </w:r>
          </w:p>
        </w:tc>
      </w:tr>
      <w:tr w:rsidRPr="005E3B83" w:rsidR="005E3B83" w:rsidTr="6B4EE4C3" w14:paraId="34FF2361"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6B4EE4C3" w14:paraId="6B3D61FD" w14:textId="74298597">
            <w:pPr>
              <w:rPr>
                <w:sz w:val="14"/>
                <w:szCs w:val="14"/>
              </w:rPr>
            </w:pPr>
            <w:r w:rsidRPr="6B4EE4C3">
              <w:rPr>
                <w:sz w:val="14"/>
                <w:szCs w:val="14"/>
              </w:rPr>
              <w:t xml:space="preserve">Distribute </w:t>
            </w:r>
            <w:commentRangeStart w:id="171"/>
            <w:r w:rsidRPr="6B4EE4C3">
              <w:rPr>
                <w:sz w:val="14"/>
                <w:szCs w:val="14"/>
              </w:rPr>
              <w:t xml:space="preserve">RCC </w:t>
            </w:r>
            <w:commentRangeEnd w:id="171"/>
            <w:r w:rsidRPr="6B4EE4C3" w:rsidR="73F6F21D">
              <w:rPr>
                <w:rStyle w:val="CommentReference"/>
                <w:sz w:val="14"/>
                <w:szCs w:val="14"/>
              </w:rPr>
              <w:commentReference w:id="171"/>
            </w:r>
            <w:r w:rsidRPr="6B4EE4C3">
              <w:rPr>
                <w:sz w:val="14"/>
                <w:szCs w:val="14"/>
              </w:rPr>
              <w:t>&amp; JAO data</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2CE512BC"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B0C7875" w14:textId="77777777">
            <w:pPr>
              <w:rPr>
                <w:sz w:val="14"/>
                <w:szCs w:val="14"/>
              </w:rPr>
            </w:pPr>
            <w:r w:rsidRPr="007C13A7">
              <w:rPr>
                <w:sz w:val="14"/>
                <w:szCs w:val="14"/>
              </w:rPr>
              <w:t>CCCt</w:t>
            </w:r>
          </w:p>
        </w:tc>
        <w:tc>
          <w:tcPr>
            <w:tcW w:w="2750" w:type="dxa"/>
            <w:gridSpan w:val="3"/>
            <w:vMerge/>
            <w:tcMar>
              <w:left w:w="99" w:type="dxa"/>
              <w:right w:w="99" w:type="dxa"/>
            </w:tcMar>
            <w:vAlign w:val="center"/>
          </w:tcPr>
          <w:p w:rsidRPr="007C13A7" w:rsidR="005E3B83" w:rsidP="000A4806" w:rsidRDefault="005E3B83" w14:paraId="58760941"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34DDA0E" w14:textId="77777777">
            <w:pPr>
              <w:rPr>
                <w:sz w:val="14"/>
                <w:szCs w:val="14"/>
              </w:rPr>
            </w:pPr>
            <w:r w:rsidRPr="007C13A7">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1CB323F4" w14:textId="77777777">
            <w:pPr>
              <w:rPr>
                <w:sz w:val="14"/>
                <w:szCs w:val="14"/>
              </w:rPr>
            </w:pPr>
            <w:r w:rsidRPr="007C13A7">
              <w:rPr>
                <w:sz w:val="14"/>
                <w:szCs w:val="14"/>
              </w:rPr>
              <w:t>CGM, RefProg, DA Domain</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1F770B74" w14:textId="77777777">
            <w:pPr>
              <w:rPr>
                <w:sz w:val="14"/>
                <w:szCs w:val="14"/>
              </w:rPr>
            </w:pPr>
            <w:r w:rsidRPr="007C13A7">
              <w:rPr>
                <w:sz w:val="14"/>
                <w:szCs w:val="14"/>
              </w:rPr>
              <w:t>TSOs, JAO</w:t>
            </w:r>
          </w:p>
        </w:tc>
      </w:tr>
      <w:tr w:rsidRPr="005E3B83" w:rsidR="005E3B83" w:rsidTr="6B4EE4C3" w14:paraId="52657162" w14:textId="77777777">
        <w:trPr>
          <w:trHeight w:val="279"/>
        </w:trPr>
        <w:tc>
          <w:tcPr>
            <w:tcW w:w="3507"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1B95FF" w:themeFill="accent6" w:themeFillTint="99"/>
            <w:tcMar>
              <w:left w:w="99" w:type="dxa"/>
              <w:right w:w="99" w:type="dxa"/>
            </w:tcMar>
            <w:vAlign w:val="center"/>
          </w:tcPr>
          <w:p w:rsidRPr="007C13A7" w:rsidR="005E3B83" w:rsidP="000A4806" w:rsidRDefault="005E3B83" w14:paraId="3AFD0998" w14:textId="77777777">
            <w:pPr>
              <w:rPr>
                <w:sz w:val="14"/>
                <w:szCs w:val="14"/>
              </w:rPr>
            </w:pPr>
            <w:r w:rsidRPr="007C13A7">
              <w:rPr>
                <w:sz w:val="14"/>
                <w:szCs w:val="14"/>
              </w:rPr>
              <w:t>Third CGM Data Gathering</w:t>
            </w:r>
          </w:p>
        </w:tc>
        <w:tc>
          <w:tcPr>
            <w:tcW w:w="2750" w:type="dxa"/>
            <w:gridSpan w:val="3"/>
            <w:vMerge/>
            <w:tcMar>
              <w:left w:w="99" w:type="dxa"/>
              <w:right w:w="99" w:type="dxa"/>
            </w:tcMar>
            <w:vAlign w:val="center"/>
          </w:tcPr>
          <w:p w:rsidRPr="007C13A7" w:rsidR="005E3B83" w:rsidP="000A4806" w:rsidRDefault="005E3B83" w14:paraId="1865DF64" w14:textId="77777777">
            <w:pPr>
              <w:rPr>
                <w:sz w:val="14"/>
                <w:szCs w:val="14"/>
              </w:rPr>
            </w:pPr>
          </w:p>
        </w:tc>
        <w:tc>
          <w:tcPr>
            <w:tcW w:w="3746"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1B95FF" w:themeFill="accent6" w:themeFillTint="99"/>
            <w:tcMar>
              <w:left w:w="99" w:type="dxa"/>
              <w:right w:w="99" w:type="dxa"/>
            </w:tcMar>
            <w:vAlign w:val="center"/>
          </w:tcPr>
          <w:p w:rsidRPr="007C13A7" w:rsidR="005E3B83" w:rsidP="000A4806" w:rsidRDefault="005E3B83" w14:paraId="1737CAA2" w14:textId="77777777">
            <w:pPr>
              <w:rPr>
                <w:sz w:val="14"/>
                <w:szCs w:val="14"/>
              </w:rPr>
            </w:pPr>
          </w:p>
        </w:tc>
      </w:tr>
      <w:tr w:rsidRPr="005E3B83" w:rsidR="005E3B83" w:rsidTr="6B4EE4C3" w14:paraId="4F7DC9D0"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18BB8FDA" w14:textId="77777777">
            <w:pPr>
              <w:rPr>
                <w:sz w:val="14"/>
                <w:szCs w:val="14"/>
              </w:rPr>
            </w:pPr>
            <w:r w:rsidRPr="007C13A7">
              <w:rPr>
                <w:sz w:val="14"/>
                <w:szCs w:val="14"/>
              </w:rPr>
              <w:t>Reopen gates for CGM Merging</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E8A4A1A"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A49B238" w14:textId="77777777">
            <w:pPr>
              <w:rPr>
                <w:sz w:val="14"/>
                <w:szCs w:val="14"/>
              </w:rPr>
            </w:pPr>
            <w:r w:rsidRPr="007C13A7">
              <w:rPr>
                <w:sz w:val="14"/>
                <w:szCs w:val="14"/>
              </w:rPr>
              <w:t>CCCt</w:t>
            </w:r>
          </w:p>
        </w:tc>
        <w:tc>
          <w:tcPr>
            <w:tcW w:w="2750" w:type="dxa"/>
            <w:gridSpan w:val="3"/>
            <w:vMerge/>
            <w:tcMar>
              <w:left w:w="99" w:type="dxa"/>
              <w:right w:w="99" w:type="dxa"/>
            </w:tcMar>
            <w:vAlign w:val="center"/>
          </w:tcPr>
          <w:p w:rsidRPr="007C13A7" w:rsidR="005E3B83" w:rsidP="000A4806" w:rsidRDefault="005E3B83" w14:paraId="0846E20B"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225A6F5A" w14:textId="77777777">
            <w:pPr>
              <w:rPr>
                <w:sz w:val="14"/>
                <w:szCs w:val="14"/>
              </w:rPr>
            </w:pPr>
            <w:r w:rsidRPr="007C13A7">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026EA1BF" w14:textId="77777777">
            <w:pPr>
              <w:rPr>
                <w:sz w:val="14"/>
                <w:szCs w:val="14"/>
              </w:rPr>
            </w:pPr>
            <w:r w:rsidRPr="007C13A7">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93FCBE4" w14:textId="77777777">
            <w:pPr>
              <w:rPr>
                <w:sz w:val="14"/>
                <w:szCs w:val="14"/>
              </w:rPr>
            </w:pPr>
            <w:r w:rsidRPr="007C13A7">
              <w:rPr>
                <w:sz w:val="14"/>
                <w:szCs w:val="14"/>
              </w:rPr>
              <w:t>-</w:t>
            </w:r>
          </w:p>
        </w:tc>
      </w:tr>
      <w:tr w:rsidRPr="005E3B83" w:rsidR="005E3B83" w:rsidTr="6B4EE4C3" w14:paraId="163C15C9"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27B41531" w14:textId="77777777">
            <w:pPr>
              <w:rPr>
                <w:sz w:val="14"/>
                <w:szCs w:val="14"/>
              </w:rPr>
            </w:pPr>
            <w:r w:rsidRPr="007C13A7">
              <w:rPr>
                <w:sz w:val="14"/>
                <w:szCs w:val="14"/>
              </w:rPr>
              <w:t>Trigger CGM Merging</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29DD078"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3B535300" w14:textId="77777777">
            <w:pPr>
              <w:rPr>
                <w:sz w:val="14"/>
                <w:szCs w:val="14"/>
              </w:rPr>
            </w:pPr>
            <w:r w:rsidRPr="007C13A7">
              <w:rPr>
                <w:sz w:val="14"/>
                <w:szCs w:val="14"/>
              </w:rPr>
              <w:t>CCCt</w:t>
            </w:r>
          </w:p>
        </w:tc>
        <w:tc>
          <w:tcPr>
            <w:tcW w:w="2750" w:type="dxa"/>
            <w:gridSpan w:val="3"/>
            <w:vMerge/>
            <w:tcMar>
              <w:left w:w="99" w:type="dxa"/>
              <w:right w:w="99" w:type="dxa"/>
            </w:tcMar>
            <w:vAlign w:val="center"/>
          </w:tcPr>
          <w:p w:rsidRPr="007C13A7" w:rsidR="005E3B83" w:rsidP="000A4806" w:rsidRDefault="005E3B83" w14:paraId="06A404D0"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5D5962EC" w14:textId="77777777">
            <w:pPr>
              <w:rPr>
                <w:sz w:val="14"/>
                <w:szCs w:val="14"/>
              </w:rPr>
            </w:pPr>
            <w:r w:rsidRPr="007C13A7">
              <w:rPr>
                <w:sz w:val="14"/>
                <w:szCs w:val="14"/>
              </w:rPr>
              <w:t>CGM, RefProg, Gridmodel AAC</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934DCE3" w14:textId="77777777">
            <w:pPr>
              <w:rPr>
                <w:sz w:val="14"/>
                <w:szCs w:val="14"/>
              </w:rPr>
            </w:pPr>
            <w:r w:rsidRPr="007C13A7">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0C0AD28D" w14:textId="77777777">
            <w:pPr>
              <w:rPr>
                <w:sz w:val="14"/>
                <w:szCs w:val="14"/>
              </w:rPr>
            </w:pPr>
            <w:r w:rsidRPr="007C13A7">
              <w:rPr>
                <w:sz w:val="14"/>
                <w:szCs w:val="14"/>
              </w:rPr>
              <w:t>ME</w:t>
            </w:r>
          </w:p>
        </w:tc>
      </w:tr>
      <w:tr w:rsidRPr="005E3B83" w:rsidR="005E3B83" w:rsidTr="6B4EE4C3" w14:paraId="29CD490F"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1A1C7A17" w14:textId="77777777">
            <w:pPr>
              <w:rPr>
                <w:sz w:val="14"/>
                <w:szCs w:val="14"/>
              </w:rPr>
            </w:pPr>
            <w:r w:rsidRPr="007C13A7">
              <w:rPr>
                <w:sz w:val="14"/>
                <w:szCs w:val="14"/>
              </w:rPr>
              <w:t>Close gates for CGM Merging</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5184956D"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66564F7" w14:textId="77777777">
            <w:pPr>
              <w:rPr>
                <w:sz w:val="14"/>
                <w:szCs w:val="14"/>
              </w:rPr>
            </w:pPr>
            <w:r w:rsidRPr="007C13A7">
              <w:rPr>
                <w:sz w:val="14"/>
                <w:szCs w:val="14"/>
              </w:rPr>
              <w:t>CCCt</w:t>
            </w:r>
          </w:p>
        </w:tc>
        <w:tc>
          <w:tcPr>
            <w:tcW w:w="2750" w:type="dxa"/>
            <w:gridSpan w:val="3"/>
            <w:vMerge/>
            <w:tcMar>
              <w:left w:w="99" w:type="dxa"/>
              <w:right w:w="99" w:type="dxa"/>
            </w:tcMar>
            <w:vAlign w:val="center"/>
          </w:tcPr>
          <w:p w:rsidRPr="007C13A7" w:rsidR="005E3B83" w:rsidP="000A4806" w:rsidRDefault="005E3B83" w14:paraId="5ADF46EC"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2B0BADA" w14:textId="77777777">
            <w:pPr>
              <w:rPr>
                <w:sz w:val="14"/>
                <w:szCs w:val="14"/>
              </w:rPr>
            </w:pPr>
            <w:r w:rsidRPr="007C13A7">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10FD2559" w14:textId="77777777">
            <w:pPr>
              <w:rPr>
                <w:sz w:val="14"/>
                <w:szCs w:val="14"/>
              </w:rPr>
            </w:pPr>
            <w:r w:rsidRPr="007C13A7">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5A8E8D3D" w14:textId="77777777">
            <w:pPr>
              <w:rPr>
                <w:sz w:val="14"/>
                <w:szCs w:val="14"/>
              </w:rPr>
            </w:pPr>
            <w:r w:rsidRPr="007C13A7">
              <w:rPr>
                <w:sz w:val="14"/>
                <w:szCs w:val="14"/>
              </w:rPr>
              <w:t>-</w:t>
            </w:r>
          </w:p>
        </w:tc>
      </w:tr>
      <w:tr w:rsidRPr="005E3B83" w:rsidR="005E3B83" w:rsidTr="6B4EE4C3" w14:paraId="3E07B2E2"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6B4EE4C3" w14:paraId="43788D81" w14:textId="77F6DD86">
            <w:pPr>
              <w:rPr>
                <w:sz w:val="14"/>
                <w:szCs w:val="14"/>
              </w:rPr>
            </w:pPr>
            <w:r w:rsidRPr="6B4EE4C3">
              <w:rPr>
                <w:sz w:val="14"/>
                <w:szCs w:val="14"/>
              </w:rPr>
              <w:t xml:space="preserve">Distribute </w:t>
            </w:r>
            <w:commentRangeStart w:id="172"/>
            <w:r w:rsidRPr="6B4EE4C3">
              <w:rPr>
                <w:sz w:val="14"/>
                <w:szCs w:val="14"/>
              </w:rPr>
              <w:t xml:space="preserve">RCC </w:t>
            </w:r>
            <w:commentRangeEnd w:id="172"/>
            <w:r w:rsidRPr="6B4EE4C3" w:rsidR="73F6F21D">
              <w:rPr>
                <w:rStyle w:val="CommentReference"/>
                <w:sz w:val="14"/>
                <w:szCs w:val="14"/>
              </w:rPr>
              <w:commentReference w:id="172"/>
            </w:r>
            <w:r w:rsidRPr="6B4EE4C3">
              <w:rPr>
                <w:sz w:val="14"/>
                <w:szCs w:val="14"/>
              </w:rPr>
              <w:t>&amp; JAO data</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02D96B87" w14:textId="77777777">
            <w:pPr>
              <w:rPr>
                <w:sz w:val="14"/>
                <w:szCs w:val="14"/>
              </w:rPr>
            </w:pPr>
            <w:r w:rsidRPr="007C13A7">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69FECF77" w14:textId="77777777">
            <w:pPr>
              <w:rPr>
                <w:sz w:val="14"/>
                <w:szCs w:val="14"/>
              </w:rPr>
            </w:pPr>
            <w:r w:rsidRPr="007C13A7">
              <w:rPr>
                <w:sz w:val="14"/>
                <w:szCs w:val="14"/>
              </w:rPr>
              <w:t>CCCt</w:t>
            </w:r>
          </w:p>
        </w:tc>
        <w:tc>
          <w:tcPr>
            <w:tcW w:w="2750" w:type="dxa"/>
            <w:gridSpan w:val="3"/>
            <w:vMerge/>
            <w:tcMar>
              <w:left w:w="99" w:type="dxa"/>
              <w:right w:w="99" w:type="dxa"/>
            </w:tcMar>
            <w:vAlign w:val="center"/>
          </w:tcPr>
          <w:p w:rsidRPr="007C13A7" w:rsidR="005E3B83" w:rsidP="000A4806" w:rsidRDefault="005E3B83" w14:paraId="6F69F5A0"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4F00F376" w14:textId="77777777">
            <w:pPr>
              <w:rPr>
                <w:sz w:val="14"/>
                <w:szCs w:val="14"/>
              </w:rPr>
            </w:pPr>
            <w:r w:rsidRPr="007C13A7">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7288C4EA" w14:textId="77777777">
            <w:pPr>
              <w:rPr>
                <w:sz w:val="14"/>
                <w:szCs w:val="14"/>
              </w:rPr>
            </w:pPr>
            <w:r w:rsidRPr="007C13A7">
              <w:rPr>
                <w:sz w:val="14"/>
                <w:szCs w:val="14"/>
              </w:rPr>
              <w:t>CGM, RefProg, DA Domain</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13A7" w:rsidR="005E3B83" w:rsidP="000A4806" w:rsidRDefault="005E3B83" w14:paraId="03F7370D" w14:textId="77777777">
            <w:pPr>
              <w:rPr>
                <w:sz w:val="14"/>
                <w:szCs w:val="14"/>
              </w:rPr>
            </w:pPr>
            <w:r w:rsidRPr="007C13A7">
              <w:rPr>
                <w:sz w:val="14"/>
                <w:szCs w:val="14"/>
              </w:rPr>
              <w:t>TSOs, JAO</w:t>
            </w:r>
          </w:p>
        </w:tc>
      </w:tr>
    </w:tbl>
    <w:p w:rsidRPr="005E3B83" w:rsidR="005E3B83" w:rsidP="00B47D5C" w:rsidRDefault="47656B1D" w14:paraId="7F06B450" w14:textId="77777777">
      <w:pPr>
        <w:pStyle w:val="Heading3"/>
      </w:pPr>
      <w:bookmarkStart w:name="_Toc1666784471" w:id="173"/>
      <w:bookmarkStart w:name="_Toc1768965610" w:id="174"/>
      <w:r>
        <w:t>Backup and Fallback processes</w:t>
      </w:r>
      <w:bookmarkEnd w:id="173"/>
      <w:bookmarkEnd w:id="174"/>
    </w:p>
    <w:p w:rsidRPr="005E3B83" w:rsidR="005E3B83" w:rsidP="000A4806" w:rsidRDefault="005E3B83" w14:paraId="3F404C5C" w14:textId="77777777">
      <w:pPr>
        <w:spacing w:after="240"/>
      </w:pPr>
      <w:r w:rsidRPr="005E3B83">
        <w:t xml:space="preserve">As soon as an issue with the CCCt is identified (e.g. blocking the process to run normally), the CCC must call or email Unicorn Core helpdesk. </w:t>
      </w:r>
    </w:p>
    <w:p w:rsidRPr="005E3B83" w:rsidR="005E3B83" w:rsidP="000A4806" w:rsidRDefault="005E3B83" w14:paraId="3E2EB7C5" w14:textId="1DE9D645">
      <w:pPr>
        <w:spacing w:after="240"/>
      </w:pPr>
      <w:r w:rsidRPr="005E3B83">
        <w:t>In case the issue is due to missing input data, please refer to the following backups and execute them before the indicated CET:</w:t>
      </w:r>
    </w:p>
    <w:tbl>
      <w:tblPr>
        <w:tblW w:w="9310" w:type="dxa"/>
        <w:tblLook w:val="06A0" w:firstRow="1" w:lastRow="0" w:firstColumn="1" w:lastColumn="0" w:noHBand="1" w:noVBand="1"/>
      </w:tblPr>
      <w:tblGrid>
        <w:gridCol w:w="683"/>
        <w:gridCol w:w="855"/>
        <w:gridCol w:w="2364"/>
        <w:gridCol w:w="3103"/>
        <w:gridCol w:w="668"/>
        <w:gridCol w:w="819"/>
        <w:gridCol w:w="818"/>
      </w:tblGrid>
      <w:tr w:rsidRPr="005E3B83" w:rsidR="00097F92" w:rsidTr="47E385B5" w14:paraId="0DC8BB04" w14:textId="77777777">
        <w:trPr>
          <w:trHeight w:val="512"/>
        </w:trPr>
        <w:tc>
          <w:tcPr>
            <w:tcW w:w="683"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727689" w:rsidR="005E3B83" w:rsidP="000A4806" w:rsidRDefault="005E3B83" w14:paraId="214CD95C" w14:textId="77777777">
            <w:pPr>
              <w:rPr>
                <w:sz w:val="14"/>
                <w:szCs w:val="14"/>
              </w:rPr>
            </w:pPr>
            <w:r w:rsidRPr="00727689">
              <w:rPr>
                <w:sz w:val="14"/>
                <w:szCs w:val="14"/>
              </w:rPr>
              <w:t>Backup ID</w:t>
            </w:r>
          </w:p>
        </w:tc>
        <w:tc>
          <w:tcPr>
            <w:tcW w:w="85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27689" w:rsidR="005E3B83" w:rsidP="000A4806" w:rsidRDefault="005E3B83" w14:paraId="1C3B5B44" w14:textId="77777777">
            <w:pPr>
              <w:rPr>
                <w:sz w:val="14"/>
                <w:szCs w:val="14"/>
              </w:rPr>
            </w:pPr>
            <w:r w:rsidRPr="00727689">
              <w:rPr>
                <w:sz w:val="14"/>
                <w:szCs w:val="14"/>
              </w:rPr>
              <w:t>Process Step</w:t>
            </w:r>
          </w:p>
        </w:tc>
        <w:tc>
          <w:tcPr>
            <w:tcW w:w="236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27689" w:rsidR="005E3B83" w:rsidP="000A4806" w:rsidRDefault="005E3B83" w14:paraId="2C290610" w14:textId="77777777">
            <w:pPr>
              <w:rPr>
                <w:sz w:val="14"/>
                <w:szCs w:val="14"/>
              </w:rPr>
            </w:pPr>
            <w:r w:rsidRPr="00727689">
              <w:rPr>
                <w:sz w:val="14"/>
                <w:szCs w:val="14"/>
              </w:rPr>
              <w:t>Description</w:t>
            </w:r>
          </w:p>
        </w:tc>
        <w:tc>
          <w:tcPr>
            <w:tcW w:w="3103"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27689" w:rsidR="005E3B83" w:rsidP="000A4806" w:rsidRDefault="005E3B83" w14:paraId="3CDA5CCB" w14:textId="77777777">
            <w:pPr>
              <w:rPr>
                <w:sz w:val="14"/>
                <w:szCs w:val="14"/>
              </w:rPr>
            </w:pPr>
            <w:r w:rsidRPr="00727689">
              <w:rPr>
                <w:sz w:val="14"/>
                <w:szCs w:val="14"/>
              </w:rPr>
              <w:t>Solution/Action</w:t>
            </w:r>
          </w:p>
        </w:tc>
        <w:tc>
          <w:tcPr>
            <w:tcW w:w="66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27689" w:rsidR="005E3B83" w:rsidP="000A4806" w:rsidRDefault="005E3B83" w14:paraId="2026AE71" w14:textId="77777777">
            <w:pPr>
              <w:rPr>
                <w:sz w:val="14"/>
                <w:szCs w:val="14"/>
              </w:rPr>
            </w:pPr>
            <w:r w:rsidRPr="00727689">
              <w:rPr>
                <w:sz w:val="14"/>
                <w:szCs w:val="14"/>
              </w:rPr>
              <w:t>Owner</w:t>
            </w:r>
          </w:p>
        </w:tc>
        <w:tc>
          <w:tcPr>
            <w:tcW w:w="81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27689" w:rsidR="005E3B83" w:rsidP="000A4806" w:rsidRDefault="005E3B83" w14:paraId="06FEDE99" w14:textId="77777777">
            <w:pPr>
              <w:rPr>
                <w:sz w:val="14"/>
                <w:szCs w:val="14"/>
              </w:rPr>
            </w:pPr>
            <w:r w:rsidRPr="00727689">
              <w:rPr>
                <w:sz w:val="14"/>
                <w:szCs w:val="14"/>
              </w:rPr>
              <w:t>Tool</w:t>
            </w:r>
          </w:p>
        </w:tc>
        <w:tc>
          <w:tcPr>
            <w:tcW w:w="818" w:type="dxa"/>
            <w:tcBorders>
              <w:top w:val="nil"/>
              <w:left w:val="single" w:color="FFFFFF" w:themeColor="background1" w:sz="8" w:space="0"/>
              <w:bottom w:val="nil"/>
              <w:right w:val="nil"/>
            </w:tcBorders>
            <w:shd w:val="clear" w:color="auto" w:fill="2F2F2F" w:themeFill="text2" w:themeFillShade="80"/>
            <w:vAlign w:val="center"/>
          </w:tcPr>
          <w:p w:rsidRPr="00727689" w:rsidR="005E3B83" w:rsidP="000A4806" w:rsidRDefault="005E3B83" w14:paraId="7AAE5A3C" w14:textId="77777777">
            <w:pPr>
              <w:rPr>
                <w:sz w:val="14"/>
                <w:szCs w:val="14"/>
              </w:rPr>
            </w:pPr>
            <w:r w:rsidRPr="00727689">
              <w:rPr>
                <w:sz w:val="14"/>
                <w:szCs w:val="14"/>
              </w:rPr>
              <w:t>Email Template #</w:t>
            </w:r>
          </w:p>
        </w:tc>
      </w:tr>
      <w:tr w:rsidRPr="005E3B83" w:rsidR="00097F92" w:rsidTr="47E385B5" w14:paraId="05FF765F" w14:textId="77777777">
        <w:trPr>
          <w:trHeight w:val="2546"/>
        </w:trPr>
        <w:tc>
          <w:tcPr>
            <w:tcW w:w="68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27689" w:rsidR="005E3B83" w:rsidP="000A4806" w:rsidRDefault="47E385B5" w14:paraId="68BB4ECF" w14:textId="549D5EA1">
            <w:pPr>
              <w:rPr>
                <w:sz w:val="14"/>
                <w:szCs w:val="14"/>
              </w:rPr>
            </w:pPr>
            <w:r w:rsidRPr="47E385B5">
              <w:rPr>
                <w:sz w:val="14"/>
                <w:szCs w:val="14"/>
              </w:rPr>
              <w:t xml:space="preserve"> ID2_</w:t>
            </w:r>
            <w:r w:rsidR="00887342">
              <w:rPr>
                <w:sz w:val="14"/>
                <w:szCs w:val="14"/>
              </w:rPr>
              <w:t>5</w:t>
            </w:r>
          </w:p>
        </w:tc>
        <w:tc>
          <w:tcPr>
            <w:tcW w:w="855" w:type="dxa"/>
            <w:tcBorders>
              <w:top w:val="single" w:color="FFFFFF" w:themeColor="background1" w:sz="8" w:space="0"/>
              <w:left w:val="single" w:color="FFFFFF" w:themeColor="background1" w:sz="8" w:space="0"/>
              <w:bottom w:val="single" w:color="FFFFFF" w:themeColor="background1" w:sz="4" w:space="0"/>
              <w:right w:val="single" w:color="FFFFFF" w:themeColor="background1" w:sz="8" w:space="0"/>
            </w:tcBorders>
            <w:shd w:val="clear" w:color="auto" w:fill="BFBFBF" w:themeFill="background1" w:themeFillShade="BF"/>
            <w:vAlign w:val="center"/>
          </w:tcPr>
          <w:p w:rsidRPr="00727689" w:rsidR="005E3B83" w:rsidP="000A4806" w:rsidRDefault="005E3B83" w14:paraId="74CB4A8A" w14:textId="77777777">
            <w:pPr>
              <w:rPr>
                <w:sz w:val="14"/>
                <w:szCs w:val="14"/>
              </w:rPr>
            </w:pPr>
            <w:r w:rsidRPr="00727689">
              <w:rPr>
                <w:sz w:val="14"/>
                <w:szCs w:val="14"/>
              </w:rPr>
              <w:t>First, second or third CGM data gathering</w:t>
            </w:r>
          </w:p>
        </w:tc>
        <w:tc>
          <w:tcPr>
            <w:tcW w:w="2364"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727689" w:rsidR="005E3B83" w:rsidP="000A4806" w:rsidRDefault="2A8287A9" w14:paraId="35F78D30" w14:textId="6254D722">
            <w:pPr>
              <w:rPr>
                <w:sz w:val="14"/>
                <w:szCs w:val="14"/>
              </w:rPr>
            </w:pPr>
            <w:r w:rsidRPr="2A8287A9">
              <w:rPr>
                <w:sz w:val="14"/>
                <w:szCs w:val="14"/>
              </w:rPr>
              <w:t>Missing or incorrect CGM or incomplete merging package</w:t>
            </w:r>
          </w:p>
        </w:tc>
        <w:tc>
          <w:tcPr>
            <w:tcW w:w="3103"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27689" w:rsidR="005E3B83" w:rsidP="000A4806" w:rsidRDefault="005E3B83" w14:paraId="74F04A6B" w14:textId="77777777">
            <w:pPr>
              <w:rPr>
                <w:sz w:val="14"/>
                <w:szCs w:val="14"/>
              </w:rPr>
            </w:pPr>
            <w:r w:rsidRPr="00727689">
              <w:rPr>
                <w:sz w:val="14"/>
                <w:szCs w:val="14"/>
              </w:rPr>
              <w:t>If no CGM is provided at Target End Time of First CGM data gathering:</w:t>
            </w:r>
          </w:p>
          <w:p w:rsidRPr="00727689" w:rsidR="005E3B83" w:rsidP="000A4806" w:rsidRDefault="005E3B83" w14:paraId="4163DEDC" w14:textId="77777777">
            <w:pPr>
              <w:rPr>
                <w:sz w:val="14"/>
                <w:szCs w:val="14"/>
              </w:rPr>
            </w:pPr>
            <w:r w:rsidRPr="00727689">
              <w:rPr>
                <w:sz w:val="14"/>
                <w:szCs w:val="14"/>
              </w:rPr>
              <w:t>1. Merging Entity triggers a new merging package with a combined DACF and provides to CCCt (no email required if successful)</w:t>
            </w:r>
          </w:p>
          <w:p w:rsidRPr="00727689" w:rsidR="005E3B83" w:rsidP="000A4806" w:rsidRDefault="005E3B83" w14:paraId="2F697EA8" w14:textId="77777777">
            <w:pPr>
              <w:rPr>
                <w:sz w:val="14"/>
                <w:szCs w:val="14"/>
              </w:rPr>
            </w:pPr>
            <w:r w:rsidRPr="00727689">
              <w:rPr>
                <w:sz w:val="14"/>
                <w:szCs w:val="14"/>
              </w:rPr>
              <w:t>2. If not successful, the merging entity creates a new merging package using the latest available DACF from Coreso. (email template 16 – Combined DACF not available)</w:t>
            </w:r>
          </w:p>
          <w:p w:rsidRPr="00727689" w:rsidR="005E3B83" w:rsidP="000A4806" w:rsidRDefault="005E3B83" w14:paraId="7D2CB99C" w14:textId="77777777">
            <w:pPr>
              <w:rPr>
                <w:sz w:val="14"/>
                <w:szCs w:val="14"/>
              </w:rPr>
            </w:pPr>
            <w:r w:rsidRPr="00727689">
              <w:rPr>
                <w:sz w:val="14"/>
                <w:szCs w:val="14"/>
              </w:rPr>
              <w:t>3. If not successful, the merging entity creates a new merging package using the latest available DACF from TSCNET (email template 16 – Combined DACF not available)</w:t>
            </w:r>
          </w:p>
          <w:p w:rsidRPr="00727689" w:rsidR="005E3B83" w:rsidP="000A4806" w:rsidRDefault="005E3B83" w14:paraId="37D999EC" w14:textId="77777777">
            <w:pPr>
              <w:rPr>
                <w:sz w:val="14"/>
                <w:szCs w:val="14"/>
              </w:rPr>
            </w:pPr>
          </w:p>
          <w:p w:rsidRPr="00727689" w:rsidR="005E3B83" w:rsidP="000A4806" w:rsidRDefault="005E3B83" w14:paraId="31F2BD24" w14:textId="77777777">
            <w:pPr>
              <w:rPr>
                <w:sz w:val="14"/>
                <w:szCs w:val="14"/>
              </w:rPr>
            </w:pPr>
            <w:r w:rsidRPr="00727689">
              <w:rPr>
                <w:sz w:val="14"/>
                <w:szCs w:val="14"/>
              </w:rPr>
              <w:t>If no CGM is provided at all due to failure of above backup:</w:t>
            </w:r>
          </w:p>
          <w:p w:rsidRPr="00727689" w:rsidR="005E3B83" w:rsidP="2A8287A9" w:rsidRDefault="2A8287A9" w14:paraId="62978BB0" w14:textId="2C61A74C">
            <w:pPr>
              <w:rPr>
                <w:sz w:val="14"/>
                <w:szCs w:val="14"/>
              </w:rPr>
            </w:pPr>
            <w:r w:rsidRPr="2A8287A9">
              <w:rPr>
                <w:sz w:val="14"/>
                <w:szCs w:val="14"/>
              </w:rPr>
              <w:t>1. The merging entity to inform all parties via E-mail of the automatic fallback provided by CCCt.(email template 15 – missing Coreso Inputs)</w:t>
            </w:r>
          </w:p>
          <w:p w:rsidRPr="00727689" w:rsidR="005E3B83" w:rsidP="2A8287A9" w:rsidRDefault="005E3B83" w14:paraId="0144E3FE" w14:textId="36D774A4">
            <w:pPr>
              <w:rPr>
                <w:sz w:val="14"/>
                <w:szCs w:val="14"/>
              </w:rPr>
            </w:pPr>
          </w:p>
          <w:p w:rsidRPr="00727689" w:rsidR="005E3B83" w:rsidP="2A8287A9" w:rsidRDefault="2A8287A9" w14:paraId="4B952140" w14:textId="65A4A575">
            <w:pPr>
              <w:rPr>
                <w:rFonts w:eastAsia="Arial" w:cs="Arial"/>
                <w:sz w:val="14"/>
                <w:szCs w:val="14"/>
              </w:rPr>
            </w:pPr>
            <w:r w:rsidRPr="2A8287A9">
              <w:rPr>
                <w:rFonts w:eastAsia="Arial" w:cs="Arial"/>
                <w:sz w:val="14"/>
                <w:szCs w:val="14"/>
              </w:rPr>
              <w:t>In case of missing CGMs for certain timestamps within the merging package, the CCCt operator will inform all parties via  email template 17</w:t>
            </w:r>
          </w:p>
          <w:p w:rsidRPr="00727689" w:rsidR="005E3B83" w:rsidP="2A8287A9" w:rsidRDefault="2A8287A9" w14:paraId="484ECFB7" w14:textId="29C1255D">
            <w:pPr>
              <w:pStyle w:val="ListParagraph"/>
              <w:rPr>
                <w:sz w:val="14"/>
                <w:szCs w:val="14"/>
              </w:rPr>
            </w:pPr>
            <w:r w:rsidRPr="2A8287A9">
              <w:rPr>
                <w:sz w:val="14"/>
                <w:szCs w:val="14"/>
              </w:rPr>
              <w:t>1. The merging entity to inform all parties via E-mail of the automatic fallback being applied to some timestamps (email template 17)</w:t>
            </w:r>
          </w:p>
        </w:tc>
        <w:tc>
          <w:tcPr>
            <w:tcW w:w="66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27689" w:rsidR="005E3B83" w:rsidP="000A4806" w:rsidRDefault="005E3B83" w14:paraId="12837DD1" w14:textId="77777777">
            <w:pPr>
              <w:rPr>
                <w:sz w:val="14"/>
                <w:szCs w:val="14"/>
              </w:rPr>
            </w:pPr>
            <w:r w:rsidRPr="00727689">
              <w:rPr>
                <w:sz w:val="14"/>
                <w:szCs w:val="14"/>
              </w:rPr>
              <w:t>Coreso</w:t>
            </w:r>
          </w:p>
        </w:tc>
        <w:tc>
          <w:tcPr>
            <w:tcW w:w="819"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27689" w:rsidR="005E3B83" w:rsidP="000A4806" w:rsidRDefault="005E3B83" w14:paraId="597E88B3" w14:textId="77777777">
            <w:pPr>
              <w:rPr>
                <w:sz w:val="14"/>
                <w:szCs w:val="14"/>
              </w:rPr>
            </w:pPr>
            <w:r w:rsidRPr="00727689">
              <w:rPr>
                <w:sz w:val="14"/>
                <w:szCs w:val="14"/>
              </w:rPr>
              <w:t>CCCt, CGM merging tool of Coreso</w:t>
            </w:r>
          </w:p>
        </w:tc>
        <w:tc>
          <w:tcPr>
            <w:tcW w:w="81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27689" w:rsidR="005E3B83" w:rsidP="000A4806" w:rsidRDefault="2A8287A9" w14:paraId="664F29B2" w14:textId="06BB6AC5">
            <w:pPr>
              <w:rPr>
                <w:sz w:val="14"/>
                <w:szCs w:val="14"/>
              </w:rPr>
            </w:pPr>
            <w:r w:rsidRPr="2A8287A9">
              <w:rPr>
                <w:sz w:val="14"/>
                <w:szCs w:val="14"/>
              </w:rPr>
              <w:t>15, 16, 17</w:t>
            </w:r>
          </w:p>
        </w:tc>
      </w:tr>
    </w:tbl>
    <w:p w:rsidR="00B40048" w:rsidP="00B40048" w:rsidRDefault="00B40048" w14:paraId="17CD9947" w14:textId="77777777">
      <w:bookmarkStart w:name="_Toc1651433841" w:id="175"/>
    </w:p>
    <w:p w:rsidR="00B40048" w:rsidP="00B40048" w:rsidRDefault="00B40048" w14:paraId="6C531780" w14:textId="77777777"/>
    <w:p w:rsidR="00B40048" w:rsidP="00B40048" w:rsidRDefault="00B40048" w14:paraId="4791B66B" w14:textId="77777777"/>
    <w:p w:rsidR="00B40048" w:rsidP="00B40048" w:rsidRDefault="00B40048" w14:paraId="37142976" w14:textId="77777777"/>
    <w:p w:rsidR="075D248C" w:rsidP="00B47D5C" w:rsidRDefault="4DD55594" w14:paraId="2FBDC564" w14:textId="7B877CD9">
      <w:pPr>
        <w:pStyle w:val="Heading2"/>
      </w:pPr>
      <w:bookmarkStart w:name="_Toc224121665" w:id="176"/>
      <w:r>
        <w:t>RefProg Computation</w:t>
      </w:r>
      <w:bookmarkEnd w:id="175"/>
      <w:bookmarkEnd w:id="176"/>
    </w:p>
    <w:p w:rsidR="075D248C" w:rsidP="4DD55594" w:rsidRDefault="4DD55594" w14:paraId="145C5A9F" w14:textId="67821CF3">
      <w:r w:rsidRPr="4DD55594">
        <w:rPr>
          <w:rFonts w:eastAsia="Arial" w:cs="Arial"/>
        </w:rPr>
        <w:t xml:space="preserve"> </w:t>
      </w:r>
      <w:r>
        <w:t>The purpose of this process step is to derive a reference programme from the AAC grid model provided in the first, second or third CGM Data Gathering Process steps</w:t>
      </w:r>
    </w:p>
    <w:p w:rsidR="00B40048" w:rsidP="4DD55594" w:rsidRDefault="00B40048" w14:paraId="3F51DB61" w14:textId="77777777"/>
    <w:p w:rsidR="075D248C" w:rsidP="075D248C" w:rsidRDefault="075D248C" w14:paraId="64D972C7" w14:textId="281D4486"/>
    <w:tbl>
      <w:tblPr>
        <w:tblW w:w="0" w:type="auto"/>
        <w:tblInd w:w="90" w:type="dxa"/>
        <w:tblLook w:val="04A0" w:firstRow="1" w:lastRow="0" w:firstColumn="1" w:lastColumn="0" w:noHBand="0" w:noVBand="1"/>
      </w:tblPr>
      <w:tblGrid>
        <w:gridCol w:w="1303"/>
        <w:gridCol w:w="947"/>
        <w:gridCol w:w="949"/>
        <w:gridCol w:w="834"/>
        <w:gridCol w:w="853"/>
        <w:gridCol w:w="859"/>
        <w:gridCol w:w="1187"/>
        <w:gridCol w:w="1068"/>
        <w:gridCol w:w="1188"/>
      </w:tblGrid>
      <w:tr w:rsidR="075D248C" w:rsidTr="6FA6F48F" w14:paraId="69C7C613" w14:textId="77777777">
        <w:trPr>
          <w:trHeight w:val="279"/>
        </w:trPr>
        <w:tc>
          <w:tcPr>
            <w:tcW w:w="130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090DD91B" w14:textId="77777777">
            <w:pPr>
              <w:rPr>
                <w:sz w:val="14"/>
                <w:szCs w:val="14"/>
              </w:rPr>
            </w:pPr>
            <w:r w:rsidRPr="6FA6F48F">
              <w:rPr>
                <w:sz w:val="14"/>
                <w:szCs w:val="14"/>
              </w:rPr>
              <w:t>Activity</w:t>
            </w:r>
          </w:p>
        </w:tc>
        <w:tc>
          <w:tcPr>
            <w:tcW w:w="94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5C881BC8" w14:textId="77777777">
            <w:pPr>
              <w:rPr>
                <w:sz w:val="14"/>
                <w:szCs w:val="14"/>
              </w:rPr>
            </w:pPr>
            <w:r w:rsidRPr="6FA6F48F">
              <w:rPr>
                <w:sz w:val="14"/>
                <w:szCs w:val="14"/>
              </w:rPr>
              <w:t>Owner</w:t>
            </w:r>
          </w:p>
        </w:tc>
        <w:tc>
          <w:tcPr>
            <w:tcW w:w="94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7134C12D" w14:textId="77777777">
            <w:pPr>
              <w:rPr>
                <w:sz w:val="14"/>
                <w:szCs w:val="14"/>
              </w:rPr>
            </w:pPr>
            <w:r w:rsidRPr="6FA6F48F">
              <w:rPr>
                <w:sz w:val="14"/>
                <w:szCs w:val="14"/>
              </w:rPr>
              <w:t>Tool</w:t>
            </w:r>
          </w:p>
        </w:tc>
        <w:tc>
          <w:tcPr>
            <w:tcW w:w="83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4ACF7C98" w14:textId="77777777">
            <w:pPr>
              <w:rPr>
                <w:sz w:val="14"/>
                <w:szCs w:val="14"/>
              </w:rPr>
            </w:pPr>
            <w:r w:rsidRPr="6FA6F48F">
              <w:rPr>
                <w:sz w:val="14"/>
                <w:szCs w:val="14"/>
              </w:rPr>
              <w:t>Target Start Time</w:t>
            </w:r>
          </w:p>
        </w:tc>
        <w:tc>
          <w:tcPr>
            <w:tcW w:w="85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03E85011" w14:textId="77777777">
            <w:pPr>
              <w:rPr>
                <w:sz w:val="14"/>
                <w:szCs w:val="14"/>
              </w:rPr>
            </w:pPr>
            <w:r w:rsidRPr="6FA6F48F">
              <w:rPr>
                <w:sz w:val="14"/>
                <w:szCs w:val="14"/>
              </w:rPr>
              <w:t>Target End Time</w:t>
            </w:r>
          </w:p>
        </w:tc>
        <w:tc>
          <w:tcPr>
            <w:tcW w:w="85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65DB3666" w14:textId="77777777">
            <w:pPr>
              <w:rPr>
                <w:sz w:val="14"/>
                <w:szCs w:val="14"/>
              </w:rPr>
            </w:pPr>
            <w:r w:rsidRPr="6FA6F48F">
              <w:rPr>
                <w:sz w:val="14"/>
                <w:szCs w:val="14"/>
              </w:rPr>
              <w:t>Critical End Time</w:t>
            </w:r>
          </w:p>
        </w:tc>
        <w:tc>
          <w:tcPr>
            <w:tcW w:w="3443"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243D855C" w14:textId="77777777">
            <w:pPr>
              <w:rPr>
                <w:sz w:val="14"/>
                <w:szCs w:val="14"/>
              </w:rPr>
            </w:pPr>
            <w:r w:rsidRPr="6FA6F48F">
              <w:rPr>
                <w:sz w:val="14"/>
                <w:szCs w:val="14"/>
              </w:rPr>
              <w:t>Data Exchange</w:t>
            </w:r>
          </w:p>
        </w:tc>
      </w:tr>
      <w:tr w:rsidR="075D248C" w:rsidTr="6FA6F48F" w14:paraId="2FAE693B" w14:textId="77777777">
        <w:trPr>
          <w:trHeight w:val="279"/>
        </w:trPr>
        <w:tc>
          <w:tcPr>
            <w:tcW w:w="1303" w:type="dxa"/>
            <w:vMerge/>
          </w:tcPr>
          <w:p w:rsidR="00C2546F" w:rsidRDefault="00C2546F" w14:paraId="7E572147" w14:textId="77777777"/>
        </w:tc>
        <w:tc>
          <w:tcPr>
            <w:tcW w:w="947" w:type="dxa"/>
            <w:vMerge/>
          </w:tcPr>
          <w:p w:rsidR="00C2546F" w:rsidRDefault="00C2546F" w14:paraId="5F432F4A" w14:textId="77777777"/>
        </w:tc>
        <w:tc>
          <w:tcPr>
            <w:tcW w:w="949" w:type="dxa"/>
            <w:vMerge/>
          </w:tcPr>
          <w:p w:rsidR="00C2546F" w:rsidRDefault="00C2546F" w14:paraId="1A15FF96" w14:textId="77777777"/>
        </w:tc>
        <w:tc>
          <w:tcPr>
            <w:tcW w:w="834" w:type="dxa"/>
            <w:vMerge/>
          </w:tcPr>
          <w:p w:rsidR="00C2546F" w:rsidRDefault="00C2546F" w14:paraId="33D58BC7" w14:textId="77777777"/>
        </w:tc>
        <w:tc>
          <w:tcPr>
            <w:tcW w:w="853" w:type="dxa"/>
            <w:vMerge/>
          </w:tcPr>
          <w:p w:rsidR="00C2546F" w:rsidRDefault="00C2546F" w14:paraId="5485DCB8" w14:textId="77777777"/>
        </w:tc>
        <w:tc>
          <w:tcPr>
            <w:tcW w:w="859" w:type="dxa"/>
            <w:vMerge/>
          </w:tcPr>
          <w:p w:rsidR="00C2546F" w:rsidRDefault="00C2546F" w14:paraId="290304B5"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0BDFEAF3" w14:textId="77777777">
            <w:pPr>
              <w:rPr>
                <w:sz w:val="14"/>
                <w:szCs w:val="14"/>
              </w:rPr>
            </w:pPr>
            <w:r w:rsidRPr="6FA6F48F">
              <w:rPr>
                <w:sz w:val="14"/>
                <w:szCs w:val="14"/>
              </w:rPr>
              <w:t>Input</w:t>
            </w:r>
          </w:p>
        </w:tc>
        <w:tc>
          <w:tcPr>
            <w:tcW w:w="106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459F94E4" w14:textId="77777777">
            <w:pPr>
              <w:rPr>
                <w:sz w:val="14"/>
                <w:szCs w:val="14"/>
              </w:rPr>
            </w:pPr>
            <w:r w:rsidRPr="6FA6F48F">
              <w:rPr>
                <w:sz w:val="14"/>
                <w:szCs w:val="14"/>
              </w:rPr>
              <w:t>Output</w:t>
            </w:r>
          </w:p>
        </w:tc>
        <w:tc>
          <w:tcPr>
            <w:tcW w:w="118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075D248C" w:rsidP="075D248C" w:rsidRDefault="6FA6F48F" w14:paraId="6416C500" w14:textId="77777777">
            <w:pPr>
              <w:rPr>
                <w:sz w:val="14"/>
                <w:szCs w:val="14"/>
              </w:rPr>
            </w:pPr>
            <w:r w:rsidRPr="6FA6F48F">
              <w:rPr>
                <w:sz w:val="14"/>
                <w:szCs w:val="14"/>
              </w:rPr>
              <w:t>Counter part</w:t>
            </w:r>
          </w:p>
        </w:tc>
      </w:tr>
      <w:tr w:rsidR="075D248C" w:rsidTr="6FA6F48F" w14:paraId="2548FC0B" w14:textId="77777777">
        <w:trPr>
          <w:trHeight w:val="279"/>
        </w:trPr>
        <w:tc>
          <w:tcPr>
            <w:tcW w:w="130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8A9A1E0" w14:textId="1B8DEA38">
            <w:pPr>
              <w:rPr>
                <w:sz w:val="14"/>
                <w:szCs w:val="14"/>
              </w:rPr>
            </w:pPr>
            <w:r w:rsidRPr="6FA6F48F">
              <w:rPr>
                <w:sz w:val="14"/>
                <w:szCs w:val="14"/>
              </w:rPr>
              <w:t>Create RefProg Template</w:t>
            </w:r>
          </w:p>
        </w:tc>
        <w:tc>
          <w:tcPr>
            <w:tcW w:w="94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F22F2F6" w14:textId="16E4B857">
            <w:pPr>
              <w:rPr>
                <w:sz w:val="14"/>
                <w:szCs w:val="14"/>
              </w:rPr>
            </w:pPr>
            <w:r w:rsidRPr="6FA6F48F">
              <w:rPr>
                <w:sz w:val="14"/>
                <w:szCs w:val="14"/>
              </w:rPr>
              <w:t>CCC</w:t>
            </w:r>
          </w:p>
        </w:tc>
        <w:tc>
          <w:tcPr>
            <w:tcW w:w="94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25E136C9" w14:textId="5D183CA7">
            <w:pPr>
              <w:rPr>
                <w:sz w:val="14"/>
                <w:szCs w:val="14"/>
              </w:rPr>
            </w:pPr>
            <w:r w:rsidRPr="6FA6F48F">
              <w:rPr>
                <w:sz w:val="14"/>
                <w:szCs w:val="14"/>
              </w:rPr>
              <w:t>CCCt</w:t>
            </w:r>
          </w:p>
        </w:tc>
        <w:tc>
          <w:tcPr>
            <w:tcW w:w="2546" w:type="dxa"/>
            <w:gridSpan w:val="3"/>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75D248C" w:rsidP="075D248C" w:rsidRDefault="6FA6F48F" w14:paraId="169C1058" w14:textId="77777777">
            <w:pPr>
              <w:rPr>
                <w:sz w:val="14"/>
                <w:szCs w:val="14"/>
              </w:rPr>
            </w:pPr>
            <w:r w:rsidRPr="6FA6F48F">
              <w:rPr>
                <w:sz w:val="14"/>
                <w:szCs w:val="14"/>
              </w:rPr>
              <w:t>See HLBP timetable as referred to under ‘2. Related documents’</w:t>
            </w:r>
          </w:p>
          <w:p w:rsidR="075D248C" w:rsidP="075D248C" w:rsidRDefault="075D248C" w14:paraId="14732920" w14:textId="7D90A0E6">
            <w:pPr>
              <w:rPr>
                <w:sz w:val="14"/>
                <w:szCs w:val="14"/>
              </w:rPr>
            </w:pPr>
          </w:p>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BC20C3E" w14:textId="38B6496D">
            <w:pPr>
              <w:rPr>
                <w:sz w:val="14"/>
                <w:szCs w:val="14"/>
              </w:rPr>
            </w:pPr>
            <w:r w:rsidRPr="6FA6F48F">
              <w:rPr>
                <w:sz w:val="14"/>
                <w:szCs w:val="14"/>
              </w:rPr>
              <w:t>AAC Grid Model and CGM</w:t>
            </w:r>
          </w:p>
        </w:tc>
        <w:tc>
          <w:tcPr>
            <w:tcW w:w="106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175EBAB0" w14:textId="4D3489D0">
            <w:pPr>
              <w:rPr>
                <w:sz w:val="14"/>
                <w:szCs w:val="14"/>
              </w:rPr>
            </w:pPr>
            <w:r w:rsidRPr="6FA6F48F">
              <w:rPr>
                <w:sz w:val="14"/>
                <w:szCs w:val="14"/>
              </w:rPr>
              <w:t>-</w:t>
            </w:r>
          </w:p>
        </w:tc>
        <w:tc>
          <w:tcPr>
            <w:tcW w:w="118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056F679F" w14:textId="40B895FD">
            <w:pPr>
              <w:rPr>
                <w:sz w:val="14"/>
                <w:szCs w:val="14"/>
              </w:rPr>
            </w:pPr>
            <w:r w:rsidRPr="6FA6F48F">
              <w:rPr>
                <w:sz w:val="14"/>
                <w:szCs w:val="14"/>
              </w:rPr>
              <w:t>-</w:t>
            </w:r>
          </w:p>
        </w:tc>
      </w:tr>
      <w:tr w:rsidR="075D248C" w:rsidTr="6FA6F48F" w14:paraId="3609E750"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5EA7CA8" w14:textId="559D6271">
            <w:pPr>
              <w:rPr>
                <w:sz w:val="14"/>
                <w:szCs w:val="14"/>
              </w:rPr>
            </w:pPr>
            <w:r w:rsidRPr="6FA6F48F">
              <w:rPr>
                <w:sz w:val="14"/>
                <w:szCs w:val="14"/>
              </w:rPr>
              <w:t>Split flows before Trigger FBPCM RefProg Calculation</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059978D" w14:textId="16E4B857">
            <w:pPr>
              <w:rPr>
                <w:sz w:val="14"/>
                <w:szCs w:val="14"/>
              </w:rPr>
            </w:pPr>
            <w:r w:rsidRPr="6FA6F48F">
              <w:rPr>
                <w:sz w:val="14"/>
                <w:szCs w:val="14"/>
              </w:rPr>
              <w:t>CCC</w:t>
            </w:r>
          </w:p>
          <w:p w:rsidR="075D248C" w:rsidP="075D248C" w:rsidRDefault="075D248C" w14:paraId="7EE27D11" w14:textId="75D139D1">
            <w:pPr>
              <w:rPr>
                <w:sz w:val="14"/>
                <w:szCs w:val="14"/>
              </w:rPr>
            </w:pP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2ED8F5CD" w14:textId="5D183CA7">
            <w:pPr>
              <w:rPr>
                <w:sz w:val="14"/>
                <w:szCs w:val="14"/>
              </w:rPr>
            </w:pPr>
            <w:r w:rsidRPr="6FA6F48F">
              <w:rPr>
                <w:sz w:val="14"/>
                <w:szCs w:val="14"/>
              </w:rPr>
              <w:t>CCCt</w:t>
            </w:r>
          </w:p>
          <w:p w:rsidR="075D248C" w:rsidP="075D248C" w:rsidRDefault="075D248C" w14:paraId="20F0C36C" w14:textId="3E40B2C4">
            <w:pPr>
              <w:rPr>
                <w:sz w:val="14"/>
                <w:szCs w:val="14"/>
              </w:rPr>
            </w:pPr>
          </w:p>
        </w:tc>
        <w:tc>
          <w:tcPr>
            <w:tcW w:w="2546" w:type="dxa"/>
            <w:gridSpan w:val="3"/>
            <w:vMerge/>
          </w:tcPr>
          <w:p w:rsidR="00C2546F" w:rsidRDefault="00C2546F" w14:paraId="21C655DE"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399A36DD" w14:textId="0C7283FB">
            <w:pPr>
              <w:rPr>
                <w:sz w:val="14"/>
                <w:szCs w:val="14"/>
              </w:rPr>
            </w:pPr>
            <w:r w:rsidRPr="6FA6F48F">
              <w:rPr>
                <w:sz w:val="14"/>
                <w:szCs w:val="14"/>
              </w:rPr>
              <w:t>-</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6C45CE7" w14:textId="506DCC2D">
            <w:pPr>
              <w:rPr>
                <w:sz w:val="14"/>
                <w:szCs w:val="14"/>
              </w:rPr>
            </w:pPr>
            <w:r w:rsidRPr="6FA6F48F">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1915C6F8" w14:textId="3C6EE734">
            <w:pPr>
              <w:rPr>
                <w:sz w:val="14"/>
                <w:szCs w:val="14"/>
              </w:rPr>
            </w:pPr>
            <w:r w:rsidRPr="6FA6F48F">
              <w:rPr>
                <w:sz w:val="14"/>
                <w:szCs w:val="14"/>
              </w:rPr>
              <w:t>-</w:t>
            </w:r>
          </w:p>
        </w:tc>
      </w:tr>
      <w:tr w:rsidR="075D248C" w:rsidTr="6FA6F48F" w14:paraId="78D75E19"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C271081" w14:textId="5C973B57">
            <w:pPr>
              <w:rPr>
                <w:sz w:val="14"/>
                <w:szCs w:val="14"/>
              </w:rPr>
            </w:pPr>
            <w:r w:rsidRPr="6FA6F48F">
              <w:rPr>
                <w:sz w:val="14"/>
                <w:szCs w:val="14"/>
              </w:rPr>
              <w:t>Trigger FBPCM for RefProg Calculation</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02D19A16" w14:textId="16E4B857">
            <w:pPr>
              <w:rPr>
                <w:sz w:val="14"/>
                <w:szCs w:val="14"/>
              </w:rPr>
            </w:pPr>
            <w:r w:rsidRPr="6FA6F48F">
              <w:rPr>
                <w:sz w:val="14"/>
                <w:szCs w:val="14"/>
              </w:rPr>
              <w:t>CCC</w:t>
            </w:r>
          </w:p>
          <w:p w:rsidR="075D248C" w:rsidP="075D248C" w:rsidRDefault="075D248C" w14:paraId="7D877C04" w14:textId="03E9E77A">
            <w:pPr>
              <w:rPr>
                <w:sz w:val="14"/>
                <w:szCs w:val="14"/>
              </w:rPr>
            </w:pP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6FA6F48F" w:rsidRDefault="6FA6F48F" w14:paraId="32EE0D1C" w14:textId="31EFD31C">
            <w:pPr>
              <w:rPr>
                <w:rFonts w:eastAsia="Arial" w:cs="Arial"/>
                <w:sz w:val="14"/>
                <w:szCs w:val="14"/>
              </w:rPr>
            </w:pPr>
            <w:r w:rsidRPr="6FA6F48F">
              <w:rPr>
                <w:sz w:val="14"/>
                <w:szCs w:val="14"/>
              </w:rPr>
              <w:t>FBPCM</w:t>
            </w:r>
          </w:p>
        </w:tc>
        <w:tc>
          <w:tcPr>
            <w:tcW w:w="2546" w:type="dxa"/>
            <w:gridSpan w:val="3"/>
            <w:vMerge/>
          </w:tcPr>
          <w:p w:rsidR="00C2546F" w:rsidRDefault="00C2546F" w14:paraId="426318D9"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59CC65A" w14:textId="18DF3E22">
            <w:pPr>
              <w:rPr>
                <w:sz w:val="14"/>
                <w:szCs w:val="14"/>
              </w:rPr>
            </w:pPr>
            <w:r w:rsidRPr="6FA6F48F">
              <w:rPr>
                <w:sz w:val="14"/>
                <w:szCs w:val="14"/>
              </w:rPr>
              <w:t>-</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93F689D" w14:textId="4B509476">
            <w:pPr>
              <w:rPr>
                <w:sz w:val="14"/>
                <w:szCs w:val="14"/>
              </w:rPr>
            </w:pPr>
            <w:r w:rsidRPr="6FA6F48F">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652D604" w14:textId="4E457739">
            <w:pPr>
              <w:rPr>
                <w:sz w:val="14"/>
                <w:szCs w:val="14"/>
              </w:rPr>
            </w:pPr>
            <w:r w:rsidRPr="6FA6F48F">
              <w:rPr>
                <w:sz w:val="14"/>
                <w:szCs w:val="14"/>
              </w:rPr>
              <w:t>-</w:t>
            </w:r>
          </w:p>
        </w:tc>
      </w:tr>
      <w:tr w:rsidR="075D248C" w:rsidTr="6FA6F48F" w14:paraId="1BFF23CC"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0EC318F" w14:textId="2031AE11">
            <w:pPr>
              <w:rPr>
                <w:sz w:val="14"/>
                <w:szCs w:val="14"/>
              </w:rPr>
            </w:pPr>
            <w:r w:rsidRPr="6FA6F48F">
              <w:rPr>
                <w:sz w:val="14"/>
                <w:szCs w:val="14"/>
              </w:rPr>
              <w:t>Process RefProg Computation Results</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079509C" w14:textId="16E4B857">
            <w:pPr>
              <w:rPr>
                <w:sz w:val="14"/>
                <w:szCs w:val="14"/>
              </w:rPr>
            </w:pPr>
            <w:r w:rsidRPr="6FA6F48F">
              <w:rPr>
                <w:sz w:val="14"/>
                <w:szCs w:val="14"/>
              </w:rPr>
              <w:t>CCC</w:t>
            </w:r>
          </w:p>
          <w:p w:rsidR="075D248C" w:rsidP="075D248C" w:rsidRDefault="075D248C" w14:paraId="17BF982D" w14:textId="21C52415">
            <w:pPr>
              <w:rPr>
                <w:sz w:val="14"/>
                <w:szCs w:val="14"/>
              </w:rPr>
            </w:pP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38DE93B" w14:textId="5D183CA7">
            <w:pPr>
              <w:rPr>
                <w:sz w:val="14"/>
                <w:szCs w:val="14"/>
              </w:rPr>
            </w:pPr>
            <w:r w:rsidRPr="6FA6F48F">
              <w:rPr>
                <w:sz w:val="14"/>
                <w:szCs w:val="14"/>
              </w:rPr>
              <w:t>CCCt</w:t>
            </w:r>
          </w:p>
          <w:p w:rsidR="075D248C" w:rsidP="075D248C" w:rsidRDefault="075D248C" w14:paraId="362364DB" w14:textId="2F2679B6">
            <w:pPr>
              <w:rPr>
                <w:sz w:val="14"/>
                <w:szCs w:val="14"/>
              </w:rPr>
            </w:pPr>
          </w:p>
        </w:tc>
        <w:tc>
          <w:tcPr>
            <w:tcW w:w="2546" w:type="dxa"/>
            <w:gridSpan w:val="3"/>
            <w:vMerge/>
          </w:tcPr>
          <w:p w:rsidR="00C2546F" w:rsidRDefault="00C2546F" w14:paraId="62A7EC95"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19ED9D86" w14:textId="31497E67">
            <w:pPr>
              <w:rPr>
                <w:sz w:val="14"/>
                <w:szCs w:val="14"/>
              </w:rPr>
            </w:pPr>
            <w:r w:rsidRPr="6FA6F48F">
              <w:rPr>
                <w:sz w:val="14"/>
                <w:szCs w:val="14"/>
              </w:rPr>
              <w:t>-</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89D3179" w14:textId="79DDD2D3">
            <w:pPr>
              <w:rPr>
                <w:sz w:val="14"/>
                <w:szCs w:val="14"/>
              </w:rPr>
            </w:pPr>
            <w:r w:rsidRPr="6FA6F48F">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E6905D4" w14:textId="1111ABCD">
            <w:pPr>
              <w:rPr>
                <w:sz w:val="14"/>
                <w:szCs w:val="14"/>
              </w:rPr>
            </w:pPr>
            <w:r w:rsidRPr="6FA6F48F">
              <w:rPr>
                <w:sz w:val="14"/>
                <w:szCs w:val="14"/>
              </w:rPr>
              <w:t>-</w:t>
            </w:r>
          </w:p>
        </w:tc>
      </w:tr>
      <w:tr w:rsidR="075D248C" w:rsidTr="6FA6F48F" w14:paraId="5B471D9F"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273D3A2B" w14:textId="79B5561D">
            <w:pPr>
              <w:rPr>
                <w:sz w:val="14"/>
                <w:szCs w:val="14"/>
              </w:rPr>
            </w:pPr>
            <w:r w:rsidRPr="6FA6F48F">
              <w:rPr>
                <w:sz w:val="14"/>
                <w:szCs w:val="14"/>
              </w:rPr>
              <w:t>Prepare internal RefProg</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E048BA7" w14:textId="16E4B857">
            <w:pPr>
              <w:rPr>
                <w:sz w:val="14"/>
                <w:szCs w:val="14"/>
              </w:rPr>
            </w:pPr>
            <w:r w:rsidRPr="6FA6F48F">
              <w:rPr>
                <w:sz w:val="14"/>
                <w:szCs w:val="14"/>
              </w:rPr>
              <w:t>CCC</w:t>
            </w:r>
          </w:p>
          <w:p w:rsidR="075D248C" w:rsidP="075D248C" w:rsidRDefault="075D248C" w14:paraId="02D9C7DB" w14:textId="5A31C55E">
            <w:pPr>
              <w:rPr>
                <w:sz w:val="14"/>
                <w:szCs w:val="14"/>
              </w:rPr>
            </w:pP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31016C3" w14:textId="5D183CA7">
            <w:pPr>
              <w:rPr>
                <w:sz w:val="14"/>
                <w:szCs w:val="14"/>
              </w:rPr>
            </w:pPr>
            <w:r w:rsidRPr="6FA6F48F">
              <w:rPr>
                <w:sz w:val="14"/>
                <w:szCs w:val="14"/>
              </w:rPr>
              <w:t>CCCt</w:t>
            </w:r>
          </w:p>
          <w:p w:rsidR="075D248C" w:rsidP="075D248C" w:rsidRDefault="075D248C" w14:paraId="584A796B" w14:textId="0502C3BE">
            <w:pPr>
              <w:rPr>
                <w:sz w:val="14"/>
                <w:szCs w:val="14"/>
              </w:rPr>
            </w:pPr>
          </w:p>
        </w:tc>
        <w:tc>
          <w:tcPr>
            <w:tcW w:w="2546" w:type="dxa"/>
            <w:gridSpan w:val="3"/>
            <w:vMerge/>
          </w:tcPr>
          <w:p w:rsidR="00C2546F" w:rsidRDefault="00C2546F" w14:paraId="3E83F836"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EA31CCF" w14:textId="02F81665">
            <w:pPr>
              <w:rPr>
                <w:sz w:val="14"/>
                <w:szCs w:val="14"/>
              </w:rPr>
            </w:pPr>
            <w:r w:rsidRPr="6FA6F48F">
              <w:rPr>
                <w:sz w:val="14"/>
                <w:szCs w:val="14"/>
              </w:rPr>
              <w:t>-</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B627BD6" w14:textId="37CC28DE">
            <w:pPr>
              <w:rPr>
                <w:sz w:val="14"/>
                <w:szCs w:val="14"/>
              </w:rPr>
            </w:pPr>
            <w:r w:rsidRPr="6FA6F48F">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0E3A2004" w14:textId="32F45567">
            <w:pPr>
              <w:rPr>
                <w:sz w:val="14"/>
                <w:szCs w:val="14"/>
              </w:rPr>
            </w:pPr>
            <w:r w:rsidRPr="6FA6F48F">
              <w:rPr>
                <w:sz w:val="14"/>
                <w:szCs w:val="14"/>
              </w:rPr>
              <w:t>-</w:t>
            </w:r>
          </w:p>
        </w:tc>
      </w:tr>
      <w:tr w:rsidR="075D248C" w:rsidTr="6FA6F48F" w14:paraId="399AA13A" w14:textId="77777777">
        <w:trPr>
          <w:trHeight w:val="279"/>
        </w:trPr>
        <w:tc>
          <w:tcPr>
            <w:tcW w:w="130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0D870D1" w14:textId="0929808F">
            <w:pPr>
              <w:rPr>
                <w:sz w:val="14"/>
                <w:szCs w:val="14"/>
              </w:rPr>
            </w:pPr>
            <w:r w:rsidRPr="6FA6F48F">
              <w:rPr>
                <w:sz w:val="14"/>
                <w:szCs w:val="14"/>
              </w:rPr>
              <w:t>Distribute RefProg Computation Results</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6DC0AF6" w14:textId="16E4B857">
            <w:pPr>
              <w:rPr>
                <w:sz w:val="14"/>
                <w:szCs w:val="14"/>
              </w:rPr>
            </w:pPr>
            <w:r w:rsidRPr="6FA6F48F">
              <w:rPr>
                <w:sz w:val="14"/>
                <w:szCs w:val="14"/>
              </w:rPr>
              <w:t>CCC</w:t>
            </w:r>
          </w:p>
          <w:p w:rsidR="075D248C" w:rsidP="075D248C" w:rsidRDefault="075D248C" w14:paraId="223E3D70" w14:textId="74851B38">
            <w:pPr>
              <w:rPr>
                <w:sz w:val="14"/>
                <w:szCs w:val="14"/>
              </w:rPr>
            </w:pPr>
          </w:p>
        </w:tc>
        <w:tc>
          <w:tcPr>
            <w:tcW w:w="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D17783E" w14:textId="5D183CA7">
            <w:pPr>
              <w:rPr>
                <w:sz w:val="14"/>
                <w:szCs w:val="14"/>
              </w:rPr>
            </w:pPr>
            <w:r w:rsidRPr="6FA6F48F">
              <w:rPr>
                <w:sz w:val="14"/>
                <w:szCs w:val="14"/>
              </w:rPr>
              <w:t>CCCt</w:t>
            </w:r>
          </w:p>
          <w:p w:rsidR="075D248C" w:rsidP="075D248C" w:rsidRDefault="075D248C" w14:paraId="36BC116F" w14:textId="1F0D60C7">
            <w:pPr>
              <w:rPr>
                <w:sz w:val="14"/>
                <w:szCs w:val="14"/>
              </w:rPr>
            </w:pPr>
          </w:p>
        </w:tc>
        <w:tc>
          <w:tcPr>
            <w:tcW w:w="2546" w:type="dxa"/>
            <w:gridSpan w:val="3"/>
            <w:vMerge/>
          </w:tcPr>
          <w:p w:rsidR="00C2546F" w:rsidRDefault="00C2546F" w14:paraId="494D7FAA" w14:textId="77777777"/>
        </w:tc>
        <w:tc>
          <w:tcPr>
            <w:tcW w:w="118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25440CDD" w14:textId="3B41EF28">
            <w:pPr>
              <w:rPr>
                <w:sz w:val="14"/>
                <w:szCs w:val="14"/>
              </w:rPr>
            </w:pPr>
            <w:r w:rsidRPr="6FA6F48F">
              <w:rPr>
                <w:sz w:val="14"/>
                <w:szCs w:val="14"/>
              </w:rPr>
              <w:t>-</w:t>
            </w:r>
          </w:p>
        </w:tc>
        <w:tc>
          <w:tcPr>
            <w:tcW w:w="106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1D52DB6D" w14:textId="7C857B17">
            <w:pPr>
              <w:rPr>
                <w:sz w:val="14"/>
                <w:szCs w:val="14"/>
              </w:rPr>
            </w:pPr>
            <w:r w:rsidRPr="6FA6F48F">
              <w:rPr>
                <w:sz w:val="14"/>
                <w:szCs w:val="14"/>
              </w:rPr>
              <w:t>-</w:t>
            </w:r>
          </w:p>
        </w:tc>
        <w:tc>
          <w:tcPr>
            <w:tcW w:w="118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385E4E7C" w14:textId="6FC392EA">
            <w:pPr>
              <w:rPr>
                <w:sz w:val="14"/>
                <w:szCs w:val="14"/>
              </w:rPr>
            </w:pPr>
            <w:r w:rsidRPr="6FA6F48F">
              <w:rPr>
                <w:sz w:val="14"/>
                <w:szCs w:val="14"/>
              </w:rPr>
              <w:t>TSOs, JAO</w:t>
            </w:r>
          </w:p>
        </w:tc>
      </w:tr>
    </w:tbl>
    <w:p w:rsidR="4DD55594" w:rsidP="00C352B7" w:rsidRDefault="4DD55594" w14:paraId="65F6E05F" w14:textId="63E0BC5A"/>
    <w:p w:rsidRPr="000A4806" w:rsidR="005E3B83" w:rsidP="00B47D5C" w:rsidRDefault="029219A7" w14:paraId="5497AB77" w14:textId="787B50DF">
      <w:pPr>
        <w:pStyle w:val="Heading2"/>
      </w:pPr>
      <w:bookmarkStart w:name="_Toc2009801301" w:id="177"/>
      <w:bookmarkStart w:name="_Toc1520196820" w:id="178"/>
      <w:bookmarkStart w:name="_Toc1877960593" w:id="179"/>
      <w:bookmarkStart w:name="_Toc224121666" w:id="180"/>
      <w:r>
        <w:t>TSO data merging</w:t>
      </w:r>
      <w:bookmarkEnd w:id="177"/>
      <w:bookmarkEnd w:id="178"/>
      <w:bookmarkEnd w:id="179"/>
      <w:bookmarkEnd w:id="180"/>
    </w:p>
    <w:p w:rsidRPr="005E3B83" w:rsidR="005E3B83" w:rsidP="000A4806" w:rsidRDefault="005E3B83" w14:paraId="5999C514" w14:textId="07650927">
      <w:pPr>
        <w:spacing w:after="240"/>
      </w:pPr>
      <w:r w:rsidRPr="005E3B83">
        <w:t>The purpose of this process stage is to collect and merge data required for initial FB computation, as shown in Figure 3. The process opens gate for TSOs to provide required input data and the gate closes either at specified time or later (in case of waiting for mandatory data receiving).</w:t>
      </w:r>
    </w:p>
    <w:p w:rsidRPr="005E3B83" w:rsidR="005E3B83" w:rsidP="000A4806" w:rsidRDefault="005E3B83" w14:paraId="25270021" w14:textId="77777777">
      <w:r w:rsidRPr="005E3B83">
        <w:rPr>
          <w:noProof/>
        </w:rPr>
        <w:drawing>
          <wp:inline distT="0" distB="0" distL="0" distR="0" wp14:anchorId="274CF5C0" wp14:editId="4E7C9A5F">
            <wp:extent cx="5888182" cy="2208068"/>
            <wp:effectExtent l="0" t="0" r="0" b="0"/>
            <wp:docPr id="92017077" name="Picture 92017077" descr="A diagram of a quality ch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7077" name="Picture 92017077" descr="A diagram of a quality check&#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88182" cy="2208068"/>
                    </a:xfrm>
                    <a:prstGeom prst="rect">
                      <a:avLst/>
                    </a:prstGeom>
                  </pic:spPr>
                </pic:pic>
              </a:graphicData>
            </a:graphic>
          </wp:inline>
        </w:drawing>
      </w:r>
    </w:p>
    <w:p w:rsidRPr="0096001C" w:rsidR="005E3B83" w:rsidP="000A4806" w:rsidRDefault="005E3B83" w14:paraId="64A800C9" w14:textId="4735161C">
      <w:pPr>
        <w:spacing w:after="240"/>
        <w:rPr>
          <w:i/>
          <w:iCs/>
        </w:rPr>
      </w:pPr>
      <w:r w:rsidRPr="00905490">
        <w:rPr>
          <w:i/>
          <w:iCs/>
        </w:rPr>
        <w:t>Figure 3: Initial TSO receiving steps</w:t>
      </w:r>
    </w:p>
    <w:tbl>
      <w:tblPr>
        <w:tblW w:w="0" w:type="auto"/>
        <w:tblInd w:w="90" w:type="dxa"/>
        <w:tblLook w:val="04A0" w:firstRow="1" w:lastRow="0" w:firstColumn="1" w:lastColumn="0" w:noHBand="0" w:noVBand="1"/>
      </w:tblPr>
      <w:tblGrid>
        <w:gridCol w:w="1305"/>
        <w:gridCol w:w="938"/>
        <w:gridCol w:w="974"/>
        <w:gridCol w:w="828"/>
        <w:gridCol w:w="846"/>
        <w:gridCol w:w="853"/>
        <w:gridCol w:w="1161"/>
        <w:gridCol w:w="1108"/>
        <w:gridCol w:w="1175"/>
      </w:tblGrid>
      <w:tr w:rsidRPr="0096001C" w:rsidR="005E3B83" w:rsidTr="6FA6F48F" w14:paraId="3262FD4E" w14:textId="77777777">
        <w:trPr>
          <w:trHeight w:val="279"/>
        </w:trPr>
        <w:tc>
          <w:tcPr>
            <w:tcW w:w="139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1C3305AC" w14:textId="77777777">
            <w:pPr>
              <w:rPr>
                <w:sz w:val="14"/>
                <w:szCs w:val="14"/>
              </w:rPr>
            </w:pPr>
            <w:r w:rsidRPr="0096001C">
              <w:rPr>
                <w:sz w:val="14"/>
                <w:szCs w:val="14"/>
              </w:rPr>
              <w:t>Activity</w:t>
            </w:r>
          </w:p>
        </w:tc>
        <w:tc>
          <w:tcPr>
            <w:tcW w:w="104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6C6D6B7A" w14:textId="77777777">
            <w:pPr>
              <w:rPr>
                <w:sz w:val="14"/>
                <w:szCs w:val="14"/>
              </w:rPr>
            </w:pPr>
            <w:r w:rsidRPr="0096001C">
              <w:rPr>
                <w:sz w:val="14"/>
                <w:szCs w:val="14"/>
              </w:rPr>
              <w:t>Owner</w:t>
            </w:r>
          </w:p>
        </w:tc>
        <w:tc>
          <w:tcPr>
            <w:tcW w:w="106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3CC118EA" w14:textId="77777777">
            <w:pPr>
              <w:rPr>
                <w:sz w:val="14"/>
                <w:szCs w:val="14"/>
              </w:rPr>
            </w:pPr>
            <w:r w:rsidRPr="0096001C">
              <w:rPr>
                <w:sz w:val="14"/>
                <w:szCs w:val="14"/>
              </w:rPr>
              <w:t>Tool</w:t>
            </w:r>
          </w:p>
        </w:tc>
        <w:tc>
          <w:tcPr>
            <w:tcW w:w="9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56E58A92" w14:textId="77777777">
            <w:pPr>
              <w:rPr>
                <w:sz w:val="14"/>
                <w:szCs w:val="14"/>
              </w:rPr>
            </w:pPr>
            <w:r w:rsidRPr="0096001C">
              <w:rPr>
                <w:sz w:val="14"/>
                <w:szCs w:val="14"/>
              </w:rPr>
              <w:t>Target Start Time</w:t>
            </w:r>
          </w:p>
        </w:tc>
        <w:tc>
          <w:tcPr>
            <w:tcW w:w="92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3F01DA68" w14:textId="77777777">
            <w:pPr>
              <w:rPr>
                <w:sz w:val="14"/>
                <w:szCs w:val="14"/>
              </w:rPr>
            </w:pPr>
            <w:r w:rsidRPr="0096001C">
              <w:rPr>
                <w:sz w:val="14"/>
                <w:szCs w:val="14"/>
              </w:rPr>
              <w:t>Target End Time</w:t>
            </w:r>
          </w:p>
        </w:tc>
        <w:tc>
          <w:tcPr>
            <w:tcW w:w="92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452499AE" w14:textId="77777777">
            <w:pPr>
              <w:rPr>
                <w:sz w:val="14"/>
                <w:szCs w:val="14"/>
              </w:rPr>
            </w:pPr>
            <w:r w:rsidRPr="0096001C">
              <w:rPr>
                <w:sz w:val="14"/>
                <w:szCs w:val="14"/>
              </w:rPr>
              <w:t>Critical End Time</w:t>
            </w:r>
          </w:p>
        </w:tc>
        <w:tc>
          <w:tcPr>
            <w:tcW w:w="3746"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28287025" w14:textId="77777777">
            <w:pPr>
              <w:rPr>
                <w:sz w:val="14"/>
                <w:szCs w:val="14"/>
              </w:rPr>
            </w:pPr>
            <w:r w:rsidRPr="0096001C">
              <w:rPr>
                <w:sz w:val="14"/>
                <w:szCs w:val="14"/>
              </w:rPr>
              <w:t>Data Exchange</w:t>
            </w:r>
          </w:p>
        </w:tc>
      </w:tr>
      <w:tr w:rsidRPr="0096001C" w:rsidR="005E3B83" w:rsidTr="6FA6F48F" w14:paraId="2F0B1B67" w14:textId="77777777">
        <w:trPr>
          <w:trHeight w:val="279"/>
        </w:trPr>
        <w:tc>
          <w:tcPr>
            <w:tcW w:w="1398" w:type="dxa"/>
            <w:vMerge/>
          </w:tcPr>
          <w:p w:rsidRPr="0096001C" w:rsidR="005E3B83" w:rsidP="000A4806" w:rsidRDefault="005E3B83" w14:paraId="1A9C6637" w14:textId="77777777">
            <w:pPr>
              <w:rPr>
                <w:sz w:val="14"/>
                <w:szCs w:val="14"/>
              </w:rPr>
            </w:pPr>
          </w:p>
        </w:tc>
        <w:tc>
          <w:tcPr>
            <w:tcW w:w="1043" w:type="dxa"/>
            <w:vMerge/>
          </w:tcPr>
          <w:p w:rsidRPr="0096001C" w:rsidR="005E3B83" w:rsidP="000A4806" w:rsidRDefault="005E3B83" w14:paraId="7D0A0D64" w14:textId="77777777">
            <w:pPr>
              <w:rPr>
                <w:sz w:val="14"/>
                <w:szCs w:val="14"/>
              </w:rPr>
            </w:pPr>
          </w:p>
        </w:tc>
        <w:tc>
          <w:tcPr>
            <w:tcW w:w="1066" w:type="dxa"/>
            <w:vMerge/>
          </w:tcPr>
          <w:p w:rsidRPr="0096001C" w:rsidR="005E3B83" w:rsidP="000A4806" w:rsidRDefault="005E3B83" w14:paraId="05B0A520" w14:textId="77777777">
            <w:pPr>
              <w:rPr>
                <w:sz w:val="14"/>
                <w:szCs w:val="14"/>
              </w:rPr>
            </w:pPr>
          </w:p>
        </w:tc>
        <w:tc>
          <w:tcPr>
            <w:tcW w:w="900" w:type="dxa"/>
            <w:vMerge/>
          </w:tcPr>
          <w:p w:rsidRPr="0096001C" w:rsidR="005E3B83" w:rsidP="000A4806" w:rsidRDefault="005E3B83" w14:paraId="64BB7066" w14:textId="77777777">
            <w:pPr>
              <w:rPr>
                <w:sz w:val="14"/>
                <w:szCs w:val="14"/>
              </w:rPr>
            </w:pPr>
          </w:p>
        </w:tc>
        <w:tc>
          <w:tcPr>
            <w:tcW w:w="924" w:type="dxa"/>
            <w:vMerge/>
          </w:tcPr>
          <w:p w:rsidRPr="0096001C" w:rsidR="005E3B83" w:rsidP="000A4806" w:rsidRDefault="005E3B83" w14:paraId="05D3E69B" w14:textId="77777777">
            <w:pPr>
              <w:rPr>
                <w:sz w:val="14"/>
                <w:szCs w:val="14"/>
              </w:rPr>
            </w:pPr>
          </w:p>
        </w:tc>
        <w:tc>
          <w:tcPr>
            <w:tcW w:w="926" w:type="dxa"/>
            <w:vMerge/>
          </w:tcPr>
          <w:p w:rsidRPr="0096001C" w:rsidR="005E3B83" w:rsidP="000A4806" w:rsidRDefault="005E3B83" w14:paraId="2D426ADA"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6809FCEB" w14:textId="77777777">
            <w:pPr>
              <w:rPr>
                <w:sz w:val="14"/>
                <w:szCs w:val="14"/>
              </w:rPr>
            </w:pPr>
            <w:r w:rsidRPr="0096001C">
              <w:rPr>
                <w:sz w:val="14"/>
                <w:szCs w:val="14"/>
              </w:rPr>
              <w:t>Input</w:t>
            </w:r>
          </w:p>
        </w:tc>
        <w:tc>
          <w:tcPr>
            <w:tcW w:w="113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6238A766" w14:textId="77777777">
            <w:pPr>
              <w:rPr>
                <w:sz w:val="14"/>
                <w:szCs w:val="14"/>
              </w:rPr>
            </w:pPr>
            <w:r w:rsidRPr="0096001C">
              <w:rPr>
                <w:sz w:val="14"/>
                <w:szCs w:val="14"/>
              </w:rPr>
              <w:t>Output</w:t>
            </w:r>
          </w:p>
        </w:tc>
        <w:tc>
          <w:tcPr>
            <w:tcW w:w="132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96001C" w:rsidR="005E3B83" w:rsidP="000A4806" w:rsidRDefault="005E3B83" w14:paraId="327AE0B4" w14:textId="77777777">
            <w:pPr>
              <w:rPr>
                <w:sz w:val="14"/>
                <w:szCs w:val="14"/>
              </w:rPr>
            </w:pPr>
            <w:r w:rsidRPr="0096001C">
              <w:rPr>
                <w:sz w:val="14"/>
                <w:szCs w:val="14"/>
              </w:rPr>
              <w:t>Counter part</w:t>
            </w:r>
          </w:p>
        </w:tc>
      </w:tr>
      <w:tr w:rsidRPr="0096001C" w:rsidR="005E3B83" w:rsidTr="6FA6F48F" w14:paraId="19043F49" w14:textId="77777777">
        <w:trPr>
          <w:trHeight w:val="279"/>
        </w:trPr>
        <w:tc>
          <w:tcPr>
            <w:tcW w:w="139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827193B" w14:textId="77777777">
            <w:pPr>
              <w:rPr>
                <w:sz w:val="14"/>
                <w:szCs w:val="14"/>
              </w:rPr>
            </w:pPr>
            <w:r w:rsidRPr="0096001C">
              <w:rPr>
                <w:sz w:val="14"/>
                <w:szCs w:val="14"/>
              </w:rPr>
              <w:t>Reopen gates for CGM modifications</w:t>
            </w:r>
          </w:p>
        </w:tc>
        <w:tc>
          <w:tcPr>
            <w:tcW w:w="104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EFFCBF7" w14:textId="77777777">
            <w:pPr>
              <w:rPr>
                <w:sz w:val="14"/>
                <w:szCs w:val="14"/>
              </w:rPr>
            </w:pPr>
            <w:r w:rsidRPr="0096001C">
              <w:rPr>
                <w:sz w:val="14"/>
                <w:szCs w:val="14"/>
              </w:rPr>
              <w:t>CCC</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640B345" w14:textId="77777777">
            <w:pPr>
              <w:rPr>
                <w:sz w:val="14"/>
                <w:szCs w:val="14"/>
              </w:rPr>
            </w:pPr>
            <w:r w:rsidRPr="0096001C">
              <w:rPr>
                <w:sz w:val="14"/>
                <w:szCs w:val="14"/>
              </w:rPr>
              <w:t>CCCt</w:t>
            </w:r>
          </w:p>
        </w:tc>
        <w:tc>
          <w:tcPr>
            <w:tcW w:w="2750" w:type="dxa"/>
            <w:gridSpan w:val="3"/>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96001C" w:rsidR="005E3B83" w:rsidP="000A4806" w:rsidRDefault="005E3B83" w14:paraId="5B2A57AC" w14:textId="77777777">
            <w:pPr>
              <w:rPr>
                <w:sz w:val="14"/>
                <w:szCs w:val="14"/>
              </w:rPr>
            </w:pPr>
          </w:p>
          <w:p w:rsidRPr="0096001C" w:rsidR="005E3B83" w:rsidP="000A4806" w:rsidRDefault="005E3B83" w14:paraId="02725A1F" w14:textId="77777777">
            <w:pPr>
              <w:rPr>
                <w:sz w:val="14"/>
                <w:szCs w:val="14"/>
              </w:rPr>
            </w:pPr>
            <w:r w:rsidRPr="0096001C">
              <w:rPr>
                <w:sz w:val="14"/>
                <w:szCs w:val="14"/>
              </w:rPr>
              <w:t>See HLBP timetable as referred to under ‘2. Related documents’</w:t>
            </w: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77F81BAB" w14:textId="77777777">
            <w:pPr>
              <w:rPr>
                <w:sz w:val="14"/>
                <w:szCs w:val="14"/>
              </w:rPr>
            </w:pPr>
            <w:r w:rsidRPr="0096001C">
              <w:rPr>
                <w:sz w:val="14"/>
                <w:szCs w:val="14"/>
              </w:rPr>
              <w:t>-</w:t>
            </w:r>
          </w:p>
        </w:tc>
        <w:tc>
          <w:tcPr>
            <w:tcW w:w="113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044A691C" w14:textId="77777777">
            <w:pPr>
              <w:rPr>
                <w:sz w:val="14"/>
                <w:szCs w:val="14"/>
              </w:rPr>
            </w:pPr>
            <w:r w:rsidRPr="0096001C">
              <w:rPr>
                <w:sz w:val="14"/>
                <w:szCs w:val="14"/>
              </w:rPr>
              <w:t>-</w:t>
            </w:r>
          </w:p>
        </w:tc>
        <w:tc>
          <w:tcPr>
            <w:tcW w:w="132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5AF16A3" w14:textId="77777777">
            <w:pPr>
              <w:rPr>
                <w:sz w:val="14"/>
                <w:szCs w:val="14"/>
              </w:rPr>
            </w:pPr>
            <w:r w:rsidRPr="0096001C">
              <w:rPr>
                <w:sz w:val="14"/>
                <w:szCs w:val="14"/>
              </w:rPr>
              <w:t>-</w:t>
            </w:r>
          </w:p>
        </w:tc>
      </w:tr>
      <w:tr w:rsidRPr="0096001C" w:rsidR="005E3B83" w:rsidTr="6FA6F48F" w14:paraId="23EAE3CC"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2FCA5B7" w14:textId="77777777">
            <w:pPr>
              <w:rPr>
                <w:sz w:val="14"/>
                <w:szCs w:val="14"/>
              </w:rPr>
            </w:pPr>
            <w:r w:rsidRPr="0096001C">
              <w:rPr>
                <w:sz w:val="14"/>
                <w:szCs w:val="14"/>
              </w:rPr>
              <w:t>Close Initial TSO Data Receiving</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16E4149"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DCB6543" w14:textId="77777777">
            <w:pPr>
              <w:rPr>
                <w:sz w:val="14"/>
                <w:szCs w:val="14"/>
              </w:rPr>
            </w:pPr>
            <w:r w:rsidRPr="0096001C">
              <w:rPr>
                <w:sz w:val="14"/>
                <w:szCs w:val="14"/>
              </w:rPr>
              <w:t>CCCt</w:t>
            </w:r>
          </w:p>
        </w:tc>
        <w:tc>
          <w:tcPr>
            <w:tcW w:w="2750" w:type="dxa"/>
            <w:gridSpan w:val="3"/>
            <w:vMerge/>
          </w:tcPr>
          <w:p w:rsidRPr="0096001C" w:rsidR="005E3B83" w:rsidP="000A4806" w:rsidRDefault="005E3B83" w14:paraId="3EF889B7"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FC80B2B" w14:textId="77777777">
            <w:pPr>
              <w:rPr>
                <w:sz w:val="14"/>
                <w:szCs w:val="14"/>
              </w:rPr>
            </w:pPr>
            <w:r w:rsidRPr="0096001C">
              <w:rPr>
                <w:sz w:val="14"/>
                <w:szCs w:val="14"/>
              </w:rPr>
              <w:t>GLSK, EC, CB, Individual RA Settings, Individual TOPO updates</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18615AB9" w14:textId="77777777">
            <w:pPr>
              <w:rPr>
                <w:sz w:val="14"/>
                <w:szCs w:val="14"/>
              </w:rPr>
            </w:pPr>
            <w:r w:rsidRPr="0096001C">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9E22679" w14:textId="77777777">
            <w:pPr>
              <w:rPr>
                <w:sz w:val="14"/>
                <w:szCs w:val="14"/>
              </w:rPr>
            </w:pPr>
            <w:r w:rsidRPr="0096001C">
              <w:rPr>
                <w:sz w:val="14"/>
                <w:szCs w:val="14"/>
              </w:rPr>
              <w:t>TSOs</w:t>
            </w:r>
          </w:p>
        </w:tc>
      </w:tr>
      <w:tr w:rsidRPr="0096001C" w:rsidR="005E3B83" w:rsidTr="6FA6F48F" w14:paraId="00CF4992"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0531DBE9" w14:textId="77777777">
            <w:pPr>
              <w:rPr>
                <w:sz w:val="14"/>
                <w:szCs w:val="14"/>
              </w:rPr>
            </w:pPr>
            <w:r w:rsidRPr="0096001C">
              <w:rPr>
                <w:sz w:val="14"/>
                <w:szCs w:val="14"/>
              </w:rPr>
              <w:t>Check ECs/ATCs for VH delivery</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4CE221B"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2FF42F2" w14:textId="77777777">
            <w:pPr>
              <w:rPr>
                <w:sz w:val="14"/>
                <w:szCs w:val="14"/>
              </w:rPr>
            </w:pPr>
            <w:r w:rsidRPr="0096001C">
              <w:rPr>
                <w:sz w:val="14"/>
                <w:szCs w:val="14"/>
              </w:rPr>
              <w:t>CCCt</w:t>
            </w:r>
          </w:p>
        </w:tc>
        <w:tc>
          <w:tcPr>
            <w:tcW w:w="2750" w:type="dxa"/>
            <w:gridSpan w:val="3"/>
            <w:vMerge/>
          </w:tcPr>
          <w:p w:rsidRPr="0096001C" w:rsidR="005E3B83" w:rsidP="000A4806" w:rsidRDefault="005E3B83" w14:paraId="25B80F4A"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12F4767"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DD2F2C4" w14:textId="77777777">
            <w:pPr>
              <w:rPr>
                <w:sz w:val="14"/>
                <w:szCs w:val="14"/>
              </w:rPr>
            </w:pPr>
            <w:r w:rsidRPr="0096001C">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10B81376" w14:textId="77777777">
            <w:pPr>
              <w:rPr>
                <w:sz w:val="14"/>
                <w:szCs w:val="14"/>
              </w:rPr>
            </w:pPr>
            <w:r w:rsidRPr="0096001C">
              <w:rPr>
                <w:sz w:val="14"/>
                <w:szCs w:val="14"/>
              </w:rPr>
              <w:t>-</w:t>
            </w:r>
          </w:p>
        </w:tc>
      </w:tr>
      <w:tr w:rsidRPr="0096001C" w:rsidR="005E3B83" w:rsidTr="6FA6F48F" w14:paraId="339A6B73"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B462641" w14:textId="77777777">
            <w:pPr>
              <w:rPr>
                <w:sz w:val="14"/>
                <w:szCs w:val="14"/>
              </w:rPr>
            </w:pPr>
            <w:r w:rsidRPr="0096001C">
              <w:rPr>
                <w:sz w:val="14"/>
                <w:szCs w:val="14"/>
              </w:rPr>
              <w:t>Merge &amp; distribute EC</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D3658A4"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8F3666D"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5CAD59D5"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015C3259"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9043E5F" w14:textId="77777777">
            <w:pPr>
              <w:rPr>
                <w:sz w:val="14"/>
                <w:szCs w:val="14"/>
              </w:rPr>
            </w:pPr>
            <w:r w:rsidRPr="0096001C">
              <w:rPr>
                <w:sz w:val="14"/>
                <w:szCs w:val="14"/>
              </w:rPr>
              <w:t>Merged EC</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2D9ABA3" w14:textId="77777777">
            <w:pPr>
              <w:rPr>
                <w:sz w:val="14"/>
                <w:szCs w:val="14"/>
              </w:rPr>
            </w:pPr>
            <w:r w:rsidRPr="0096001C">
              <w:rPr>
                <w:sz w:val="14"/>
                <w:szCs w:val="14"/>
              </w:rPr>
              <w:t>TSOs</w:t>
            </w:r>
          </w:p>
        </w:tc>
      </w:tr>
      <w:tr w:rsidRPr="0096001C" w:rsidR="005E3B83" w:rsidTr="6FA6F48F" w14:paraId="2F3F64AD"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618EF72" w14:textId="77777777">
            <w:pPr>
              <w:rPr>
                <w:sz w:val="14"/>
                <w:szCs w:val="14"/>
              </w:rPr>
            </w:pPr>
            <w:r w:rsidRPr="0096001C">
              <w:rPr>
                <w:sz w:val="14"/>
                <w:szCs w:val="14"/>
              </w:rPr>
              <w:t>Merge &amp; distribute GLSK</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5A6CBFE"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AECB879"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566DD4B2"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E85893B"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73EE6ABB" w14:textId="77777777">
            <w:pPr>
              <w:rPr>
                <w:sz w:val="14"/>
                <w:szCs w:val="14"/>
              </w:rPr>
            </w:pPr>
            <w:r w:rsidRPr="0096001C">
              <w:rPr>
                <w:sz w:val="14"/>
                <w:szCs w:val="14"/>
              </w:rPr>
              <w:t>Merged GLSK</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1C818105" w14:textId="77777777">
            <w:pPr>
              <w:rPr>
                <w:sz w:val="14"/>
                <w:szCs w:val="14"/>
              </w:rPr>
            </w:pPr>
            <w:r w:rsidRPr="0096001C">
              <w:rPr>
                <w:sz w:val="14"/>
                <w:szCs w:val="14"/>
              </w:rPr>
              <w:t>TSOs</w:t>
            </w:r>
          </w:p>
        </w:tc>
      </w:tr>
      <w:tr w:rsidRPr="0096001C" w:rsidR="005E3B83" w:rsidTr="6FA6F48F" w14:paraId="63F56ED8"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E05FBBE" w14:textId="77777777">
            <w:pPr>
              <w:rPr>
                <w:sz w:val="14"/>
                <w:szCs w:val="14"/>
              </w:rPr>
            </w:pPr>
            <w:r w:rsidRPr="0096001C">
              <w:rPr>
                <w:sz w:val="14"/>
                <w:szCs w:val="14"/>
              </w:rPr>
              <w:t>Merge &amp; distribute CB</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6977906"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C0A9C37"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6E17DD4B"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4917511"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7B44D986" w14:textId="77777777">
            <w:pPr>
              <w:rPr>
                <w:sz w:val="14"/>
                <w:szCs w:val="14"/>
              </w:rPr>
            </w:pPr>
            <w:r w:rsidRPr="0096001C">
              <w:rPr>
                <w:sz w:val="14"/>
                <w:szCs w:val="14"/>
              </w:rPr>
              <w:t>Merged CB</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1B59ED68" w14:textId="77777777">
            <w:pPr>
              <w:rPr>
                <w:sz w:val="14"/>
                <w:szCs w:val="14"/>
              </w:rPr>
            </w:pPr>
            <w:r w:rsidRPr="0096001C">
              <w:rPr>
                <w:sz w:val="14"/>
                <w:szCs w:val="14"/>
              </w:rPr>
              <w:t>TSOs</w:t>
            </w:r>
          </w:p>
        </w:tc>
      </w:tr>
      <w:tr w:rsidRPr="0096001C" w:rsidR="005E3B83" w:rsidTr="6FA6F48F" w14:paraId="7A2E0DF7"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9AA39EC" w14:textId="77777777">
            <w:pPr>
              <w:rPr>
                <w:sz w:val="14"/>
                <w:szCs w:val="14"/>
              </w:rPr>
            </w:pPr>
            <w:r w:rsidRPr="0096001C">
              <w:rPr>
                <w:sz w:val="14"/>
                <w:szCs w:val="14"/>
              </w:rPr>
              <w:t>Merge &amp; distribute Initial RA Settings</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727CEA53"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D3658F4"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68FF6A92"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9A84C64"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8875AA4" w14:textId="77777777">
            <w:pPr>
              <w:rPr>
                <w:sz w:val="14"/>
                <w:szCs w:val="14"/>
              </w:rPr>
            </w:pPr>
            <w:r w:rsidRPr="0096001C">
              <w:rPr>
                <w:sz w:val="14"/>
                <w:szCs w:val="14"/>
              </w:rPr>
              <w:t>Merged RA Settings</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BAD15E7" w14:textId="77777777">
            <w:pPr>
              <w:rPr>
                <w:sz w:val="14"/>
                <w:szCs w:val="14"/>
              </w:rPr>
            </w:pPr>
            <w:r w:rsidRPr="0096001C">
              <w:rPr>
                <w:sz w:val="14"/>
                <w:szCs w:val="14"/>
              </w:rPr>
              <w:t>TSOs</w:t>
            </w:r>
          </w:p>
        </w:tc>
      </w:tr>
      <w:tr w:rsidRPr="0096001C" w:rsidR="005E3B83" w:rsidTr="6FA6F48F" w14:paraId="054643DC"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3DAAEC5" w14:textId="77777777">
            <w:pPr>
              <w:rPr>
                <w:sz w:val="14"/>
                <w:szCs w:val="14"/>
              </w:rPr>
            </w:pPr>
            <w:r w:rsidRPr="0096001C">
              <w:rPr>
                <w:sz w:val="14"/>
                <w:szCs w:val="14"/>
              </w:rPr>
              <w:t>Merge &amp; distribute Initial Topological Measure updates</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076FA718"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169E9EE"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374041BA"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726567C"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4D0ABB0" w14:textId="77777777">
            <w:pPr>
              <w:rPr>
                <w:sz w:val="14"/>
                <w:szCs w:val="14"/>
              </w:rPr>
            </w:pPr>
            <w:r w:rsidRPr="0096001C">
              <w:rPr>
                <w:sz w:val="14"/>
                <w:szCs w:val="14"/>
              </w:rPr>
              <w:t>Merged TOPO updates</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4575434" w14:textId="77777777">
            <w:pPr>
              <w:rPr>
                <w:sz w:val="14"/>
                <w:szCs w:val="14"/>
              </w:rPr>
            </w:pPr>
            <w:r w:rsidRPr="0096001C">
              <w:rPr>
                <w:sz w:val="14"/>
                <w:szCs w:val="14"/>
              </w:rPr>
              <w:t>TSOs</w:t>
            </w:r>
          </w:p>
        </w:tc>
      </w:tr>
      <w:tr w:rsidRPr="0096001C" w:rsidR="005E3B83" w:rsidTr="6FA6F48F" w14:paraId="7B4E5FD2"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73A5F0C9" w14:textId="77777777">
            <w:pPr>
              <w:rPr>
                <w:sz w:val="14"/>
                <w:szCs w:val="14"/>
              </w:rPr>
            </w:pPr>
            <w:r w:rsidRPr="0096001C">
              <w:rPr>
                <w:sz w:val="14"/>
                <w:szCs w:val="14"/>
              </w:rPr>
              <w:t>Merge &amp; distribute Initial CGM modifications</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013531E"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06888BB"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055237D1"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E340426"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C8FFA9F" w14:textId="77777777">
            <w:pPr>
              <w:rPr>
                <w:sz w:val="14"/>
                <w:szCs w:val="14"/>
              </w:rPr>
            </w:pPr>
            <w:r w:rsidRPr="0096001C">
              <w:rPr>
                <w:sz w:val="14"/>
                <w:szCs w:val="14"/>
              </w:rPr>
              <w:t>Merged CGM modifications</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A8E9747" w14:textId="77777777">
            <w:pPr>
              <w:rPr>
                <w:sz w:val="14"/>
                <w:szCs w:val="14"/>
              </w:rPr>
            </w:pPr>
            <w:r w:rsidRPr="0096001C">
              <w:rPr>
                <w:sz w:val="14"/>
                <w:szCs w:val="14"/>
              </w:rPr>
              <w:t>TSOs</w:t>
            </w:r>
          </w:p>
        </w:tc>
      </w:tr>
      <w:tr w:rsidR="075D248C" w:rsidTr="6FA6F48F" w14:paraId="34FAE891" w14:textId="77777777">
        <w:trPr>
          <w:trHeight w:val="279"/>
        </w:trPr>
        <w:tc>
          <w:tcPr>
            <w:tcW w:w="13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28846B27" w14:textId="5E73659F">
            <w:pPr>
              <w:rPr>
                <w:sz w:val="14"/>
                <w:szCs w:val="14"/>
              </w:rPr>
            </w:pPr>
            <w:r w:rsidRPr="6FA6F48F">
              <w:rPr>
                <w:sz w:val="14"/>
                <w:szCs w:val="14"/>
              </w:rPr>
              <w:t>Create final version of CO Dictionary</w:t>
            </w:r>
          </w:p>
        </w:tc>
        <w:tc>
          <w:tcPr>
            <w:tcW w:w="9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0210E327" w14:textId="542CFAD9">
            <w:pPr>
              <w:rPr>
                <w:sz w:val="14"/>
                <w:szCs w:val="14"/>
              </w:rPr>
            </w:pPr>
            <w:r w:rsidRPr="6FA6F48F">
              <w:rPr>
                <w:sz w:val="14"/>
                <w:szCs w:val="14"/>
              </w:rPr>
              <w:t>CCC</w:t>
            </w:r>
          </w:p>
        </w:tc>
        <w:tc>
          <w:tcPr>
            <w:tcW w:w="97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12EA71A2" w14:textId="6D2AC0B2">
            <w:pPr>
              <w:rPr>
                <w:sz w:val="14"/>
                <w:szCs w:val="14"/>
              </w:rPr>
            </w:pPr>
            <w:r w:rsidRPr="6FA6F48F">
              <w:rPr>
                <w:sz w:val="14"/>
                <w:szCs w:val="14"/>
              </w:rPr>
              <w:t>CCCt</w:t>
            </w:r>
          </w:p>
        </w:tc>
        <w:tc>
          <w:tcPr>
            <w:tcW w:w="2527" w:type="dxa"/>
            <w:gridSpan w:val="3"/>
            <w:vMerge/>
            <w:tcMar>
              <w:left w:w="99" w:type="dxa"/>
              <w:right w:w="99" w:type="dxa"/>
            </w:tcMar>
            <w:vAlign w:val="center"/>
          </w:tcPr>
          <w:p w:rsidR="00C2546F" w:rsidRDefault="00C2546F" w14:paraId="77C2282B" w14:textId="77777777"/>
        </w:tc>
        <w:tc>
          <w:tcPr>
            <w:tcW w:w="116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23A78E19" w14:textId="00024947">
            <w:pPr>
              <w:rPr>
                <w:sz w:val="14"/>
                <w:szCs w:val="14"/>
              </w:rPr>
            </w:pPr>
            <w:r w:rsidRPr="6FA6F48F">
              <w:rPr>
                <w:sz w:val="14"/>
                <w:szCs w:val="14"/>
              </w:rPr>
              <w:t>-</w:t>
            </w:r>
          </w:p>
        </w:tc>
        <w:tc>
          <w:tcPr>
            <w:tcW w:w="110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2D217FDA" w14:textId="78F7EADD">
            <w:pPr>
              <w:rPr>
                <w:sz w:val="14"/>
                <w:szCs w:val="14"/>
              </w:rPr>
            </w:pPr>
            <w:r w:rsidRPr="6FA6F48F">
              <w:rPr>
                <w:sz w:val="14"/>
                <w:szCs w:val="14"/>
              </w:rPr>
              <w:t>-</w:t>
            </w:r>
          </w:p>
        </w:tc>
        <w:tc>
          <w:tcPr>
            <w:tcW w:w="1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64BFC270" w14:textId="2673CD28">
            <w:pPr>
              <w:rPr>
                <w:sz w:val="14"/>
                <w:szCs w:val="14"/>
              </w:rPr>
            </w:pPr>
            <w:r w:rsidRPr="6FA6F48F">
              <w:rPr>
                <w:sz w:val="14"/>
                <w:szCs w:val="14"/>
              </w:rPr>
              <w:t>TSOs</w:t>
            </w:r>
          </w:p>
        </w:tc>
      </w:tr>
      <w:tr w:rsidR="075D248C" w:rsidTr="6FA6F48F" w14:paraId="57E1DCAF" w14:textId="77777777">
        <w:trPr>
          <w:trHeight w:val="279"/>
        </w:trPr>
        <w:tc>
          <w:tcPr>
            <w:tcW w:w="13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081A277E" w14:textId="17B5BA94">
            <w:pPr>
              <w:rPr>
                <w:sz w:val="14"/>
                <w:szCs w:val="14"/>
              </w:rPr>
            </w:pPr>
            <w:r w:rsidRPr="6FA6F48F">
              <w:rPr>
                <w:sz w:val="14"/>
                <w:szCs w:val="14"/>
              </w:rPr>
              <w:t>Split flows before Apply Initial CGM modifications</w:t>
            </w:r>
          </w:p>
        </w:tc>
        <w:tc>
          <w:tcPr>
            <w:tcW w:w="9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7A2A0721" w14:textId="048160DD">
            <w:pPr>
              <w:rPr>
                <w:sz w:val="14"/>
                <w:szCs w:val="14"/>
              </w:rPr>
            </w:pPr>
            <w:r w:rsidRPr="6FA6F48F">
              <w:rPr>
                <w:sz w:val="14"/>
                <w:szCs w:val="14"/>
              </w:rPr>
              <w:t>CCC</w:t>
            </w:r>
          </w:p>
        </w:tc>
        <w:tc>
          <w:tcPr>
            <w:tcW w:w="97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2A3842E" w14:textId="38230A06">
            <w:pPr>
              <w:rPr>
                <w:sz w:val="14"/>
                <w:szCs w:val="14"/>
              </w:rPr>
            </w:pPr>
            <w:r w:rsidRPr="6FA6F48F">
              <w:rPr>
                <w:sz w:val="14"/>
                <w:szCs w:val="14"/>
              </w:rPr>
              <w:t>CCCt</w:t>
            </w:r>
          </w:p>
        </w:tc>
        <w:tc>
          <w:tcPr>
            <w:tcW w:w="2527" w:type="dxa"/>
            <w:gridSpan w:val="3"/>
            <w:vMerge/>
            <w:tcMar>
              <w:left w:w="99" w:type="dxa"/>
              <w:right w:w="99" w:type="dxa"/>
            </w:tcMar>
            <w:vAlign w:val="center"/>
          </w:tcPr>
          <w:p w:rsidR="00C2546F" w:rsidRDefault="00C2546F" w14:paraId="5E738398" w14:textId="77777777"/>
        </w:tc>
        <w:tc>
          <w:tcPr>
            <w:tcW w:w="116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434BF696" w14:textId="2DCE1598">
            <w:pPr>
              <w:rPr>
                <w:sz w:val="14"/>
                <w:szCs w:val="14"/>
              </w:rPr>
            </w:pPr>
            <w:r w:rsidRPr="6FA6F48F">
              <w:rPr>
                <w:sz w:val="14"/>
                <w:szCs w:val="14"/>
              </w:rPr>
              <w:t>-</w:t>
            </w:r>
          </w:p>
        </w:tc>
        <w:tc>
          <w:tcPr>
            <w:tcW w:w="110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1A11DCE4" w14:textId="160052FA">
            <w:pPr>
              <w:rPr>
                <w:sz w:val="14"/>
                <w:szCs w:val="14"/>
              </w:rPr>
            </w:pPr>
            <w:r w:rsidRPr="6FA6F48F">
              <w:rPr>
                <w:sz w:val="14"/>
                <w:szCs w:val="14"/>
              </w:rPr>
              <w:t>-</w:t>
            </w:r>
          </w:p>
        </w:tc>
        <w:tc>
          <w:tcPr>
            <w:tcW w:w="117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75D248C" w:rsidP="075D248C" w:rsidRDefault="6FA6F48F" w14:paraId="58E884B7" w14:textId="4983917C">
            <w:pPr>
              <w:rPr>
                <w:sz w:val="14"/>
                <w:szCs w:val="14"/>
              </w:rPr>
            </w:pPr>
            <w:r w:rsidRPr="6FA6F48F">
              <w:rPr>
                <w:sz w:val="14"/>
                <w:szCs w:val="14"/>
              </w:rPr>
              <w:t>-</w:t>
            </w:r>
          </w:p>
        </w:tc>
      </w:tr>
      <w:tr w:rsidRPr="0096001C" w:rsidR="005E3B83" w:rsidTr="6FA6F48F" w14:paraId="1C6ADF36"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08BF041D" w14:textId="77777777">
            <w:pPr>
              <w:rPr>
                <w:sz w:val="14"/>
                <w:szCs w:val="14"/>
              </w:rPr>
            </w:pPr>
            <w:r w:rsidRPr="0096001C">
              <w:rPr>
                <w:sz w:val="14"/>
                <w:szCs w:val="14"/>
              </w:rPr>
              <w:t>Apply Initial CGM modifications</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30D73BA"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61D59F8"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3F117029"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1B08B268"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7B10DA2" w14:textId="77777777">
            <w:pPr>
              <w:rPr>
                <w:sz w:val="14"/>
                <w:szCs w:val="14"/>
              </w:rPr>
            </w:pPr>
            <w:r w:rsidRPr="0096001C">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1E64CF21" w14:textId="77777777">
            <w:pPr>
              <w:rPr>
                <w:sz w:val="14"/>
                <w:szCs w:val="14"/>
              </w:rPr>
            </w:pPr>
            <w:r w:rsidRPr="0096001C">
              <w:rPr>
                <w:sz w:val="14"/>
                <w:szCs w:val="14"/>
              </w:rPr>
              <w:t>-</w:t>
            </w:r>
          </w:p>
        </w:tc>
      </w:tr>
      <w:tr w:rsidRPr="0096001C" w:rsidR="005E3B83" w:rsidTr="6FA6F48F" w14:paraId="2EEBF8F1"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B01D343" w14:textId="77777777">
            <w:pPr>
              <w:rPr>
                <w:sz w:val="14"/>
                <w:szCs w:val="14"/>
              </w:rPr>
            </w:pPr>
            <w:r w:rsidRPr="0096001C">
              <w:rPr>
                <w:sz w:val="14"/>
                <w:szCs w:val="14"/>
              </w:rPr>
              <w:t>Process FBC results</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0129778"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0449A02D" w14:textId="77777777">
            <w:pPr>
              <w:rPr>
                <w:sz w:val="14"/>
                <w:szCs w:val="14"/>
              </w:rPr>
            </w:pPr>
            <w:r w:rsidRPr="0096001C">
              <w:rPr>
                <w:sz w:val="14"/>
                <w:szCs w:val="14"/>
              </w:rPr>
              <w:t>FBPCM</w:t>
            </w:r>
          </w:p>
        </w:tc>
        <w:tc>
          <w:tcPr>
            <w:tcW w:w="2750" w:type="dxa"/>
            <w:gridSpan w:val="3"/>
            <w:vMerge/>
            <w:tcMar>
              <w:left w:w="99" w:type="dxa"/>
              <w:right w:w="99" w:type="dxa"/>
            </w:tcMar>
            <w:vAlign w:val="center"/>
          </w:tcPr>
          <w:p w:rsidRPr="0096001C" w:rsidR="005E3B83" w:rsidP="000A4806" w:rsidRDefault="005E3B83" w14:paraId="1792A010"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F1344C0"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14169C4" w14:textId="77777777">
            <w:pPr>
              <w:rPr>
                <w:sz w:val="14"/>
                <w:szCs w:val="14"/>
              </w:rPr>
            </w:pPr>
            <w:r w:rsidRPr="0096001C">
              <w:rPr>
                <w:sz w:val="14"/>
                <w:szCs w:val="14"/>
              </w:rPr>
              <w:t>-</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5837352" w14:textId="77777777">
            <w:pPr>
              <w:rPr>
                <w:sz w:val="14"/>
                <w:szCs w:val="14"/>
              </w:rPr>
            </w:pPr>
            <w:r w:rsidRPr="0096001C">
              <w:rPr>
                <w:sz w:val="14"/>
                <w:szCs w:val="14"/>
              </w:rPr>
              <w:t>-</w:t>
            </w:r>
          </w:p>
        </w:tc>
      </w:tr>
      <w:tr w:rsidRPr="0096001C" w:rsidR="005E3B83" w:rsidTr="6FA6F48F" w14:paraId="4347FF49"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2DB9FB76" w14:textId="77777777">
            <w:pPr>
              <w:rPr>
                <w:sz w:val="14"/>
                <w:szCs w:val="14"/>
              </w:rPr>
            </w:pPr>
            <w:r w:rsidRPr="0096001C">
              <w:rPr>
                <w:sz w:val="14"/>
                <w:szCs w:val="14"/>
              </w:rPr>
              <w:t>Distribute updated CGM</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52F0A366"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74B96F78"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08F6529F"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CCC5355"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75A5DF35" w14:textId="77777777">
            <w:pPr>
              <w:rPr>
                <w:sz w:val="14"/>
                <w:szCs w:val="14"/>
              </w:rPr>
            </w:pPr>
            <w:r w:rsidRPr="0096001C">
              <w:rPr>
                <w:sz w:val="14"/>
                <w:szCs w:val="14"/>
              </w:rPr>
              <w:t>CGM, CGM DQC</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7770F3DB" w14:textId="77777777">
            <w:pPr>
              <w:rPr>
                <w:sz w:val="14"/>
                <w:szCs w:val="14"/>
              </w:rPr>
            </w:pPr>
            <w:r w:rsidRPr="0096001C">
              <w:rPr>
                <w:sz w:val="14"/>
                <w:szCs w:val="14"/>
              </w:rPr>
              <w:t>TSOs</w:t>
            </w:r>
          </w:p>
        </w:tc>
      </w:tr>
      <w:tr w:rsidRPr="0096001C" w:rsidR="005E3B83" w:rsidTr="6FA6F48F" w14:paraId="3BC058B9"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C196E8F" w14:textId="77777777">
            <w:pPr>
              <w:rPr>
                <w:sz w:val="14"/>
                <w:szCs w:val="14"/>
              </w:rPr>
            </w:pPr>
            <w:r w:rsidRPr="0096001C">
              <w:rPr>
                <w:sz w:val="14"/>
                <w:szCs w:val="14"/>
              </w:rPr>
              <w:t>Distribute Merged AACs for fallback and initial Computation</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36B33207" w14:textId="77777777">
            <w:pPr>
              <w:rPr>
                <w:sz w:val="14"/>
                <w:szCs w:val="14"/>
              </w:rPr>
            </w:pPr>
            <w:r w:rsidRPr="0096001C">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1392F45D" w14:textId="77777777">
            <w:pPr>
              <w:rPr>
                <w:sz w:val="14"/>
                <w:szCs w:val="14"/>
              </w:rPr>
            </w:pPr>
            <w:r w:rsidRPr="0096001C">
              <w:rPr>
                <w:sz w:val="14"/>
                <w:szCs w:val="14"/>
              </w:rPr>
              <w:t>CCCt</w:t>
            </w:r>
          </w:p>
        </w:tc>
        <w:tc>
          <w:tcPr>
            <w:tcW w:w="2750" w:type="dxa"/>
            <w:gridSpan w:val="3"/>
            <w:vMerge/>
            <w:tcMar>
              <w:left w:w="99" w:type="dxa"/>
              <w:right w:w="99" w:type="dxa"/>
            </w:tcMar>
            <w:vAlign w:val="center"/>
          </w:tcPr>
          <w:p w:rsidRPr="0096001C" w:rsidR="005E3B83" w:rsidP="000A4806" w:rsidRDefault="005E3B83" w14:paraId="07B541A5"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4FA410B6" w14:textId="77777777">
            <w:pPr>
              <w:rPr>
                <w:sz w:val="14"/>
                <w:szCs w:val="14"/>
              </w:rPr>
            </w:pPr>
            <w:r w:rsidRPr="0096001C">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6421F1AD" w14:textId="77777777">
            <w:pPr>
              <w:rPr>
                <w:sz w:val="14"/>
                <w:szCs w:val="14"/>
              </w:rPr>
            </w:pPr>
            <w:r w:rsidRPr="0096001C">
              <w:rPr>
                <w:sz w:val="14"/>
                <w:szCs w:val="14"/>
              </w:rPr>
              <w:t>Merged AACs</w:t>
            </w:r>
          </w:p>
        </w:tc>
        <w:tc>
          <w:tcPr>
            <w:tcW w:w="132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96001C" w:rsidR="005E3B83" w:rsidP="000A4806" w:rsidRDefault="005E3B83" w14:paraId="054178B5" w14:textId="77777777">
            <w:pPr>
              <w:rPr>
                <w:sz w:val="14"/>
                <w:szCs w:val="14"/>
              </w:rPr>
            </w:pPr>
            <w:r w:rsidRPr="0096001C">
              <w:rPr>
                <w:sz w:val="14"/>
                <w:szCs w:val="14"/>
              </w:rPr>
              <w:t>TSOs</w:t>
            </w:r>
          </w:p>
        </w:tc>
      </w:tr>
    </w:tbl>
    <w:p w:rsidRPr="005E3B83" w:rsidR="005E3B83" w:rsidP="000A4806" w:rsidRDefault="005E3B83" w14:paraId="7B40CAB8" w14:textId="7D1EC889">
      <w:pPr>
        <w:spacing w:before="240" w:after="240"/>
      </w:pPr>
      <w:r w:rsidRPr="0096001C">
        <w:rPr>
          <w:b/>
          <w:bCs/>
        </w:rPr>
        <w:t>Timeframe:</w:t>
      </w:r>
      <w:r w:rsidRPr="005E3B83">
        <w:t xml:space="preserve"> Refer to HLBP for timings</w:t>
      </w:r>
      <w:r w:rsidR="00661534">
        <w:t>, see Section 2.1</w:t>
      </w:r>
    </w:p>
    <w:p w:rsidRPr="005E3B83" w:rsidR="005E3B83" w:rsidP="00B47D5C" w:rsidRDefault="47656B1D" w14:paraId="7FAE00BB" w14:textId="77777777">
      <w:pPr>
        <w:pStyle w:val="Heading3"/>
      </w:pPr>
      <w:bookmarkStart w:name="_Toc1299722189" w:id="181"/>
      <w:bookmarkStart w:name="_Toc1616567746" w:id="182"/>
      <w:r>
        <w:t>Receive data</w:t>
      </w:r>
      <w:bookmarkEnd w:id="181"/>
      <w:bookmarkEnd w:id="182"/>
    </w:p>
    <w:p w:rsidRPr="005E3B83" w:rsidR="005E3B83" w:rsidP="000A4806" w:rsidRDefault="005E3B83" w14:paraId="4633362F" w14:textId="2B67BA3F">
      <w:pPr>
        <w:spacing w:after="240"/>
      </w:pPr>
      <w:r w:rsidRPr="005E3B83">
        <w:t>Input for the initial data gathering process is provided by several entities:</w:t>
      </w:r>
    </w:p>
    <w:p w:rsidRPr="005E3B83" w:rsidR="005E3B83" w:rsidP="000A4806" w:rsidRDefault="005E3B83" w14:paraId="35B28E3A" w14:textId="144533CD">
      <w:r w:rsidRPr="00F2607E">
        <w:t>Core TSOs provide</w:t>
      </w:r>
      <w:r w:rsidRPr="005E3B83">
        <w:t xml:space="preserve"> the following files to the CCCt via ECP or, as indicated for some inputs below, via the CCCt GUI</w:t>
      </w:r>
      <w:r w:rsidR="00B44B4B">
        <w:t>:</w:t>
      </w:r>
    </w:p>
    <w:p w:rsidRPr="005E3B83" w:rsidR="005E3B83" w:rsidP="00750DB4" w:rsidRDefault="005E3B83" w14:paraId="1E072927" w14:textId="77777777">
      <w:pPr>
        <w:pStyle w:val="ListParagraph"/>
        <w:numPr>
          <w:ilvl w:val="0"/>
          <w:numId w:val="22"/>
        </w:numPr>
        <w:spacing w:after="240"/>
      </w:pPr>
      <w:r w:rsidRPr="005E3B83">
        <w:t>Individual CO dictionary updates (GUI): CO dictionary is a centralized common data set integrated in the CCCt. There is one CO dictionary for all the Core TSOs. It does not imply daily delivery by TSOs, instead an update process of the currently valid CO dictionary is established. The merged CO dictionary can be updated by each TSO (optional step per TSO) via GUI.</w:t>
      </w:r>
    </w:p>
    <w:p w:rsidRPr="005E3B83" w:rsidR="005E3B83" w:rsidP="00750DB4" w:rsidRDefault="005E3B83" w14:paraId="13C28E18" w14:textId="77777777">
      <w:pPr>
        <w:pStyle w:val="ListParagraph"/>
        <w:numPr>
          <w:ilvl w:val="0"/>
          <w:numId w:val="22"/>
        </w:numPr>
        <w:spacing w:after="240"/>
      </w:pPr>
      <w:r w:rsidRPr="005E3B83">
        <w:t xml:space="preserve">CB file (xml): The individual CB files can be provided by TSOs via ECP/EDX or via GUI in xml format. It is also possible to deliver the CB file in xlsx format to the Core CC Tool converter, which converts the file into required xml format. The converted individual CB xml file can then be sent to the Initial Receiving &amp; Data Gathering process of Core CC Tool. Core CC tool Converter is accessible via GUI or REST API. </w:t>
      </w:r>
    </w:p>
    <w:p w:rsidRPr="005E3B83" w:rsidR="005E3B83" w:rsidP="00750DB4" w:rsidRDefault="005E3B83" w14:paraId="29D1E8CA" w14:textId="77777777">
      <w:pPr>
        <w:pStyle w:val="ListParagraph"/>
        <w:numPr>
          <w:ilvl w:val="0"/>
          <w:numId w:val="22"/>
        </w:numPr>
        <w:spacing w:after="240"/>
      </w:pPr>
      <w:r w:rsidRPr="005E3B83">
        <w:t>External constraints (xml): The External Constraints file can be provided by TSOs via ECP/EDX or via GUI in xml format.</w:t>
      </w:r>
    </w:p>
    <w:p w:rsidRPr="005E3B83" w:rsidR="005E3B83" w:rsidP="00750DB4" w:rsidRDefault="005E3B83" w14:paraId="74DC5E74" w14:textId="77777777">
      <w:pPr>
        <w:pStyle w:val="ListParagraph"/>
        <w:numPr>
          <w:ilvl w:val="0"/>
          <w:numId w:val="22"/>
        </w:numPr>
        <w:spacing w:after="240"/>
      </w:pPr>
      <w:r w:rsidRPr="005E3B83">
        <w:t>Individual GLSK file (xml): The Individual GLSK file can be provided by TSOs via ECP/EDX or via GUI in xml format.</w:t>
      </w:r>
    </w:p>
    <w:p w:rsidRPr="005E3B83" w:rsidR="005E3B83" w:rsidP="00750DB4" w:rsidRDefault="005E3B83" w14:paraId="45207683" w14:textId="77777777">
      <w:pPr>
        <w:pStyle w:val="ListParagraph"/>
        <w:numPr>
          <w:ilvl w:val="0"/>
          <w:numId w:val="22"/>
        </w:numPr>
        <w:spacing w:after="240"/>
      </w:pPr>
      <w:r w:rsidRPr="005E3B83">
        <w:t>GLSK premerge factors (xml): GLSK premerge factors can be provided by assigned TSOs via ECP/EDX or via GUI in xml format.</w:t>
      </w:r>
    </w:p>
    <w:p w:rsidRPr="005E3B83" w:rsidR="005E3B83" w:rsidP="00750DB4" w:rsidRDefault="005E3B83" w14:paraId="0D3CFFDD" w14:textId="1A38A521">
      <w:pPr>
        <w:pStyle w:val="ListParagraph"/>
        <w:numPr>
          <w:ilvl w:val="0"/>
          <w:numId w:val="22"/>
        </w:numPr>
        <w:spacing w:after="240"/>
      </w:pPr>
      <w:r w:rsidRPr="005E3B83">
        <w:t>Individual RA Settings (xml): TSOs have the possibility to send Initial RA settings to update the CGM with updates of their RAs / IGM topology.</w:t>
      </w:r>
    </w:p>
    <w:p w:rsidRPr="005E3B83" w:rsidR="005E3B83" w:rsidP="000A4806" w:rsidRDefault="1C6A2CF3" w14:paraId="78307EF3" w14:textId="77777777">
      <w:commentRangeStart w:id="183"/>
      <w:r>
        <w:t xml:space="preserve">The DA CCCt will send the following merged DA flows, which can be used for replacement and fallback strategies, via ECP: </w:t>
      </w:r>
    </w:p>
    <w:p w:rsidRPr="005E3B83" w:rsidR="005E3B83" w:rsidP="00750DB4" w:rsidRDefault="005E3B83" w14:paraId="77831CEC" w14:textId="77777777">
      <w:pPr>
        <w:pStyle w:val="ListParagraph"/>
        <w:numPr>
          <w:ilvl w:val="0"/>
          <w:numId w:val="23"/>
        </w:numPr>
        <w:spacing w:after="240"/>
      </w:pPr>
      <w:r w:rsidRPr="005E3B83">
        <w:t>Merged GLSK: this flow can be used by the CCCt to perform the DA replacement strategy, where for defined TSOs the DACC file is reused in the IDCC.</w:t>
      </w:r>
    </w:p>
    <w:p w:rsidRPr="005E3B83" w:rsidR="005E3B83" w:rsidP="00750DB4" w:rsidRDefault="005E3B83" w14:paraId="7BF97242" w14:textId="77777777">
      <w:pPr>
        <w:pStyle w:val="ListParagraph"/>
        <w:numPr>
          <w:ilvl w:val="0"/>
          <w:numId w:val="23"/>
        </w:numPr>
        <w:spacing w:after="240"/>
      </w:pPr>
      <w:r w:rsidRPr="005E3B83">
        <w:t>Merged EC: this flow can be used by the CCCt to perform the DA replacement strategy, where for defined TSOs the DACC file is reused in the IDCC.</w:t>
      </w:r>
    </w:p>
    <w:p w:rsidRPr="005E3B83" w:rsidR="005E3B83" w:rsidP="00750DB4" w:rsidRDefault="005E3B83" w14:paraId="2BA136CE" w14:textId="77777777">
      <w:pPr>
        <w:pStyle w:val="ListParagraph"/>
        <w:numPr>
          <w:ilvl w:val="0"/>
          <w:numId w:val="23"/>
        </w:numPr>
        <w:spacing w:after="240"/>
      </w:pPr>
      <w:r w:rsidRPr="005E3B83">
        <w:t>Merged EC/ATC (for virtual hubs): this flow can be used by the CCCt to perform the DA replacement strategy, where for defined TSOs the DACC file is reused in the IDCC.</w:t>
      </w:r>
    </w:p>
    <w:p w:rsidRPr="005E3B83" w:rsidR="005E3B83" w:rsidP="00750DB4" w:rsidRDefault="005E3B83" w14:paraId="62C034CE" w14:textId="77777777">
      <w:pPr>
        <w:pStyle w:val="ListParagraph"/>
        <w:numPr>
          <w:ilvl w:val="0"/>
          <w:numId w:val="23"/>
        </w:numPr>
        <w:spacing w:after="240"/>
      </w:pPr>
      <w:r w:rsidRPr="005E3B83">
        <w:t>Merged CB: this flow can be used by the CCCt to perform the DA replacement strategy, where for defined TSOs the DACC file is reused in the IDCC.</w:t>
      </w:r>
    </w:p>
    <w:p w:rsidRPr="005E3B83" w:rsidR="005E3B83" w:rsidP="00750DB4" w:rsidRDefault="005E3B83" w14:paraId="02B6B6FB" w14:textId="77777777">
      <w:pPr>
        <w:pStyle w:val="ListParagraph"/>
        <w:numPr>
          <w:ilvl w:val="0"/>
          <w:numId w:val="23"/>
        </w:numPr>
        <w:spacing w:after="240"/>
      </w:pPr>
      <w:r w:rsidRPr="005E3B83">
        <w:t>Merged CO Dictionary: this flow is used by the CCCt, to ensure consistency between the CO dictionaries of DA &amp; ID CC.</w:t>
      </w:r>
    </w:p>
    <w:p w:rsidRPr="005E3B83" w:rsidR="005E3B83" w:rsidP="6F0128F4" w:rsidRDefault="1C6A2CF3" w14:paraId="36965D21" w14:textId="77777777">
      <w:pPr>
        <w:pStyle w:val="ListParagraph"/>
        <w:spacing w:after="240"/>
      </w:pPr>
      <w:r>
        <w:t>DA FB Domain: the Final DA FB domain file can be used by the CCCt operator for the application of the DA FB domain fallback.</w:t>
      </w:r>
      <w:commentRangeEnd w:id="183"/>
      <w:r w:rsidRPr="005E3B83" w:rsidR="6F0128F4">
        <w:rPr>
          <w:rStyle w:val="CommentReference"/>
          <w:sz w:val="20"/>
          <w:szCs w:val="22"/>
        </w:rPr>
        <w:commentReference w:id="183"/>
      </w:r>
    </w:p>
    <w:p w:rsidRPr="005E3B83" w:rsidR="005E3B83" w:rsidP="000A4806" w:rsidRDefault="005E3B83" w14:paraId="417F7955" w14:textId="77777777">
      <w:pPr>
        <w:spacing w:after="240"/>
      </w:pPr>
      <w:r w:rsidRPr="005E3B83">
        <w:t xml:space="preserve">All files are checked on several criteria. These checks consist of a format check and the examination of the availability of all timestamps for a specific border. Next to this the CCCt checks whether the same file isn’t available yet with the same or a higher version number. </w:t>
      </w:r>
    </w:p>
    <w:p w:rsidRPr="005E3B83" w:rsidR="005E3B83" w:rsidP="000A4806" w:rsidRDefault="005E3B83" w14:paraId="525E8127" w14:textId="77777777">
      <w:pPr>
        <w:spacing w:after="240"/>
      </w:pPr>
      <w:r w:rsidRPr="005E3B83">
        <w:t>The CCCt performs validations of the input files and saves submitted file for further processing. If the incoming message passes all validations, positive ACK is generated. If message fails any validation, negative ACK is generated. Based on this ACK, one can correct and resend input files.</w:t>
      </w:r>
    </w:p>
    <w:p w:rsidRPr="005E3B83" w:rsidR="005E3B83" w:rsidP="000A4806" w:rsidRDefault="005E3B83" w14:paraId="68B6C5C2" w14:textId="552AD490">
      <w:pPr>
        <w:spacing w:after="240"/>
      </w:pPr>
      <w:r w:rsidRPr="005E3B83">
        <w:t>While the process waits for mandatory files, it continues with open gate for submitting and periodically (or upon events) triggers validations.</w:t>
      </w:r>
      <w:bookmarkStart w:name="_Toc62551840" w:id="184"/>
      <w:bookmarkStart w:name="_Toc62578416" w:id="185"/>
      <w:bookmarkStart w:name="_Toc62578913" w:id="186"/>
      <w:bookmarkEnd w:id="184"/>
      <w:bookmarkEnd w:id="185"/>
      <w:bookmarkEnd w:id="186"/>
    </w:p>
    <w:p w:rsidRPr="005E3B83" w:rsidR="005E3B83" w:rsidP="00B47D5C" w:rsidRDefault="47656B1D" w14:paraId="46CD899B" w14:textId="77777777">
      <w:pPr>
        <w:pStyle w:val="Heading3"/>
      </w:pPr>
      <w:bookmarkStart w:name="_Toc1437361557" w:id="187"/>
      <w:bookmarkStart w:name="_Toc602040310" w:id="188"/>
      <w:r>
        <w:t>Create and send GLSK</w:t>
      </w:r>
      <w:bookmarkEnd w:id="187"/>
      <w:bookmarkEnd w:id="188"/>
    </w:p>
    <w:p w:rsidRPr="005E3B83" w:rsidR="005E3B83" w:rsidP="000A4806" w:rsidRDefault="005E3B83" w14:paraId="5624C8E3" w14:textId="77777777">
      <w:pPr>
        <w:spacing w:after="240"/>
      </w:pPr>
      <w:r w:rsidRPr="005E3B83">
        <w:t>The Generation Load Shift Key (GLSK) defines how a change in net position is mapped to the generating units or loads within a bidding zone. Therefore, it contains the relation between the change in net position of the market area and the change in output of every generating unit/load inside the same market area.</w:t>
      </w:r>
    </w:p>
    <w:p w:rsidRPr="005E3B83" w:rsidR="005E3B83" w:rsidP="000A4806" w:rsidRDefault="005E3B83" w14:paraId="5C3B948A" w14:textId="1ABDCDF7">
      <w:pPr>
        <w:spacing w:after="240"/>
      </w:pPr>
      <w:r w:rsidRPr="005E3B83">
        <w:t xml:space="preserve">Every TSO assesses a GLSK for its control area </w:t>
      </w:r>
      <w:r w:rsidRPr="005E3B83" w:rsidR="000A4806">
        <w:t>considering</w:t>
      </w:r>
      <w:r w:rsidRPr="005E3B83">
        <w:t xml:space="preserve"> the characteristics of its network. Individual GLSKs can be merged if a hub contains several control areas.</w:t>
      </w:r>
    </w:p>
    <w:p w:rsidRPr="005E3B83" w:rsidR="005E3B83" w:rsidP="000A4806" w:rsidRDefault="005E3B83" w14:paraId="74BE576F" w14:textId="3EFA0554">
      <w:pPr>
        <w:spacing w:after="240"/>
      </w:pPr>
      <w:r w:rsidRPr="005E3B83">
        <w:t xml:space="preserve">A GLSK aims to deliver the best forecast of the impact on critical branches of a net position change </w:t>
      </w:r>
      <w:r w:rsidRPr="005E3B83" w:rsidR="000A4806">
        <w:t>considering</w:t>
      </w:r>
      <w:r w:rsidRPr="005E3B83">
        <w:t xml:space="preserve"> the operational feasibility of the reference production program, projected market impact on units and market/system risk assessment. </w:t>
      </w:r>
    </w:p>
    <w:p w:rsidRPr="005E3B83" w:rsidR="005E3B83" w:rsidP="000A4806" w:rsidRDefault="005E3B83" w14:paraId="452D2D58" w14:textId="77777777">
      <w:pPr>
        <w:spacing w:after="240"/>
      </w:pPr>
      <w:r w:rsidRPr="005E3B83">
        <w:t xml:space="preserve">In general, the GLSK includes power plants that are market driven and that are flexible in changing the electrical power output. This includes the following types of power plants: gas/oil, hydro, pumped-storage and hard-coal. TSOs will additionally use less flexible units, e.g. nuclear units, or loads if they don’t have </w:t>
      </w:r>
      <w:r w:rsidRPr="005E3B83">
        <w:t>sufficient flexible generation for matching maximum import or export program or if they want to moderate impact of flexible units.</w:t>
      </w:r>
    </w:p>
    <w:p w:rsidRPr="005E3B83" w:rsidR="005E3B83" w:rsidP="000A4806" w:rsidRDefault="005E3B83" w14:paraId="713151B9" w14:textId="77777777">
      <w:pPr>
        <w:spacing w:after="240"/>
      </w:pPr>
      <w:r w:rsidRPr="005E3B83">
        <w:t>The GLSK values can vary for every hour and are given in dimensionless units. (A value of 0.05 for one unit means that 5% of the change of the net position of the hub will be realized by this unit).</w:t>
      </w:r>
    </w:p>
    <w:p w:rsidRPr="005E3B83" w:rsidR="005E3B83" w:rsidP="000A4806" w:rsidRDefault="005E3B83" w14:paraId="0C190E5C" w14:textId="77777777">
      <w:r w:rsidRPr="005E3B83">
        <w:t xml:space="preserve">If the GLSK file is not mandatory, the missing GLSK file for given business day is replaced automatically by the system by the last valid file from the DA process, previous day, or from a reference day dependent on the TSO`s choice. The reference day is defined as: </w:t>
      </w:r>
    </w:p>
    <w:p w:rsidRPr="005E3B83" w:rsidR="005E3B83" w:rsidP="00750DB4" w:rsidRDefault="005E3B83" w14:paraId="3848A57B" w14:textId="77777777">
      <w:pPr>
        <w:pStyle w:val="ListParagraph"/>
        <w:numPr>
          <w:ilvl w:val="0"/>
          <w:numId w:val="24"/>
        </w:numPr>
        <w:spacing w:after="240"/>
      </w:pPr>
      <w:r w:rsidRPr="005E3B83">
        <w:t>For a Sunday as the Sunday before</w:t>
      </w:r>
    </w:p>
    <w:p w:rsidRPr="005E3B83" w:rsidR="005E3B83" w:rsidP="00750DB4" w:rsidRDefault="005E3B83" w14:paraId="56013327" w14:textId="77777777">
      <w:pPr>
        <w:pStyle w:val="ListParagraph"/>
        <w:numPr>
          <w:ilvl w:val="0"/>
          <w:numId w:val="24"/>
        </w:numPr>
        <w:spacing w:after="240"/>
      </w:pPr>
      <w:r w:rsidRPr="005E3B83">
        <w:t>For a Saturday as the Saturday before</w:t>
      </w:r>
    </w:p>
    <w:p w:rsidRPr="005E3B83" w:rsidR="005E3B83" w:rsidP="00750DB4" w:rsidRDefault="005E3B83" w14:paraId="07144659" w14:textId="77777777">
      <w:pPr>
        <w:pStyle w:val="ListParagraph"/>
        <w:numPr>
          <w:ilvl w:val="0"/>
          <w:numId w:val="24"/>
        </w:numPr>
        <w:spacing w:after="240"/>
      </w:pPr>
      <w:r w:rsidRPr="005E3B83">
        <w:t>For a Monday as the Friday before</w:t>
      </w:r>
    </w:p>
    <w:p w:rsidRPr="005E3B83" w:rsidR="005E3B83" w:rsidP="00750DB4" w:rsidRDefault="005E3B83" w14:paraId="2FDB7C61" w14:textId="77777777">
      <w:pPr>
        <w:pStyle w:val="ListParagraph"/>
        <w:numPr>
          <w:ilvl w:val="0"/>
          <w:numId w:val="24"/>
        </w:numPr>
        <w:spacing w:after="240"/>
      </w:pPr>
      <w:r w:rsidRPr="005E3B83">
        <w:t>For a Tuesday as the Monday</w:t>
      </w:r>
    </w:p>
    <w:p w:rsidRPr="005E3B83" w:rsidR="005E3B83" w:rsidP="00750DB4" w:rsidRDefault="005E3B83" w14:paraId="123F69FC" w14:textId="77777777">
      <w:pPr>
        <w:pStyle w:val="ListParagraph"/>
        <w:numPr>
          <w:ilvl w:val="0"/>
          <w:numId w:val="24"/>
        </w:numPr>
        <w:spacing w:after="240"/>
      </w:pPr>
      <w:r w:rsidRPr="005E3B83">
        <w:t>For a Wednesday as the Tuesday</w:t>
      </w:r>
    </w:p>
    <w:p w:rsidRPr="005E3B83" w:rsidR="005E3B83" w:rsidP="00750DB4" w:rsidRDefault="005E3B83" w14:paraId="25D1ACBC" w14:textId="77777777">
      <w:pPr>
        <w:pStyle w:val="ListParagraph"/>
        <w:numPr>
          <w:ilvl w:val="0"/>
          <w:numId w:val="24"/>
        </w:numPr>
        <w:spacing w:after="240"/>
      </w:pPr>
      <w:r w:rsidRPr="005E3B83">
        <w:t>For a Thursday as the Wednesday</w:t>
      </w:r>
    </w:p>
    <w:p w:rsidRPr="005E3B83" w:rsidR="005E3B83" w:rsidP="00750DB4" w:rsidRDefault="005E3B83" w14:paraId="77DC6702" w14:textId="77777777">
      <w:pPr>
        <w:pStyle w:val="ListParagraph"/>
        <w:numPr>
          <w:ilvl w:val="0"/>
          <w:numId w:val="24"/>
        </w:numPr>
        <w:spacing w:after="240"/>
      </w:pPr>
      <w:r w:rsidRPr="005E3B83">
        <w:t>For a Friday as the Thursday</w:t>
      </w:r>
    </w:p>
    <w:p w:rsidRPr="005E3B83" w:rsidR="005E3B83" w:rsidP="000A4806" w:rsidRDefault="005E3B83" w14:paraId="5D68B934" w14:textId="77777777">
      <w:r w:rsidRPr="005E3B83">
        <w:t xml:space="preserve">However, for the GLSK file of a business day configured for given market area as a bank holiday it must be considered accordingly, i.e.: </w:t>
      </w:r>
    </w:p>
    <w:p w:rsidRPr="005E3B83" w:rsidR="005E3B83" w:rsidP="00750DB4" w:rsidRDefault="005E3B83" w14:paraId="1595D4F0" w14:textId="32A6F1BA">
      <w:pPr>
        <w:pStyle w:val="ListParagraph"/>
        <w:numPr>
          <w:ilvl w:val="0"/>
          <w:numId w:val="31"/>
        </w:numPr>
        <w:spacing w:after="240"/>
      </w:pPr>
      <w:r w:rsidRPr="005E3B83">
        <w:t xml:space="preserve">If given business day is a bank holiday, then the last Sunday is used for its </w:t>
      </w:r>
      <w:r w:rsidRPr="005E3B83" w:rsidR="000A4806">
        <w:t>replacement.</w:t>
      </w:r>
    </w:p>
    <w:p w:rsidRPr="005E3B83" w:rsidR="005E3B83" w:rsidP="00750DB4" w:rsidRDefault="005E3B83" w14:paraId="3016B4E2" w14:textId="77777777">
      <w:pPr>
        <w:pStyle w:val="ListParagraph"/>
        <w:numPr>
          <w:ilvl w:val="0"/>
          <w:numId w:val="31"/>
        </w:numPr>
        <w:spacing w:after="240"/>
      </w:pPr>
      <w:r w:rsidRPr="005E3B83">
        <w:t>If the identified reference day for the replacement of a file for given working business day is a bank holiday, then previous working day is used as reference.</w:t>
      </w:r>
    </w:p>
    <w:p w:rsidRPr="005E3B83" w:rsidR="005E3B83" w:rsidP="000A4806" w:rsidRDefault="005E3B83" w14:paraId="722616B1" w14:textId="77777777">
      <w:pPr>
        <w:spacing w:after="240"/>
      </w:pPr>
      <w:r w:rsidRPr="005E3B83">
        <w:t xml:space="preserve">If the GLSK file is mandatory, then the CCC operator should wait until the respective TSO sends it. </w:t>
      </w:r>
    </w:p>
    <w:p w:rsidRPr="005E3B83" w:rsidR="005E3B83" w:rsidP="000A4806" w:rsidRDefault="005E3B83" w14:paraId="3A418747" w14:textId="77777777">
      <w:pPr>
        <w:spacing w:after="240"/>
      </w:pPr>
      <w:r w:rsidRPr="005E3B83">
        <w:t>For the German bidding zone, the German TSOs will send individual GLSK files to the Core CC tool, which are merged according to a provided pre-merge factor to a Common GLSK of DE.</w:t>
      </w:r>
    </w:p>
    <w:p w:rsidRPr="005E3B83" w:rsidR="005E3B83" w:rsidP="000A4806" w:rsidRDefault="005E3B83" w14:paraId="7EEF75BF" w14:textId="77777777">
      <w:pPr>
        <w:spacing w:after="240"/>
      </w:pPr>
      <w:r w:rsidRPr="005E3B83">
        <w:t xml:space="preserve">A process of data quality check is executed when the combined DACF CGM file is received by Core CC tool. A data quality check report is made at disposal to TSO operators to allow them to correct their input files (due to incorrect GLSK nodes not found in CGM, etc.) </w:t>
      </w:r>
    </w:p>
    <w:p w:rsidRPr="005E3B83" w:rsidR="005E3B83" w:rsidP="00B47D5C" w:rsidRDefault="6FA6F48F" w14:paraId="4385211D" w14:textId="77777777">
      <w:pPr>
        <w:pStyle w:val="Heading3"/>
      </w:pPr>
      <w:r>
        <w:t>Create and send CB files</w:t>
      </w:r>
    </w:p>
    <w:p w:rsidRPr="005E3B83" w:rsidR="005E3B83" w:rsidP="000A4806" w:rsidRDefault="005E3B83" w14:paraId="655431C5" w14:textId="77777777">
      <w:r w:rsidRPr="005E3B83">
        <w:t xml:space="preserve">Critical Branch (CB) files should be provided by the participating TSOs for their grid. CB files have to contain all important elements from a capacity calculation point of view: </w:t>
      </w:r>
    </w:p>
    <w:p w:rsidRPr="005E3B83" w:rsidR="005E3B83" w:rsidP="00750DB4" w:rsidRDefault="005E3B83" w14:paraId="6A064368" w14:textId="3FEC769C">
      <w:pPr>
        <w:pStyle w:val="ListParagraph"/>
        <w:numPr>
          <w:ilvl w:val="0"/>
          <w:numId w:val="25"/>
        </w:numPr>
        <w:spacing w:after="240"/>
      </w:pPr>
      <w:r w:rsidRPr="004F2DD5">
        <w:rPr>
          <w:b/>
        </w:rPr>
        <w:t>CNEC</w:t>
      </w:r>
      <w:r w:rsidRPr="004F2DD5" w:rsidR="004F2DD5">
        <w:rPr>
          <w:b/>
        </w:rPr>
        <w:t>s (</w:t>
      </w:r>
      <w:r w:rsidRPr="004F2DD5">
        <w:rPr>
          <w:b/>
        </w:rPr>
        <w:t>Critical Network Element and Contingency</w:t>
      </w:r>
      <w:r w:rsidRPr="004F2DD5" w:rsidR="004F2DD5">
        <w:rPr>
          <w:b/>
        </w:rPr>
        <w:t>)</w:t>
      </w:r>
      <w:r w:rsidRPr="005E3B83">
        <w:t xml:space="preserve"> are defined by each participating TSO in their CB file </w:t>
      </w:r>
      <w:r w:rsidRPr="005E3B83" w:rsidR="000A4806">
        <w:t>to</w:t>
      </w:r>
      <w:r w:rsidRPr="005E3B83">
        <w:t xml:space="preserve"> </w:t>
      </w:r>
      <w:r w:rsidR="000A4806">
        <w:t>consider</w:t>
      </w:r>
      <w:r w:rsidRPr="005E3B83">
        <w:t xml:space="preserve"> in the capacity calculation process. Each TSO is responsible to define its list of CNECs. The CNE shall be fully or partly located in its own control area, and can be overhead lines, underground cables, or transformers.</w:t>
      </w:r>
    </w:p>
    <w:p w:rsidRPr="005E3B83" w:rsidR="005E3B83" w:rsidP="000A4806" w:rsidRDefault="005E3B83" w14:paraId="0D54DBC1" w14:textId="3E207F8C">
      <w:pPr>
        <w:spacing w:after="240"/>
      </w:pPr>
      <w:r w:rsidRPr="005E3B83">
        <w:t xml:space="preserve">Each Critical Network Element can be associated with a Contingency case (N-1, N-2, busbar faults; depending on the TSO risk policies) </w:t>
      </w:r>
      <w:r w:rsidRPr="005E3B83" w:rsidR="000A4806">
        <w:t>to</w:t>
      </w:r>
      <w:r w:rsidRPr="005E3B83">
        <w:t xml:space="preserve"> monitor the loss of another network element. The Contingency can be the network element of another control area, and can be the trip of a line (tie-line or internal line), cable, transformer, busbar, generating unit, load, or a set of aforementioned elements.</w:t>
      </w:r>
    </w:p>
    <w:p w:rsidRPr="005E3B83" w:rsidR="005E3B83" w:rsidP="00B47D5C" w:rsidRDefault="005E3B83" w14:paraId="0B7F2EF8" w14:textId="77777777">
      <w:pPr>
        <w:pStyle w:val="Heading4"/>
      </w:pPr>
      <w:r w:rsidRPr="005E3B83">
        <w:t>CB file formats</w:t>
      </w:r>
    </w:p>
    <w:p w:rsidRPr="005E3B83" w:rsidR="005E3B83" w:rsidP="000A4806" w:rsidRDefault="005E3B83" w14:paraId="293987E2" w14:textId="77777777">
      <w:pPr>
        <w:spacing w:after="240"/>
      </w:pPr>
      <w:r w:rsidRPr="005E3B83">
        <w:t>The CCCt takes into account CB file in XML. However, each Core TSO can define a CB file in XLSX format and use the CCCt “CBCORA converter” to convert from XLSX to XML. Conversion is a separate manual step. The TSO operator must make sure that the converted XML file is fed into the CC process.</w:t>
      </w:r>
    </w:p>
    <w:p w:rsidRPr="005E3B83" w:rsidR="005E3B83" w:rsidP="00B47D5C" w:rsidRDefault="005E3B83" w14:paraId="166C4DD3" w14:textId="77777777">
      <w:pPr>
        <w:pStyle w:val="Heading4"/>
      </w:pPr>
      <w:r w:rsidRPr="005E3B83">
        <w:t>Detailed content of a CB file</w:t>
      </w:r>
    </w:p>
    <w:p w:rsidRPr="005E3B83" w:rsidR="005E3B83" w:rsidP="000A4806" w:rsidRDefault="005E3B83" w14:paraId="53F24954" w14:textId="77777777">
      <w:r w:rsidRPr="005E3B83">
        <w:t>Network Elements (and Contingencies) contains following attributes:</w:t>
      </w:r>
    </w:p>
    <w:p w:rsidRPr="005E3B83" w:rsidR="005E3B83" w:rsidP="00750DB4" w:rsidRDefault="005E3B83" w14:paraId="10F405C4" w14:textId="4B0C84CA">
      <w:pPr>
        <w:pStyle w:val="ListParagraph"/>
        <w:numPr>
          <w:ilvl w:val="0"/>
          <w:numId w:val="25"/>
        </w:numPr>
        <w:spacing w:after="240"/>
      </w:pPr>
      <w:r w:rsidRPr="005E3B83">
        <w:t>CBCO ID which represent ID of NEC. Convention and rules applied on IDs for internal CBCOs and COs</w:t>
      </w:r>
      <w:r w:rsidR="00C53C16">
        <w:t xml:space="preserve"> </w:t>
      </w:r>
      <w:r w:rsidRPr="005E3B83">
        <w:t>HUB_CBCO_XXXXX (5 digits), where “HUB” is the country (for DE: TSO) in which the CB is located.</w:t>
      </w:r>
    </w:p>
    <w:p w:rsidRPr="005E3B83" w:rsidR="005E3B83" w:rsidP="00750DB4" w:rsidRDefault="005E3B83" w14:paraId="7C8DF968" w14:textId="77777777">
      <w:pPr>
        <w:pStyle w:val="ListParagraph"/>
        <w:numPr>
          <w:ilvl w:val="0"/>
          <w:numId w:val="25"/>
        </w:numPr>
        <w:spacing w:after="240"/>
      </w:pPr>
      <w:r w:rsidRPr="005E3B83">
        <w:t xml:space="preserve">Name of NE. In this column there are information about CB. In this column are presented additionally direction of flow: direct (DIR) or opposite (OPP) e.g. [PL-PL] Krosno Iskrzynia - Tarnow [DIR]. Text name of the critical branch. </w:t>
      </w:r>
    </w:p>
    <w:p w:rsidRPr="005E3B83" w:rsidR="005E3B83" w:rsidP="00750DB4" w:rsidRDefault="005E3B83" w14:paraId="6DA5F660" w14:textId="77777777">
      <w:pPr>
        <w:pStyle w:val="ListParagraph"/>
        <w:numPr>
          <w:ilvl w:val="0"/>
          <w:numId w:val="25"/>
        </w:numPr>
        <w:spacing w:after="240"/>
      </w:pPr>
      <w:r w:rsidRPr="005E3B83">
        <w:t>CO ID which represent ID of CO. These IDs have to be consistent with CO_dictionary. Convention and rules applied on IDs according to the chapter 5.1.1</w:t>
      </w:r>
    </w:p>
    <w:p w:rsidRPr="005E3B83" w:rsidR="005E3B83" w:rsidP="00750DB4" w:rsidRDefault="005E3B83" w14:paraId="12E9BAC9" w14:textId="77777777">
      <w:pPr>
        <w:pStyle w:val="ListParagraph"/>
        <w:numPr>
          <w:ilvl w:val="0"/>
          <w:numId w:val="25"/>
        </w:numPr>
        <w:spacing w:after="240"/>
      </w:pPr>
      <w:r w:rsidRPr="005E3B83">
        <w:t>CNEC – One of two values is possible: true or false. CNEC means a CNE associated with a contingency used in capacity calculation. For the purpose of this methodology, the term CNEC also covers the case where a CNE is used in capacity calculation without a specified contingency. True or false means if given NEC will be used as CNEC in capacity calculation.</w:t>
      </w:r>
    </w:p>
    <w:p w:rsidRPr="005E3B83" w:rsidR="005E3B83" w:rsidP="00750DB4" w:rsidRDefault="005E3B83" w14:paraId="2BAF78E1" w14:textId="77777777">
      <w:pPr>
        <w:pStyle w:val="ListParagraph"/>
        <w:numPr>
          <w:ilvl w:val="0"/>
          <w:numId w:val="25"/>
        </w:numPr>
        <w:spacing w:after="240"/>
      </w:pPr>
      <w:r w:rsidRPr="005E3B83">
        <w:t>TSO – TSO location (BE, PL, D2, …..)</w:t>
      </w:r>
    </w:p>
    <w:p w:rsidRPr="005E3B83" w:rsidR="005E3B83" w:rsidP="00750DB4" w:rsidRDefault="005E3B83" w14:paraId="05BD0AA3" w14:textId="77777777">
      <w:pPr>
        <w:pStyle w:val="ListParagraph"/>
        <w:numPr>
          <w:ilvl w:val="0"/>
          <w:numId w:val="25"/>
        </w:numPr>
        <w:spacing w:after="240"/>
      </w:pPr>
      <w:r w:rsidRPr="005E3B83">
        <w:t>Time from - String in the format "HH:00" – start time when the NE is taken into account</w:t>
      </w:r>
    </w:p>
    <w:p w:rsidRPr="005E3B83" w:rsidR="005E3B83" w:rsidP="00750DB4" w:rsidRDefault="005E3B83" w14:paraId="404DB9D9" w14:textId="77777777">
      <w:pPr>
        <w:pStyle w:val="ListParagraph"/>
        <w:numPr>
          <w:ilvl w:val="0"/>
          <w:numId w:val="25"/>
        </w:numPr>
        <w:spacing w:after="240"/>
      </w:pPr>
      <w:r w:rsidRPr="005E3B83">
        <w:t>Time to - String in the format "HH:00" - end time when the NE is taken into account</w:t>
      </w:r>
    </w:p>
    <w:p w:rsidRPr="005E3B83" w:rsidR="005E3B83" w:rsidP="00750DB4" w:rsidRDefault="005E3B83" w14:paraId="00DFA13D" w14:textId="77777777">
      <w:pPr>
        <w:pStyle w:val="ListParagraph"/>
        <w:numPr>
          <w:ilvl w:val="0"/>
          <w:numId w:val="25"/>
        </w:numPr>
        <w:spacing w:after="240"/>
      </w:pPr>
      <w:r w:rsidRPr="005E3B83">
        <w:t xml:space="preserve">Direction – OPPOSITE or DIRECT. These values should be coherent with column Name of NE where direction is also indicated. </w:t>
      </w:r>
    </w:p>
    <w:p w:rsidRPr="005E3B83" w:rsidR="005E3B83" w:rsidP="00750DB4" w:rsidRDefault="005E3B83" w14:paraId="1E3947C0" w14:textId="77777777">
      <w:pPr>
        <w:pStyle w:val="ListParagraph"/>
        <w:numPr>
          <w:ilvl w:val="0"/>
          <w:numId w:val="25"/>
        </w:numPr>
        <w:spacing w:after="240"/>
      </w:pPr>
      <w:r w:rsidRPr="005E3B83">
        <w:t xml:space="preserve">FRM – Flow Reliability Margin, according to ID CCM Article 10. </w:t>
      </w:r>
    </w:p>
    <w:p w:rsidRPr="005E3B83" w:rsidR="005E3B83" w:rsidP="00750DB4" w:rsidRDefault="005E3B83" w14:paraId="16825922" w14:textId="77777777">
      <w:pPr>
        <w:pStyle w:val="ListParagraph"/>
        <w:numPr>
          <w:ilvl w:val="0"/>
          <w:numId w:val="25"/>
        </w:numPr>
        <w:spacing w:after="240"/>
      </w:pPr>
      <w:r w:rsidRPr="005E3B83">
        <w:t>Imax type – possible values: "fixed"; "seasonal"; "dynamic". The maximum allowable current (Imax) is the physical limit of a network element (NE) determined by each TSO and it is respected during the RAM calculation in line with its operational criteria. Imax is the physical (thermal) limit of the NE in Ampere, except when a relay setting imposes to be more specific for the temporary overload allowed for a particular critical network element and contingency (CNEC). The maximum admissible current can be defined as: (1)Seasonal limit, which means a fixed limit for all ID CC MTUs of each of the four seasons. (2)Dynamic limit, which means a value per IDCC MTU reflecting the varying ambient conditions. (3)Fixed limits for all IDCC MTUs, in case of specific situations where the physical limit reflects the capability of overhead lines, cables or substation equipment installed in the primary power circuit (such as circuit-breaker, or disconnector) with limits not sensitive to ambient conditions.</w:t>
      </w:r>
    </w:p>
    <w:p w:rsidRPr="005E3B83" w:rsidR="005E3B83" w:rsidP="00750DB4" w:rsidRDefault="005E3B83" w14:paraId="21A23E2A" w14:textId="05DD7D0A">
      <w:pPr>
        <w:pStyle w:val="ListParagraph"/>
        <w:numPr>
          <w:ilvl w:val="0"/>
          <w:numId w:val="25"/>
        </w:numPr>
        <w:spacing w:after="240"/>
      </w:pPr>
      <w:r w:rsidRPr="005E3B83">
        <w:t>Temporary Imax description mode - if "ImaxA"</w:t>
      </w:r>
      <w:r w:rsidR="00B44B4B">
        <w:t>:</w:t>
      </w:r>
      <w:r w:rsidRPr="005E3B83">
        <w:t xml:space="preserve"> a number is expected in the next tag "Temporary Imax" with Imax value in Ampere. If "ImaxFactor"</w:t>
      </w:r>
      <w:r w:rsidR="00B44B4B">
        <w:t>:</w:t>
      </w:r>
      <w:r w:rsidRPr="005E3B83">
        <w:t xml:space="preserve"> a number (not expressed in %) is excepted</w:t>
      </w:r>
      <w:r w:rsidR="00B44B4B">
        <w:t>:</w:t>
      </w:r>
      <w:r w:rsidRPr="005E3B83">
        <w:t xml:space="preserve"> the Imax of the CGM will be used and multiplied by this number. A temporary current limit means that an overload is only allowed for a certain finite duration. As a result, various NECs associated with the same NE may have different Imax values.</w:t>
      </w:r>
    </w:p>
    <w:p w:rsidRPr="005E3B83" w:rsidR="005E3B83" w:rsidP="00750DB4" w:rsidRDefault="005E3B83" w14:paraId="6837940E" w14:textId="77777777">
      <w:pPr>
        <w:pStyle w:val="ListParagraph"/>
        <w:numPr>
          <w:ilvl w:val="0"/>
          <w:numId w:val="25"/>
        </w:numPr>
        <w:spacing w:after="240"/>
      </w:pPr>
      <w:r w:rsidRPr="005E3B83">
        <w:t>Temporary Imax – value</w:t>
      </w:r>
    </w:p>
    <w:p w:rsidR="00132EB5" w:rsidP="00750DB4" w:rsidRDefault="005E3B83" w14:paraId="2F7DEC6C" w14:textId="77777777">
      <w:pPr>
        <w:pStyle w:val="ListParagraph"/>
        <w:numPr>
          <w:ilvl w:val="0"/>
          <w:numId w:val="25"/>
        </w:numPr>
        <w:spacing w:after="240"/>
      </w:pPr>
      <w:r w:rsidRPr="005E3B83">
        <w:t>Permanent Imax description mode - if "ImaxA"</w:t>
      </w:r>
      <w:r w:rsidR="00B44B4B">
        <w:t>:</w:t>
      </w:r>
      <w:r w:rsidRPr="005E3B83">
        <w:t xml:space="preserve"> a number is expected in the next tag "Permanent Imax" with Imax value in Ampere. If "ImaxFactor"</w:t>
      </w:r>
      <w:r w:rsidR="00B44B4B">
        <w:t>:</w:t>
      </w:r>
      <w:r w:rsidRPr="005E3B83">
        <w:t xml:space="preserve"> a number (not expressed in %) is excepted</w:t>
      </w:r>
      <w:r w:rsidR="00B44B4B">
        <w:t>:</w:t>
      </w:r>
      <w:r w:rsidRPr="005E3B83">
        <w:t xml:space="preserve"> the Imax of the CGM will be used and multiplied by this number.</w:t>
      </w:r>
    </w:p>
    <w:p w:rsidRPr="005E3B83" w:rsidR="005E3B83" w:rsidP="00750DB4" w:rsidRDefault="005E3B83" w14:paraId="71EE2729" w14:textId="1E975AAA">
      <w:pPr>
        <w:pStyle w:val="ListParagraph"/>
        <w:numPr>
          <w:ilvl w:val="0"/>
          <w:numId w:val="25"/>
        </w:numPr>
        <w:spacing w:after="240"/>
      </w:pPr>
      <w:r w:rsidRPr="005E3B83">
        <w:t>Permanent Imax – value</w:t>
      </w:r>
    </w:p>
    <w:p w:rsidRPr="005E3B83" w:rsidR="005E3B83" w:rsidP="00750DB4" w:rsidRDefault="005E3B83" w14:paraId="586134AC" w14:textId="77777777">
      <w:pPr>
        <w:pStyle w:val="ListParagraph"/>
        <w:numPr>
          <w:ilvl w:val="0"/>
          <w:numId w:val="25"/>
        </w:numPr>
        <w:spacing w:after="240"/>
      </w:pPr>
      <w:r w:rsidRPr="005E3B83">
        <w:t>Line description mode – To indicate if the branch should identify in the CGM with its element name or with its order code</w:t>
      </w:r>
    </w:p>
    <w:p w:rsidRPr="005E3B83" w:rsidR="005E3B83" w:rsidP="00750DB4" w:rsidRDefault="005E3B83" w14:paraId="242E902A" w14:textId="77777777">
      <w:pPr>
        <w:pStyle w:val="ListParagraph"/>
        <w:numPr>
          <w:ilvl w:val="0"/>
          <w:numId w:val="25"/>
        </w:numPr>
        <w:spacing w:after="240"/>
      </w:pPr>
      <w:r w:rsidRPr="005E3B83">
        <w:t>UCT Node From - UCT code of the first (from) substation (node) of the NE. It can be described with 7 and a "*" or 8 characters.</w:t>
      </w:r>
    </w:p>
    <w:p w:rsidRPr="005E3B83" w:rsidR="005E3B83" w:rsidP="00750DB4" w:rsidRDefault="005E3B83" w14:paraId="295D6164" w14:textId="77777777">
      <w:pPr>
        <w:pStyle w:val="ListParagraph"/>
        <w:numPr>
          <w:ilvl w:val="0"/>
          <w:numId w:val="25"/>
        </w:numPr>
        <w:spacing w:after="240"/>
      </w:pPr>
      <w:r w:rsidRPr="005E3B83">
        <w:t>UCT Node To - UCT code of the second (to) substation (node) of the NE. It can be described with 7 and a "*" or 8 characters.</w:t>
      </w:r>
    </w:p>
    <w:p w:rsidRPr="005E3B83" w:rsidR="005E3B83" w:rsidP="00750DB4" w:rsidRDefault="005E3B83" w14:paraId="7E6E13C3" w14:textId="77777777">
      <w:pPr>
        <w:pStyle w:val="ListParagraph"/>
        <w:numPr>
          <w:ilvl w:val="0"/>
          <w:numId w:val="25"/>
        </w:numPr>
        <w:spacing w:after="240"/>
      </w:pPr>
      <w:r w:rsidRPr="005E3B83">
        <w:t>Order Code / Element Name - Order code number of the NE as described in the CGM (if the line description mode is "OrderCode") or Element name of this same element (if the line description mode is "ElementName")</w:t>
      </w:r>
    </w:p>
    <w:p w:rsidR="00F5719B" w:rsidP="00750DB4" w:rsidRDefault="005E3B83" w14:paraId="3EC9FDC8" w14:textId="5B1815CE">
      <w:pPr>
        <w:pStyle w:val="ListParagraph"/>
        <w:numPr>
          <w:ilvl w:val="0"/>
          <w:numId w:val="25"/>
        </w:numPr>
        <w:spacing w:after="240"/>
      </w:pPr>
      <w:r w:rsidRPr="005E3B83">
        <w:t xml:space="preserve">NE EIC code- each network element </w:t>
      </w:r>
      <w:r w:rsidRPr="005E3B83" w:rsidR="000A4806">
        <w:t>must</w:t>
      </w:r>
      <w:r w:rsidRPr="005E3B83">
        <w:t xml:space="preserve"> have EIC code. Blank spaces are not allowed.</w:t>
      </w:r>
    </w:p>
    <w:p w:rsidRPr="005E3B83" w:rsidR="005E3B83" w:rsidP="00750DB4" w:rsidRDefault="005E3B83" w14:paraId="74B0A7E8" w14:textId="5057439F">
      <w:pPr>
        <w:pStyle w:val="ListParagraph"/>
        <w:numPr>
          <w:ilvl w:val="0"/>
          <w:numId w:val="25"/>
        </w:numPr>
        <w:spacing w:after="240"/>
      </w:pPr>
      <w:r w:rsidRPr="005E3B83">
        <w:t>Comment – place for additional information</w:t>
      </w:r>
    </w:p>
    <w:p w:rsidRPr="005E3B83" w:rsidR="005E3B83" w:rsidP="000A4806" w:rsidRDefault="005E3B83" w14:paraId="382674CE" w14:textId="77777777">
      <w:pPr>
        <w:spacing w:after="240"/>
      </w:pPr>
      <w:r w:rsidRPr="005E3B83">
        <w:t xml:space="preserve">A process of data quality check is executed when CGM file is received by Core CC tool. A data quality check report is made at disposal to TSO operators to allow them to correct their input files (due to incorrect CB or CO branches not found into CGM, etc.). </w:t>
      </w:r>
    </w:p>
    <w:p w:rsidRPr="005E3B83" w:rsidR="005E3B83" w:rsidP="00B47D5C" w:rsidRDefault="47656B1D" w14:paraId="365BD0B0" w14:textId="77777777">
      <w:pPr>
        <w:pStyle w:val="Heading3"/>
      </w:pPr>
      <w:bookmarkStart w:name="_Toc1113463220" w:id="189"/>
      <w:bookmarkStart w:name="_Toc1637074489" w:id="190"/>
      <w:r>
        <w:t>Create and send External Constraints and Allocation Constraints</w:t>
      </w:r>
      <w:bookmarkEnd w:id="189"/>
      <w:bookmarkEnd w:id="190"/>
    </w:p>
    <w:p w:rsidRPr="005E3B83" w:rsidR="005E3B83" w:rsidP="000A4806" w:rsidRDefault="005E3B83" w14:paraId="6FF15B32" w14:textId="058DBFDE">
      <w:pPr>
        <w:spacing w:after="240"/>
      </w:pPr>
      <w:r w:rsidRPr="005E3B83">
        <w:t xml:space="preserve">External constraints and allocation constraints are determined in a continuous process for each capacity allocation timeframe, so they are applicable for all ID CC MTUs of the respective allocation day. External constraints limit the total import and export on the Core borders of a Core bidding zone. The allocation constrains limit the global net position of the respective bidding zone. Nevertheless, given the lack of proper legal and technical justification for this kind of allocation constraints, their application is considered in methodology for “Intraday capacity calculation methodology of the Core capacity calculation region” as a temporary solution </w:t>
      </w:r>
      <w:r w:rsidRPr="005E3B83" w:rsidR="000A4806">
        <w:t>to</w:t>
      </w:r>
      <w:r w:rsidRPr="005E3B83">
        <w:t xml:space="preserve"> allow TSOs to explore alternative solutions to the underlying problems. If none of the alternative solutions is more efficient to tackle the underlying problems, the concerned TSOs may propose to continue applying them. In case operational security limits cannot be transformed efficiently into Imax and Fmax, the Core TSOs may transform them into external constraints or allocation constraints.</w:t>
      </w:r>
    </w:p>
    <w:p w:rsidRPr="005E3B83" w:rsidR="005E3B83" w:rsidP="000A4806" w:rsidRDefault="005E3B83" w14:paraId="3F6BC5E5" w14:textId="45E5A489">
      <w:pPr>
        <w:spacing w:after="240"/>
      </w:pPr>
      <w:r w:rsidRPr="005E3B83">
        <w:t>In IDCC, Core TSOs may apply external constraints as described below (note that allocation constraints are not feasible in ID CCCt)</w:t>
      </w:r>
      <w:r w:rsidR="00ED2A20">
        <w:t>.</w:t>
      </w:r>
      <w:r w:rsidRPr="005E3B83">
        <w:t>External constraints</w:t>
      </w:r>
      <w:r w:rsidR="007B60BC">
        <w:t xml:space="preserve"> are constraints</w:t>
      </w:r>
      <w:r w:rsidRPr="005E3B83">
        <w:t xml:space="preserve"> on the Core net position (the sum of cross-zonal exchanges within the Core CCR for a certain bidding zone in the SIDC, thus limiting the net position of the respective bidding zone with regards to its imports and/or exports to other bidding zones in the Core CCR. This option shall be applied until option (b) can be applied. In this option, the limitation of net position is integrated in the capacity calculation process, and the constraints are present in the flow-based domains.</w:t>
      </w:r>
    </w:p>
    <w:p w:rsidRPr="005E3B83" w:rsidR="005E3B83" w:rsidP="000A4806" w:rsidRDefault="6FA6F48F" w14:paraId="601EFFD9" w14:textId="77777777">
      <w:pPr>
        <w:spacing w:after="240"/>
      </w:pPr>
      <w:r>
        <w:t>PSE may use an allocation constraint to limit the import and export of the Polish bidding zone.</w:t>
      </w:r>
    </w:p>
    <w:p w:rsidRPr="005E3B83" w:rsidR="005E3B83" w:rsidP="000A4806" w:rsidRDefault="005E3B83" w14:paraId="528DD0E3" w14:textId="07C7582C">
      <w:pPr>
        <w:spacing w:after="240"/>
      </w:pPr>
      <w:r w:rsidRPr="005E3B83">
        <w:t xml:space="preserve">When determining the external constraints, PSE </w:t>
      </w:r>
      <w:r w:rsidRPr="005E3B83" w:rsidR="000A4806">
        <w:t>considers</w:t>
      </w:r>
      <w:r w:rsidRPr="005E3B83">
        <w:t xml:space="preserve"> the most recent information on the technical characteristics of generation units, forecasted power system load as well as minimum reserve margins required in the whole Polish power system to ensure secure operation and forward import/export contracts that need to be respected from previous capacity allocation time frames. </w:t>
      </w:r>
      <w:r w:rsidR="00856411">
        <w:br/>
      </w:r>
      <w:r w:rsidRPr="005E3B83">
        <w:t>For each hour, the constraints are calculated according to the below equations:</w:t>
      </w:r>
    </w:p>
    <w:p w:rsidRPr="00376C8D" w:rsidR="00376C8D" w:rsidP="000A4806" w:rsidRDefault="00376C8D" w14:paraId="1F2D4321" w14:textId="1EE225CA">
      <w:pPr>
        <w:ind w:firstLine="720"/>
        <w:rPr>
          <w:rFonts w:cs="Arial"/>
        </w:rPr>
      </w:pPr>
      <w:r w:rsidRPr="00376C8D">
        <w:rPr>
          <w:rFonts w:cs="Arial"/>
        </w:rPr>
        <w:t>EXPORT</w:t>
      </w:r>
      <w:r w:rsidRPr="00376C8D">
        <w:rPr>
          <w:rFonts w:cs="Arial"/>
          <w:vertAlign w:val="subscript"/>
        </w:rPr>
        <w:t xml:space="preserve">CONSTRAINTS </w:t>
      </w:r>
      <w:r w:rsidRPr="00376C8D">
        <w:rPr>
          <w:rFonts w:cs="Arial"/>
        </w:rPr>
        <w:t>= P</w:t>
      </w:r>
      <w:r w:rsidRPr="00376C8D">
        <w:rPr>
          <w:rFonts w:cs="Arial"/>
          <w:vertAlign w:val="subscript"/>
        </w:rPr>
        <w:t>CD</w:t>
      </w:r>
      <w:r w:rsidRPr="00376C8D">
        <w:rPr>
          <w:rFonts w:cs="Arial"/>
        </w:rPr>
        <w:t xml:space="preserve"> – (</w:t>
      </w:r>
      <w:r w:rsidRPr="00376C8D">
        <w:rPr>
          <w:rFonts w:cs="Arial"/>
          <w:lang w:val="en-GB"/>
        </w:rPr>
        <w:t>P</w:t>
      </w:r>
      <w:r w:rsidRPr="00376C8D">
        <w:rPr>
          <w:rFonts w:cs="Arial"/>
          <w:lang w:val="en-GB"/>
        </w:rPr>
        <w:softHyphen/>
      </w:r>
      <w:r w:rsidRPr="00376C8D">
        <w:rPr>
          <w:rFonts w:cs="Arial"/>
          <w:vertAlign w:val="subscript"/>
          <w:lang w:val="en-GB"/>
        </w:rPr>
        <w:t>NA</w:t>
      </w:r>
      <w:r w:rsidRPr="00376C8D">
        <w:rPr>
          <w:rFonts w:cs="Arial"/>
          <w:lang w:val="en-GB"/>
        </w:rPr>
        <w:t xml:space="preserve"> + P</w:t>
      </w:r>
      <w:r w:rsidRPr="00376C8D">
        <w:rPr>
          <w:rFonts w:cs="Arial"/>
          <w:lang w:val="en-GB"/>
        </w:rPr>
        <w:softHyphen/>
      </w:r>
      <w:r w:rsidRPr="00376C8D">
        <w:rPr>
          <w:rFonts w:cs="Arial"/>
          <w:vertAlign w:val="subscript"/>
          <w:lang w:val="en-GB"/>
        </w:rPr>
        <w:t>ER</w:t>
      </w:r>
      <w:r w:rsidRPr="00376C8D">
        <w:rPr>
          <w:rFonts w:cs="Arial"/>
          <w:lang w:val="en-GB"/>
        </w:rPr>
        <w:t>) + P</w:t>
      </w:r>
      <w:r w:rsidRPr="00376C8D">
        <w:rPr>
          <w:rFonts w:cs="Arial"/>
          <w:lang w:val="en-GB"/>
        </w:rPr>
        <w:softHyphen/>
      </w:r>
      <w:r w:rsidRPr="00376C8D">
        <w:rPr>
          <w:rFonts w:cs="Arial"/>
          <w:vertAlign w:val="subscript"/>
          <w:lang w:val="en-GB"/>
        </w:rPr>
        <w:t>NCD</w:t>
      </w:r>
      <w:r w:rsidRPr="00376C8D">
        <w:rPr>
          <w:rFonts w:cs="Arial"/>
          <w:lang w:val="en-GB"/>
        </w:rPr>
        <w:t xml:space="preserve"> – (P</w:t>
      </w:r>
      <w:r w:rsidRPr="00376C8D">
        <w:rPr>
          <w:rFonts w:cs="Arial"/>
          <w:lang w:val="en-GB"/>
        </w:rPr>
        <w:softHyphen/>
      </w:r>
      <w:r w:rsidRPr="00376C8D">
        <w:rPr>
          <w:rFonts w:cs="Arial"/>
          <w:vertAlign w:val="subscript"/>
          <w:lang w:val="en-GB"/>
        </w:rPr>
        <w:t>L</w:t>
      </w:r>
      <w:r w:rsidRPr="00376C8D">
        <w:rPr>
          <w:rFonts w:cs="Arial"/>
          <w:lang w:val="en-GB"/>
        </w:rPr>
        <w:t xml:space="preserve"> + P</w:t>
      </w:r>
      <w:r w:rsidRPr="00376C8D">
        <w:rPr>
          <w:rFonts w:cs="Arial"/>
          <w:lang w:val="en-GB"/>
        </w:rPr>
        <w:softHyphen/>
      </w:r>
      <w:r w:rsidRPr="00376C8D">
        <w:rPr>
          <w:rFonts w:cs="Arial"/>
          <w:vertAlign w:val="subscript"/>
          <w:lang w:val="en-GB"/>
        </w:rPr>
        <w:t>UPres</w:t>
      </w:r>
      <w:r w:rsidRPr="00376C8D">
        <w:rPr>
          <w:rFonts w:cs="Arial"/>
          <w:lang w:val="en-GB"/>
        </w:rPr>
        <w:t>)</w:t>
      </w:r>
      <w:r w:rsidRPr="00376C8D">
        <w:rPr>
          <w:rFonts w:cs="Arial"/>
        </w:rPr>
        <w:tab/>
      </w:r>
      <w:r w:rsidRPr="00376C8D">
        <w:rPr>
          <w:rFonts w:cs="Arial"/>
        </w:rPr>
        <w:tab/>
      </w:r>
      <w:r w:rsidRPr="00376C8D">
        <w:rPr>
          <w:rFonts w:cs="Arial"/>
        </w:rPr>
        <w:tab/>
      </w:r>
      <w:r w:rsidRPr="00376C8D">
        <w:rPr>
          <w:rFonts w:cs="Arial"/>
        </w:rPr>
        <w:t>(1)</w:t>
      </w:r>
    </w:p>
    <w:p w:rsidRPr="008078E8" w:rsidR="00376C8D" w:rsidP="000A4806" w:rsidRDefault="00376C8D" w14:paraId="2674F92B" w14:textId="7312639D">
      <w:pPr>
        <w:ind w:left="720"/>
        <w:rPr>
          <w:rFonts w:cs="Arial"/>
        </w:rPr>
      </w:pPr>
      <w:r w:rsidRPr="008078E8">
        <w:rPr>
          <w:rFonts w:cs="Arial"/>
        </w:rPr>
        <w:t>IMPORT</w:t>
      </w:r>
      <w:r w:rsidRPr="008078E8">
        <w:rPr>
          <w:rFonts w:cs="Arial"/>
          <w:vertAlign w:val="subscript"/>
        </w:rPr>
        <w:t>CONTRAINTS</w:t>
      </w:r>
      <w:r w:rsidRPr="008078E8">
        <w:rPr>
          <w:rFonts w:cs="Arial"/>
        </w:rPr>
        <w:t xml:space="preserve"> = P</w:t>
      </w:r>
      <w:r w:rsidRPr="008078E8">
        <w:rPr>
          <w:rFonts w:cs="Arial"/>
        </w:rPr>
        <w:softHyphen/>
      </w:r>
      <w:r w:rsidRPr="008078E8">
        <w:rPr>
          <w:rFonts w:cs="Arial"/>
          <w:vertAlign w:val="subscript"/>
        </w:rPr>
        <w:t>L</w:t>
      </w:r>
      <w:r w:rsidRPr="008078E8">
        <w:rPr>
          <w:rFonts w:cs="Arial"/>
        </w:rPr>
        <w:t xml:space="preserve"> – P</w:t>
      </w:r>
      <w:r w:rsidRPr="008078E8">
        <w:rPr>
          <w:rFonts w:cs="Arial"/>
        </w:rPr>
        <w:softHyphen/>
      </w:r>
      <w:r w:rsidRPr="008078E8">
        <w:rPr>
          <w:rFonts w:cs="Arial"/>
          <w:vertAlign w:val="subscript"/>
        </w:rPr>
        <w:t>DOWNres</w:t>
      </w:r>
      <w:r w:rsidRPr="008078E8">
        <w:rPr>
          <w:rFonts w:cs="Arial"/>
        </w:rPr>
        <w:t xml:space="preserve"> – P</w:t>
      </w:r>
      <w:r w:rsidRPr="008078E8">
        <w:rPr>
          <w:rFonts w:cs="Arial"/>
        </w:rPr>
        <w:softHyphen/>
      </w:r>
      <w:r w:rsidRPr="008078E8">
        <w:rPr>
          <w:rFonts w:cs="Arial"/>
          <w:vertAlign w:val="subscript"/>
        </w:rPr>
        <w:t>CDmin</w:t>
      </w:r>
      <w:r w:rsidRPr="008078E8">
        <w:rPr>
          <w:rFonts w:cs="Arial"/>
          <w:vertAlign w:val="subscript"/>
        </w:rPr>
        <w:softHyphen/>
      </w:r>
      <w:r w:rsidRPr="008078E8">
        <w:rPr>
          <w:rFonts w:cs="Arial"/>
        </w:rPr>
        <w:t xml:space="preserve"> – P</w:t>
      </w:r>
      <w:r w:rsidRPr="008078E8">
        <w:rPr>
          <w:rFonts w:cs="Arial"/>
        </w:rPr>
        <w:softHyphen/>
      </w:r>
      <w:r w:rsidRPr="008078E8">
        <w:rPr>
          <w:rFonts w:cs="Arial"/>
          <w:vertAlign w:val="subscript"/>
        </w:rPr>
        <w:t>NCD</w:t>
      </w:r>
      <w:r w:rsidRPr="008078E8">
        <w:rPr>
          <w:rFonts w:cs="Arial"/>
          <w:vertAlign w:val="subscript"/>
        </w:rPr>
        <w:tab/>
      </w:r>
      <w:r w:rsidRPr="008078E8">
        <w:rPr>
          <w:rFonts w:cs="Arial"/>
          <w:vertAlign w:val="subscript"/>
        </w:rPr>
        <w:tab/>
      </w:r>
      <w:r w:rsidRPr="008078E8">
        <w:rPr>
          <w:rFonts w:cs="Arial"/>
          <w:vertAlign w:val="subscript"/>
        </w:rPr>
        <w:tab/>
      </w:r>
      <w:r w:rsidRPr="008078E8">
        <w:rPr>
          <w:rFonts w:cs="Arial"/>
          <w:vertAlign w:val="subscript"/>
        </w:rPr>
        <w:tab/>
      </w:r>
      <w:r w:rsidRPr="008078E8">
        <w:rPr>
          <w:rFonts w:cs="Arial"/>
        </w:rPr>
        <w:t>(2)</w:t>
      </w:r>
      <w:r w:rsidRPr="008078E8">
        <w:rPr>
          <w:rFonts w:cs="Arial"/>
        </w:rPr>
        <w:tab/>
      </w:r>
      <w:r w:rsidRPr="008078E8">
        <w:rPr>
          <w:rFonts w:cs="Arial"/>
        </w:rPr>
        <w:tab/>
      </w:r>
      <w:r w:rsidRPr="008078E8">
        <w:rPr>
          <w:rFonts w:cs="Arial"/>
        </w:rPr>
        <w:tab/>
      </w:r>
    </w:p>
    <w:p w:rsidRPr="00856411" w:rsidR="00376C8D" w:rsidP="000A4806" w:rsidRDefault="00376C8D" w14:paraId="7087B897" w14:textId="77777777">
      <w:pPr>
        <w:ind w:left="720"/>
        <w:rPr>
          <w:rFonts w:cs="Arial"/>
        </w:rPr>
      </w:pPr>
      <w:r w:rsidRPr="00856411">
        <w:rPr>
          <w:rFonts w:cs="Arial"/>
        </w:rPr>
        <w:t>Where:</w:t>
      </w:r>
    </w:p>
    <w:tbl>
      <w:tblPr>
        <w:tblStyle w:val="TableGrid"/>
        <w:tblW w:w="8722" w:type="dxa"/>
        <w:tblInd w:w="6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42"/>
        <w:gridCol w:w="7780"/>
      </w:tblGrid>
      <w:tr w:rsidRPr="00856411" w:rsidR="00856411" w:rsidTr="00856411" w14:paraId="3338FB33" w14:textId="77777777">
        <w:tc>
          <w:tcPr>
            <w:tcW w:w="942" w:type="dxa"/>
          </w:tcPr>
          <w:p w:rsidRPr="00856411" w:rsidR="00856411" w:rsidP="000A4806" w:rsidRDefault="00856411" w14:paraId="6B29FBDC" w14:textId="72FD503E">
            <w:pPr>
              <w:autoSpaceDE w:val="0"/>
              <w:autoSpaceDN w:val="0"/>
              <w:adjustRightInd w:val="0"/>
              <w:rPr>
                <w:rFonts w:cs="Arial"/>
                <w:lang w:val="en-GB"/>
              </w:rPr>
            </w:pPr>
            <w:r w:rsidRPr="00856411">
              <w:rPr>
                <w:rFonts w:cs="Arial"/>
                <w:lang w:val="en-GB"/>
              </w:rPr>
              <w:t>P</w:t>
            </w:r>
            <w:r w:rsidRPr="00856411">
              <w:rPr>
                <w:rFonts w:cs="Arial"/>
                <w:lang w:val="en-GB"/>
              </w:rPr>
              <w:softHyphen/>
            </w:r>
            <w:r w:rsidRPr="00856411">
              <w:rPr>
                <w:rFonts w:cs="Arial"/>
                <w:vertAlign w:val="subscript"/>
                <w:lang w:val="en-GB"/>
              </w:rPr>
              <w:t>CD</w:t>
            </w:r>
          </w:p>
        </w:tc>
        <w:tc>
          <w:tcPr>
            <w:tcW w:w="7780" w:type="dxa"/>
          </w:tcPr>
          <w:p w:rsidRPr="00856411" w:rsidR="00856411" w:rsidP="000A4806" w:rsidRDefault="00856411" w14:paraId="44B01C42" w14:textId="19D301DD">
            <w:pPr>
              <w:autoSpaceDE w:val="0"/>
              <w:autoSpaceDN w:val="0"/>
              <w:adjustRightInd w:val="0"/>
              <w:rPr>
                <w:rFonts w:cs="Arial"/>
                <w:lang w:val="en-GB"/>
              </w:rPr>
            </w:pPr>
            <w:r w:rsidRPr="00856411">
              <w:rPr>
                <w:rFonts w:cs="Arial"/>
                <w:lang w:val="en-GB"/>
              </w:rPr>
              <w:t xml:space="preserve">Sum of available generating capacities of centrally dispatched units as declared by generators </w:t>
            </w:r>
          </w:p>
        </w:tc>
      </w:tr>
      <w:tr w:rsidRPr="00856411" w:rsidR="00856411" w:rsidTr="00856411" w14:paraId="4D60C3B9" w14:textId="77777777">
        <w:tc>
          <w:tcPr>
            <w:tcW w:w="942" w:type="dxa"/>
          </w:tcPr>
          <w:p w:rsidRPr="00856411" w:rsidR="00856411" w:rsidP="000A4806" w:rsidRDefault="00856411" w14:paraId="2C09AA98" w14:textId="597CF1A7">
            <w:pPr>
              <w:autoSpaceDE w:val="0"/>
              <w:autoSpaceDN w:val="0"/>
              <w:adjustRightInd w:val="0"/>
              <w:rPr>
                <w:rFonts w:cs="Arial"/>
                <w:lang w:val="en-GB"/>
              </w:rPr>
            </w:pPr>
            <w:r w:rsidRPr="00856411">
              <w:rPr>
                <w:rFonts w:cs="Arial"/>
                <w:lang w:val="en-GB"/>
              </w:rPr>
              <w:t>P</w:t>
            </w:r>
            <w:r w:rsidRPr="00856411">
              <w:rPr>
                <w:rFonts w:cs="Arial"/>
                <w:lang w:val="en-GB"/>
              </w:rPr>
              <w:softHyphen/>
            </w:r>
            <w:r w:rsidRPr="00856411">
              <w:rPr>
                <w:rFonts w:cs="Arial"/>
                <w:vertAlign w:val="subscript"/>
                <w:lang w:val="en-GB"/>
              </w:rPr>
              <w:t>CDmin</w:t>
            </w:r>
          </w:p>
        </w:tc>
        <w:tc>
          <w:tcPr>
            <w:tcW w:w="7780" w:type="dxa"/>
          </w:tcPr>
          <w:p w:rsidRPr="00856411" w:rsidR="00856411" w:rsidP="000A4806" w:rsidRDefault="00856411" w14:paraId="09E2659C" w14:textId="4B93D5D9">
            <w:pPr>
              <w:autoSpaceDE w:val="0"/>
              <w:autoSpaceDN w:val="0"/>
              <w:adjustRightInd w:val="0"/>
              <w:rPr>
                <w:rFonts w:cs="Arial"/>
                <w:lang w:val="en-GB"/>
              </w:rPr>
            </w:pPr>
            <w:r w:rsidRPr="00856411">
              <w:rPr>
                <w:rFonts w:cs="Arial"/>
                <w:lang w:val="en-GB"/>
              </w:rPr>
              <w:t>Sum of technical minima of available centrally dispatched generating units</w:t>
            </w:r>
          </w:p>
        </w:tc>
      </w:tr>
      <w:tr w:rsidRPr="00856411" w:rsidR="00856411" w:rsidTr="00856411" w14:paraId="7ABED17D" w14:textId="77777777">
        <w:tc>
          <w:tcPr>
            <w:tcW w:w="942" w:type="dxa"/>
          </w:tcPr>
          <w:p w:rsidRPr="00856411" w:rsidR="00856411" w:rsidP="000A4806" w:rsidRDefault="00856411" w14:paraId="144176F0" w14:textId="1C22B471">
            <w:pPr>
              <w:autoSpaceDE w:val="0"/>
              <w:autoSpaceDN w:val="0"/>
              <w:adjustRightInd w:val="0"/>
              <w:rPr>
                <w:rFonts w:cs="Arial"/>
                <w:lang w:val="en-GB"/>
              </w:rPr>
            </w:pPr>
            <w:r w:rsidRPr="00856411">
              <w:rPr>
                <w:rFonts w:cs="Arial"/>
                <w:lang w:val="en-GB"/>
              </w:rPr>
              <w:t>P</w:t>
            </w:r>
            <w:r w:rsidRPr="00856411">
              <w:rPr>
                <w:rFonts w:cs="Arial"/>
                <w:lang w:val="en-GB"/>
              </w:rPr>
              <w:softHyphen/>
            </w:r>
            <w:r w:rsidRPr="00856411">
              <w:rPr>
                <w:rFonts w:cs="Arial"/>
                <w:vertAlign w:val="subscript"/>
                <w:lang w:val="en-GB"/>
              </w:rPr>
              <w:t>NCD</w:t>
            </w:r>
          </w:p>
        </w:tc>
        <w:tc>
          <w:tcPr>
            <w:tcW w:w="7780" w:type="dxa"/>
          </w:tcPr>
          <w:p w:rsidRPr="00856411" w:rsidR="00856411" w:rsidP="000A4806" w:rsidRDefault="00856411" w14:paraId="2E7C89CA" w14:textId="57D3B7FF">
            <w:pPr>
              <w:autoSpaceDE w:val="0"/>
              <w:autoSpaceDN w:val="0"/>
              <w:adjustRightInd w:val="0"/>
              <w:rPr>
                <w:rFonts w:cs="Arial"/>
                <w:lang w:val="en-GB"/>
              </w:rPr>
            </w:pPr>
            <w:r w:rsidRPr="00856411">
              <w:rPr>
                <w:rFonts w:cs="Arial"/>
                <w:lang w:val="en-GB"/>
              </w:rPr>
              <w:t>Sum of schedules of generating units that are not centrally dispatched, as provided by generators (for wind farms: forecasted by PSE)</w:t>
            </w:r>
          </w:p>
        </w:tc>
      </w:tr>
      <w:tr w:rsidRPr="00856411" w:rsidR="00856411" w:rsidTr="00856411" w14:paraId="6CA8E605" w14:textId="77777777">
        <w:tc>
          <w:tcPr>
            <w:tcW w:w="942" w:type="dxa"/>
          </w:tcPr>
          <w:p w:rsidRPr="00856411" w:rsidR="00856411" w:rsidP="000A4806" w:rsidRDefault="00856411" w14:paraId="057790B7" w14:textId="68942BCC">
            <w:pPr>
              <w:autoSpaceDE w:val="0"/>
              <w:autoSpaceDN w:val="0"/>
              <w:adjustRightInd w:val="0"/>
              <w:rPr>
                <w:rFonts w:cs="Arial"/>
                <w:lang w:val="en-GB"/>
              </w:rPr>
            </w:pPr>
            <w:r w:rsidRPr="00856411">
              <w:rPr>
                <w:rFonts w:cs="Arial"/>
                <w:lang w:val="en-GB"/>
              </w:rPr>
              <w:t>P</w:t>
            </w:r>
            <w:r w:rsidRPr="00856411">
              <w:rPr>
                <w:rFonts w:cs="Arial"/>
                <w:lang w:val="en-GB"/>
              </w:rPr>
              <w:softHyphen/>
            </w:r>
            <w:r w:rsidRPr="00856411">
              <w:rPr>
                <w:rFonts w:cs="Arial"/>
                <w:vertAlign w:val="subscript"/>
                <w:lang w:val="en-GB"/>
              </w:rPr>
              <w:t>NA</w:t>
            </w:r>
          </w:p>
        </w:tc>
        <w:tc>
          <w:tcPr>
            <w:tcW w:w="7780" w:type="dxa"/>
          </w:tcPr>
          <w:p w:rsidRPr="00856411" w:rsidR="00856411" w:rsidP="000A4806" w:rsidRDefault="00856411" w14:paraId="56F769F6" w14:textId="08E060FD">
            <w:pPr>
              <w:autoSpaceDE w:val="0"/>
              <w:autoSpaceDN w:val="0"/>
              <w:adjustRightInd w:val="0"/>
              <w:rPr>
                <w:rFonts w:cs="Arial"/>
                <w:lang w:val="en-GB"/>
              </w:rPr>
            </w:pPr>
            <w:r w:rsidRPr="00856411">
              <w:rPr>
                <w:rFonts w:cs="Arial"/>
                <w:lang w:val="en-GB"/>
              </w:rPr>
              <w:t>Generation not available due to grid constraints (both planned outage and/or anticipated congestions)</w:t>
            </w:r>
          </w:p>
        </w:tc>
      </w:tr>
      <w:tr w:rsidRPr="00856411" w:rsidR="00856411" w:rsidTr="00856411" w14:paraId="0D41DB12" w14:textId="77777777">
        <w:tc>
          <w:tcPr>
            <w:tcW w:w="942" w:type="dxa"/>
          </w:tcPr>
          <w:p w:rsidRPr="00856411" w:rsidR="00856411" w:rsidP="000A4806" w:rsidRDefault="00856411" w14:paraId="268D3DFC" w14:textId="2B3AED03">
            <w:pPr>
              <w:autoSpaceDE w:val="0"/>
              <w:autoSpaceDN w:val="0"/>
              <w:adjustRightInd w:val="0"/>
              <w:rPr>
                <w:rFonts w:cs="Arial"/>
                <w:lang w:val="en-GB"/>
              </w:rPr>
            </w:pPr>
            <w:r w:rsidRPr="00856411">
              <w:rPr>
                <w:rFonts w:cs="Arial"/>
                <w:lang w:val="en-GB"/>
              </w:rPr>
              <w:t>P</w:t>
            </w:r>
            <w:r w:rsidRPr="00856411">
              <w:rPr>
                <w:rFonts w:cs="Arial"/>
                <w:lang w:val="en-GB"/>
              </w:rPr>
              <w:softHyphen/>
            </w:r>
            <w:r w:rsidRPr="00856411">
              <w:rPr>
                <w:rFonts w:cs="Arial"/>
                <w:vertAlign w:val="subscript"/>
                <w:lang w:val="en-GB"/>
              </w:rPr>
              <w:t>ER</w:t>
            </w:r>
          </w:p>
        </w:tc>
        <w:tc>
          <w:tcPr>
            <w:tcW w:w="7780" w:type="dxa"/>
          </w:tcPr>
          <w:p w:rsidRPr="00856411" w:rsidR="00856411" w:rsidP="000A4806" w:rsidRDefault="00856411" w14:paraId="138FC33E" w14:textId="42B74D14">
            <w:pPr>
              <w:autoSpaceDE w:val="0"/>
              <w:autoSpaceDN w:val="0"/>
              <w:adjustRightInd w:val="0"/>
              <w:rPr>
                <w:rFonts w:cs="Arial"/>
                <w:lang w:val="en-GB"/>
              </w:rPr>
            </w:pPr>
            <w:r w:rsidRPr="00856411">
              <w:rPr>
                <w:rFonts w:cs="Arial"/>
                <w:lang w:val="en-GB"/>
              </w:rPr>
              <w:t>Generation unavailability’s adjustment resulting from issues not declared by generators, forecasted by PSE due to exceptional circumstances (e.g. cooling conditions or prolonged overhauls)</w:t>
            </w:r>
          </w:p>
        </w:tc>
      </w:tr>
      <w:tr w:rsidRPr="00856411" w:rsidR="00856411" w:rsidTr="00856411" w14:paraId="2103C507" w14:textId="77777777">
        <w:tc>
          <w:tcPr>
            <w:tcW w:w="942" w:type="dxa"/>
          </w:tcPr>
          <w:p w:rsidRPr="00856411" w:rsidR="00856411" w:rsidP="000A4806" w:rsidRDefault="00856411" w14:paraId="327E0833" w14:textId="29C989FF">
            <w:pPr>
              <w:autoSpaceDE w:val="0"/>
              <w:autoSpaceDN w:val="0"/>
              <w:adjustRightInd w:val="0"/>
              <w:rPr>
                <w:rFonts w:cs="Arial"/>
                <w:lang w:val="en-GB"/>
              </w:rPr>
            </w:pPr>
            <w:r w:rsidRPr="00856411">
              <w:rPr>
                <w:rFonts w:cs="Arial"/>
                <w:lang w:val="en-GB"/>
              </w:rPr>
              <w:t>P</w:t>
            </w:r>
            <w:r w:rsidRPr="00856411">
              <w:rPr>
                <w:rFonts w:cs="Arial"/>
                <w:lang w:val="en-GB"/>
              </w:rPr>
              <w:softHyphen/>
            </w:r>
            <w:r w:rsidRPr="00856411">
              <w:rPr>
                <w:rFonts w:cs="Arial"/>
                <w:vertAlign w:val="subscript"/>
                <w:lang w:val="en-GB"/>
              </w:rPr>
              <w:t>L</w:t>
            </w:r>
          </w:p>
        </w:tc>
        <w:tc>
          <w:tcPr>
            <w:tcW w:w="7780" w:type="dxa"/>
          </w:tcPr>
          <w:p w:rsidRPr="00856411" w:rsidR="00856411" w:rsidP="000A4806" w:rsidRDefault="00856411" w14:paraId="280D4B05" w14:textId="5AE4CD1A">
            <w:pPr>
              <w:autoSpaceDE w:val="0"/>
              <w:autoSpaceDN w:val="0"/>
              <w:adjustRightInd w:val="0"/>
              <w:rPr>
                <w:rFonts w:cs="Arial"/>
                <w:lang w:val="en-GB"/>
              </w:rPr>
            </w:pPr>
            <w:r w:rsidRPr="00856411">
              <w:rPr>
                <w:rFonts w:cs="Arial"/>
                <w:lang w:val="en-GB"/>
              </w:rPr>
              <w:t>Demand forecasted by PSE</w:t>
            </w:r>
          </w:p>
        </w:tc>
      </w:tr>
      <w:tr w:rsidRPr="00856411" w:rsidR="00856411" w:rsidTr="00856411" w14:paraId="0EE1A1C3" w14:textId="77777777">
        <w:tc>
          <w:tcPr>
            <w:tcW w:w="942" w:type="dxa"/>
          </w:tcPr>
          <w:p w:rsidRPr="00856411" w:rsidR="00856411" w:rsidP="000A4806" w:rsidRDefault="00856411" w14:paraId="28AA5897" w14:textId="76BD1AE0">
            <w:pPr>
              <w:autoSpaceDE w:val="0"/>
              <w:autoSpaceDN w:val="0"/>
              <w:adjustRightInd w:val="0"/>
              <w:rPr>
                <w:rFonts w:cs="Arial"/>
                <w:lang w:val="en-GB"/>
              </w:rPr>
            </w:pPr>
            <w:r w:rsidRPr="00856411">
              <w:rPr>
                <w:rFonts w:cs="Arial"/>
                <w:lang w:val="en-GB"/>
              </w:rPr>
              <w:t>P</w:t>
            </w:r>
            <w:r w:rsidRPr="00856411">
              <w:rPr>
                <w:rFonts w:cs="Arial"/>
                <w:lang w:val="en-GB"/>
              </w:rPr>
              <w:softHyphen/>
            </w:r>
            <w:r w:rsidRPr="00856411">
              <w:rPr>
                <w:rFonts w:cs="Arial"/>
                <w:vertAlign w:val="subscript"/>
                <w:lang w:val="en-GB"/>
              </w:rPr>
              <w:t>UPres</w:t>
            </w:r>
          </w:p>
        </w:tc>
        <w:tc>
          <w:tcPr>
            <w:tcW w:w="7780" w:type="dxa"/>
          </w:tcPr>
          <w:p w:rsidRPr="00856411" w:rsidR="00856411" w:rsidP="000A4806" w:rsidRDefault="00856411" w14:paraId="2A15516E" w14:textId="2472C58B">
            <w:pPr>
              <w:autoSpaceDE w:val="0"/>
              <w:autoSpaceDN w:val="0"/>
              <w:adjustRightInd w:val="0"/>
              <w:rPr>
                <w:rFonts w:cs="Arial"/>
                <w:lang w:val="en-GB"/>
              </w:rPr>
            </w:pPr>
            <w:r w:rsidRPr="00856411">
              <w:rPr>
                <w:rFonts w:cs="Arial"/>
                <w:lang w:val="en-GB"/>
              </w:rPr>
              <w:t>Minimum reserve for upward regulation</w:t>
            </w:r>
          </w:p>
        </w:tc>
      </w:tr>
      <w:tr w:rsidRPr="00856411" w:rsidR="00856411" w:rsidTr="00856411" w14:paraId="7D47082F" w14:textId="77777777">
        <w:tc>
          <w:tcPr>
            <w:tcW w:w="942" w:type="dxa"/>
          </w:tcPr>
          <w:p w:rsidRPr="00856411" w:rsidR="00856411" w:rsidP="000A4806" w:rsidRDefault="00856411" w14:paraId="01075D2E" w14:textId="1F8AFD1F">
            <w:pPr>
              <w:autoSpaceDE w:val="0"/>
              <w:autoSpaceDN w:val="0"/>
              <w:adjustRightInd w:val="0"/>
              <w:rPr>
                <w:rFonts w:cs="Arial"/>
                <w:lang w:val="en-GB"/>
              </w:rPr>
            </w:pPr>
            <w:r w:rsidRPr="00856411">
              <w:rPr>
                <w:rFonts w:cs="Arial"/>
                <w:lang w:val="en-GB"/>
              </w:rPr>
              <w:t>P</w:t>
            </w:r>
            <w:r w:rsidRPr="00856411">
              <w:rPr>
                <w:rFonts w:cs="Arial"/>
                <w:vertAlign w:val="subscript"/>
                <w:lang w:val="en-GB"/>
              </w:rPr>
              <w:t>DOWNres</w:t>
            </w:r>
          </w:p>
        </w:tc>
        <w:tc>
          <w:tcPr>
            <w:tcW w:w="7780" w:type="dxa"/>
          </w:tcPr>
          <w:p w:rsidRPr="00856411" w:rsidR="00856411" w:rsidP="000A4806" w:rsidRDefault="00856411" w14:paraId="128E6F0D" w14:textId="756C414B">
            <w:pPr>
              <w:autoSpaceDE w:val="0"/>
              <w:autoSpaceDN w:val="0"/>
              <w:adjustRightInd w:val="0"/>
              <w:rPr>
                <w:rFonts w:cs="Arial"/>
                <w:lang w:val="en-GB"/>
              </w:rPr>
            </w:pPr>
            <w:r w:rsidRPr="00856411">
              <w:rPr>
                <w:rFonts w:cs="Arial"/>
                <w:lang w:val="en-GB"/>
              </w:rPr>
              <w:t>Minimum reserve for downward regulation</w:t>
            </w:r>
          </w:p>
        </w:tc>
      </w:tr>
    </w:tbl>
    <w:p w:rsidRPr="005E3B83" w:rsidR="005E3B83" w:rsidP="00B47D5C" w:rsidRDefault="47656B1D" w14:paraId="6280EABC" w14:textId="77777777">
      <w:pPr>
        <w:pStyle w:val="Heading3"/>
      </w:pPr>
      <w:bookmarkStart w:name="_Toc315656470" w:id="191"/>
      <w:bookmarkStart w:name="_Toc492791022" w:id="192"/>
      <w:r>
        <w:t>Pre-merge GLSK</w:t>
      </w:r>
      <w:bookmarkEnd w:id="191"/>
      <w:bookmarkEnd w:id="192"/>
    </w:p>
    <w:p w:rsidRPr="005E3B83" w:rsidR="005E3B83" w:rsidP="000A4806" w:rsidRDefault="005E3B83" w14:paraId="06BA0704" w14:textId="77777777">
      <w:pPr>
        <w:spacing w:after="240"/>
      </w:pPr>
      <w:r w:rsidRPr="005E3B83">
        <w:t xml:space="preserve">The CCCt performs the merging of the individual GLSKs for the German control areas to one common GLSK for the German bidding zone. </w:t>
      </w:r>
    </w:p>
    <w:p w:rsidRPr="005E3B83" w:rsidR="005E3B83" w:rsidP="00B47D5C" w:rsidRDefault="47656B1D" w14:paraId="29ABDA54" w14:textId="77777777">
      <w:pPr>
        <w:pStyle w:val="Heading3"/>
      </w:pPr>
      <w:bookmarkStart w:name="_Toc1367898082" w:id="193"/>
      <w:bookmarkStart w:name="_Toc835876693" w:id="194"/>
      <w:r>
        <w:t>Data Quality Check</w:t>
      </w:r>
      <w:bookmarkEnd w:id="193"/>
      <w:bookmarkEnd w:id="194"/>
    </w:p>
    <w:p w:rsidRPr="005E3B83" w:rsidR="005E3B83" w:rsidP="000A4806" w:rsidRDefault="005E3B83" w14:paraId="40E392FF" w14:textId="77777777">
      <w:pPr>
        <w:spacing w:after="240"/>
      </w:pPr>
      <w:r w:rsidRPr="005E3B83">
        <w:t>When all the merged input data are collected in the Core CC Tool a data quality check is performed. In this step quality of individual GLSK, CB and CO dictionary files is evaluated. These files are checked against the combined DACF (CGM) for various issues. These issues are sorted in 3 categories by their severity: INFO, WARNING, ERROR.</w:t>
      </w:r>
    </w:p>
    <w:p w:rsidRPr="005E3B83" w:rsidR="005E3B83" w:rsidP="000A4806" w:rsidRDefault="005E3B83" w14:paraId="758B093D" w14:textId="77777777">
      <w:pPr>
        <w:spacing w:after="240"/>
      </w:pPr>
      <w:r w:rsidRPr="005E3B83">
        <w:t>Results of the Data Quality Check are distributed to Core TSOs via separated data flows and are also available in the Notification Center in the Core CC Tool.</w:t>
      </w:r>
    </w:p>
    <w:p w:rsidRPr="005E3B83" w:rsidR="005E3B83" w:rsidP="00B47D5C" w:rsidRDefault="47656B1D" w14:paraId="71EE69BC" w14:textId="77777777">
      <w:pPr>
        <w:pStyle w:val="Heading3"/>
      </w:pPr>
      <w:bookmarkStart w:name="_Toc1161013270" w:id="195"/>
      <w:bookmarkStart w:name="_Toc1484370215" w:id="196"/>
      <w:r>
        <w:t>Data Merging and Sending</w:t>
      </w:r>
      <w:bookmarkEnd w:id="195"/>
      <w:bookmarkEnd w:id="196"/>
    </w:p>
    <w:p w:rsidRPr="005E3B83" w:rsidR="005E3B83" w:rsidP="000A4806" w:rsidRDefault="005E3B83" w14:paraId="6292016B" w14:textId="1E79C89D">
      <w:pPr>
        <w:spacing w:after="240"/>
      </w:pPr>
      <w:r w:rsidRPr="005E3B83">
        <w:t>Based on the feedback received via the Data Quality Check, TSOs are allowed to correct and resend their input files. New data quality check is generated after every new upload of input data.</w:t>
      </w:r>
    </w:p>
    <w:p w:rsidRPr="005E3B83" w:rsidR="005E3B83" w:rsidP="000A4806" w:rsidRDefault="005E3B83" w14:paraId="31E75D5C" w14:textId="02E835D1">
      <w:pPr>
        <w:spacing w:after="240"/>
      </w:pPr>
      <w:r w:rsidRPr="005E3B83">
        <w:t>After gate closure, system merges received data and distributes merged file to TSOs and RCCs. In case of a CO dictionary update, impacted TSOs receive a notification message.</w:t>
      </w:r>
    </w:p>
    <w:p w:rsidRPr="005E3B83" w:rsidR="005E3B83" w:rsidP="00B47D5C" w:rsidRDefault="47656B1D" w14:paraId="49107A78" w14:textId="3EDCE384">
      <w:pPr>
        <w:pStyle w:val="Heading3"/>
      </w:pPr>
      <w:bookmarkStart w:name="_Toc833214208" w:id="197"/>
      <w:bookmarkStart w:name="_Toc1866284018" w:id="198"/>
      <w:r>
        <w:t>Backup and Fallback processes</w:t>
      </w:r>
      <w:bookmarkEnd w:id="197"/>
      <w:bookmarkEnd w:id="198"/>
    </w:p>
    <w:p w:rsidRPr="005E3B83" w:rsidR="005E3B83" w:rsidP="000A4806" w:rsidRDefault="005E3B83" w14:paraId="1837288F" w14:textId="77777777">
      <w:pPr>
        <w:spacing w:after="240"/>
      </w:pPr>
      <w:r w:rsidRPr="005E3B83">
        <w:t xml:space="preserve">As soon as an issue with the CCCt is identified (e.g. blocking the process to run normally), the CCC must call or email Unicorn Core helpdesk. </w:t>
      </w:r>
    </w:p>
    <w:p w:rsidR="005E3B83" w:rsidP="000A4806" w:rsidRDefault="005E3B83" w14:paraId="171BBD0F" w14:textId="77777777">
      <w:pPr>
        <w:spacing w:after="240"/>
      </w:pPr>
      <w:r w:rsidRPr="005E3B83">
        <w:t>In case the issue is due to missing input data, please refer to the following backups and execute them before the indicated CET:</w:t>
      </w:r>
    </w:p>
    <w:p w:rsidRPr="005E3B83" w:rsidR="00B40048" w:rsidP="000A4806" w:rsidRDefault="00B40048" w14:paraId="35A26943" w14:textId="77777777">
      <w:pPr>
        <w:spacing w:after="240"/>
      </w:pPr>
    </w:p>
    <w:tbl>
      <w:tblPr>
        <w:tblW w:w="9307" w:type="dxa"/>
        <w:tblLook w:val="06A0" w:firstRow="1" w:lastRow="0" w:firstColumn="1" w:lastColumn="0" w:noHBand="1" w:noVBand="1"/>
      </w:tblPr>
      <w:tblGrid>
        <w:gridCol w:w="802"/>
        <w:gridCol w:w="853"/>
        <w:gridCol w:w="1949"/>
        <w:gridCol w:w="2951"/>
        <w:gridCol w:w="732"/>
        <w:gridCol w:w="1066"/>
        <w:gridCol w:w="954"/>
      </w:tblGrid>
      <w:tr w:rsidRPr="005E3B83" w:rsidR="00097F92" w:rsidTr="0C98F74B" w14:paraId="36C2F2A0" w14:textId="77777777">
        <w:trPr>
          <w:trHeight w:val="515"/>
        </w:trPr>
        <w:tc>
          <w:tcPr>
            <w:tcW w:w="802"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7071DA" w:rsidR="005E3B83" w:rsidP="000A4806" w:rsidRDefault="005E3B83" w14:paraId="4C056BCF" w14:textId="77777777">
            <w:pPr>
              <w:rPr>
                <w:sz w:val="14"/>
                <w:szCs w:val="14"/>
              </w:rPr>
            </w:pPr>
            <w:r w:rsidRPr="007071DA">
              <w:rPr>
                <w:sz w:val="14"/>
                <w:szCs w:val="14"/>
              </w:rPr>
              <w:t>Backup ID</w:t>
            </w:r>
          </w:p>
        </w:tc>
        <w:tc>
          <w:tcPr>
            <w:tcW w:w="853"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071DA" w:rsidR="005E3B83" w:rsidP="000A4806" w:rsidRDefault="005E3B83" w14:paraId="0705C7DC" w14:textId="77777777">
            <w:pPr>
              <w:rPr>
                <w:sz w:val="14"/>
                <w:szCs w:val="14"/>
              </w:rPr>
            </w:pPr>
            <w:r w:rsidRPr="007071DA">
              <w:rPr>
                <w:sz w:val="14"/>
                <w:szCs w:val="14"/>
              </w:rPr>
              <w:t>Process Step</w:t>
            </w:r>
          </w:p>
        </w:tc>
        <w:tc>
          <w:tcPr>
            <w:tcW w:w="194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071DA" w:rsidR="005E3B83" w:rsidP="000A4806" w:rsidRDefault="005E3B83" w14:paraId="03D0E65E" w14:textId="77777777">
            <w:pPr>
              <w:rPr>
                <w:sz w:val="14"/>
                <w:szCs w:val="14"/>
              </w:rPr>
            </w:pPr>
            <w:r w:rsidRPr="007071DA">
              <w:rPr>
                <w:sz w:val="14"/>
                <w:szCs w:val="14"/>
              </w:rPr>
              <w:t>Description</w:t>
            </w:r>
          </w:p>
        </w:tc>
        <w:tc>
          <w:tcPr>
            <w:tcW w:w="295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071DA" w:rsidR="005E3B83" w:rsidP="000A4806" w:rsidRDefault="005E3B83" w14:paraId="00225468" w14:textId="77777777">
            <w:pPr>
              <w:rPr>
                <w:sz w:val="14"/>
                <w:szCs w:val="14"/>
              </w:rPr>
            </w:pPr>
            <w:r w:rsidRPr="007071DA">
              <w:rPr>
                <w:sz w:val="14"/>
                <w:szCs w:val="14"/>
              </w:rPr>
              <w:t>Solution/Action</w:t>
            </w:r>
          </w:p>
        </w:tc>
        <w:tc>
          <w:tcPr>
            <w:tcW w:w="732"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071DA" w:rsidR="005E3B83" w:rsidP="000A4806" w:rsidRDefault="005E3B83" w14:paraId="400CCC5C" w14:textId="77777777">
            <w:pPr>
              <w:rPr>
                <w:sz w:val="14"/>
                <w:szCs w:val="14"/>
              </w:rPr>
            </w:pPr>
            <w:r w:rsidRPr="007071DA">
              <w:rPr>
                <w:sz w:val="14"/>
                <w:szCs w:val="14"/>
              </w:rPr>
              <w:t>Owner</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071DA" w:rsidR="005E3B83" w:rsidP="000A4806" w:rsidRDefault="005E3B83" w14:paraId="4608B034" w14:textId="77777777">
            <w:pPr>
              <w:rPr>
                <w:sz w:val="14"/>
                <w:szCs w:val="14"/>
              </w:rPr>
            </w:pPr>
            <w:r w:rsidRPr="007071DA">
              <w:rPr>
                <w:sz w:val="14"/>
                <w:szCs w:val="14"/>
              </w:rPr>
              <w:t>Tool</w:t>
            </w:r>
          </w:p>
        </w:tc>
        <w:tc>
          <w:tcPr>
            <w:tcW w:w="954" w:type="dxa"/>
            <w:tcBorders>
              <w:top w:val="nil"/>
              <w:left w:val="single" w:color="FFFFFF" w:themeColor="background1" w:sz="8" w:space="0"/>
              <w:bottom w:val="nil"/>
              <w:right w:val="nil"/>
            </w:tcBorders>
            <w:shd w:val="clear" w:color="auto" w:fill="2F2F2F" w:themeFill="text2" w:themeFillShade="80"/>
            <w:vAlign w:val="center"/>
          </w:tcPr>
          <w:p w:rsidRPr="007071DA" w:rsidR="005E3B83" w:rsidP="000A4806" w:rsidRDefault="005E3B83" w14:paraId="565C8764" w14:textId="77777777">
            <w:pPr>
              <w:rPr>
                <w:sz w:val="14"/>
                <w:szCs w:val="14"/>
              </w:rPr>
            </w:pPr>
            <w:r w:rsidRPr="007071DA">
              <w:rPr>
                <w:sz w:val="14"/>
                <w:szCs w:val="14"/>
              </w:rPr>
              <w:t>Email Template #</w:t>
            </w:r>
          </w:p>
        </w:tc>
      </w:tr>
      <w:tr w:rsidRPr="005E3B83" w:rsidR="00B40048" w:rsidTr="0C98F74B" w14:paraId="5A4769C0" w14:textId="77777777">
        <w:trPr>
          <w:trHeight w:val="742"/>
        </w:trPr>
        <w:tc>
          <w:tcPr>
            <w:tcW w:w="80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071DA" w:rsidR="00B40048" w:rsidP="000A4806" w:rsidRDefault="00B40048" w14:paraId="6FE2C228" w14:textId="3444378E">
            <w:pPr>
              <w:rPr>
                <w:sz w:val="14"/>
                <w:szCs w:val="14"/>
              </w:rPr>
            </w:pPr>
            <w:r w:rsidRPr="47E385B5">
              <w:rPr>
                <w:sz w:val="14"/>
                <w:szCs w:val="14"/>
              </w:rPr>
              <w:t xml:space="preserve"> ID2_</w:t>
            </w:r>
            <w:r>
              <w:rPr>
                <w:sz w:val="14"/>
                <w:szCs w:val="14"/>
              </w:rPr>
              <w:t>6</w:t>
            </w:r>
          </w:p>
        </w:tc>
        <w:tc>
          <w:tcPr>
            <w:tcW w:w="853"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vAlign w:val="center"/>
          </w:tcPr>
          <w:p w:rsidRPr="007071DA" w:rsidR="00B40048" w:rsidP="000A4806" w:rsidRDefault="00B40048" w14:paraId="693F7728" w14:textId="51735EB9">
            <w:pPr>
              <w:rPr>
                <w:sz w:val="14"/>
                <w:szCs w:val="14"/>
              </w:rPr>
            </w:pPr>
            <w:r w:rsidRPr="007071DA">
              <w:rPr>
                <w:sz w:val="14"/>
                <w:szCs w:val="14"/>
              </w:rPr>
              <w:t>TSO data merging</w:t>
            </w:r>
          </w:p>
        </w:tc>
        <w:tc>
          <w:tcPr>
            <w:tcW w:w="1949"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7071DA" w:rsidR="00B40048" w:rsidP="000A4806" w:rsidRDefault="00B40048" w14:paraId="42CB38D6" w14:textId="77777777">
            <w:pPr>
              <w:rPr>
                <w:sz w:val="14"/>
                <w:szCs w:val="14"/>
              </w:rPr>
            </w:pPr>
            <w:r w:rsidRPr="007071DA">
              <w:rPr>
                <w:sz w:val="14"/>
                <w:szCs w:val="14"/>
              </w:rPr>
              <w:t>Missing a mandatory input file</w:t>
            </w:r>
          </w:p>
        </w:tc>
        <w:tc>
          <w:tcPr>
            <w:tcW w:w="295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09503486" w14:textId="77777777">
            <w:pPr>
              <w:rPr>
                <w:sz w:val="14"/>
                <w:szCs w:val="14"/>
              </w:rPr>
            </w:pPr>
            <w:r w:rsidRPr="007071DA">
              <w:rPr>
                <w:sz w:val="14"/>
                <w:szCs w:val="14"/>
              </w:rPr>
              <w:t xml:space="preserve">1. Call responsible party and request file at target end time, to be delivered before Critical End Time. </w:t>
            </w:r>
          </w:p>
          <w:p w:rsidRPr="007071DA" w:rsidR="00B40048" w:rsidP="000A4806" w:rsidRDefault="00B40048" w14:paraId="64FBB6CB" w14:textId="77777777">
            <w:pPr>
              <w:rPr>
                <w:sz w:val="14"/>
                <w:szCs w:val="14"/>
              </w:rPr>
            </w:pPr>
            <w:r w:rsidRPr="007071DA">
              <w:rPr>
                <w:sz w:val="14"/>
                <w:szCs w:val="14"/>
              </w:rPr>
              <w:t>2. Inform all parties via Email template</w:t>
            </w:r>
          </w:p>
        </w:tc>
        <w:tc>
          <w:tcPr>
            <w:tcW w:w="732"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27A079D7" w14:textId="77777777">
            <w:pPr>
              <w:rPr>
                <w:sz w:val="14"/>
                <w:szCs w:val="14"/>
              </w:rPr>
            </w:pPr>
            <w:r w:rsidRPr="007071DA">
              <w:rPr>
                <w:sz w:val="14"/>
                <w:szCs w:val="14"/>
              </w:rPr>
              <w:t>CCC</w:t>
            </w:r>
          </w:p>
        </w:tc>
        <w:tc>
          <w:tcPr>
            <w:tcW w:w="10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526EFCC1" w14:textId="77777777">
            <w:pPr>
              <w:rPr>
                <w:sz w:val="14"/>
                <w:szCs w:val="14"/>
              </w:rPr>
            </w:pPr>
            <w:r w:rsidRPr="007071DA">
              <w:rPr>
                <w:sz w:val="14"/>
                <w:szCs w:val="14"/>
              </w:rPr>
              <w:t>CCCt</w:t>
            </w:r>
          </w:p>
        </w:tc>
        <w:tc>
          <w:tcPr>
            <w:tcW w:w="95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06E3552E" w14:textId="77777777">
            <w:pPr>
              <w:rPr>
                <w:sz w:val="14"/>
                <w:szCs w:val="14"/>
              </w:rPr>
            </w:pPr>
            <w:r w:rsidRPr="007071DA">
              <w:rPr>
                <w:sz w:val="14"/>
                <w:szCs w:val="14"/>
              </w:rPr>
              <w:t>4</w:t>
            </w:r>
          </w:p>
        </w:tc>
      </w:tr>
      <w:tr w:rsidRPr="005E3B83" w:rsidR="00B40048" w:rsidTr="00F716A6" w14:paraId="417D53DC" w14:textId="77777777">
        <w:trPr>
          <w:trHeight w:val="742"/>
        </w:trPr>
        <w:tc>
          <w:tcPr>
            <w:tcW w:w="80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071DA" w:rsidR="00B40048" w:rsidP="000A4806" w:rsidRDefault="00B40048" w14:paraId="3EF8F52F" w14:textId="38142019">
            <w:pPr>
              <w:rPr>
                <w:sz w:val="14"/>
                <w:szCs w:val="14"/>
              </w:rPr>
            </w:pPr>
            <w:r w:rsidRPr="47E385B5">
              <w:rPr>
                <w:sz w:val="14"/>
                <w:szCs w:val="14"/>
              </w:rPr>
              <w:t xml:space="preserve"> ID2_</w:t>
            </w:r>
            <w:r>
              <w:rPr>
                <w:sz w:val="14"/>
                <w:szCs w:val="14"/>
              </w:rPr>
              <w:t>7</w:t>
            </w:r>
          </w:p>
        </w:tc>
        <w:tc>
          <w:tcPr>
            <w:tcW w:w="853" w:type="dxa"/>
            <w:vMerge/>
            <w:tcBorders>
              <w:left w:val="single" w:color="FFFFFF" w:themeColor="background1" w:sz="8" w:space="0"/>
              <w:right w:val="single" w:color="FFFFFF" w:themeColor="background1" w:sz="8" w:space="0"/>
            </w:tcBorders>
            <w:vAlign w:val="center"/>
          </w:tcPr>
          <w:p w:rsidRPr="007071DA" w:rsidR="00B40048" w:rsidP="000A4806" w:rsidRDefault="00B40048" w14:paraId="6FE2D760" w14:textId="750EA5B0">
            <w:pPr>
              <w:rPr>
                <w:sz w:val="14"/>
                <w:szCs w:val="14"/>
              </w:rPr>
            </w:pPr>
          </w:p>
        </w:tc>
        <w:tc>
          <w:tcPr>
            <w:tcW w:w="1949" w:type="dxa"/>
            <w:tcBorders>
              <w:top w:val="single" w:color="FFFFFF" w:themeColor="background1" w:sz="8" w:space="0"/>
              <w:left w:val="single" w:color="FFFFFF" w:themeColor="background1" w:sz="8" w:space="0"/>
              <w:bottom w:val="single" w:color="FFFFFF" w:themeColor="background1" w:sz="4" w:space="0"/>
              <w:right w:val="single" w:color="FFFFFF" w:themeColor="background1" w:sz="8" w:space="0"/>
            </w:tcBorders>
            <w:shd w:val="clear" w:color="auto" w:fill="BFBFBF" w:themeFill="background1" w:themeFillShade="BF"/>
            <w:vAlign w:val="center"/>
          </w:tcPr>
          <w:p w:rsidRPr="007071DA" w:rsidR="00B40048" w:rsidP="000A4806" w:rsidRDefault="00B40048" w14:paraId="6C6D6CC4" w14:textId="77777777">
            <w:pPr>
              <w:rPr>
                <w:sz w:val="14"/>
                <w:szCs w:val="14"/>
              </w:rPr>
            </w:pPr>
            <w:r w:rsidRPr="007071DA">
              <w:rPr>
                <w:sz w:val="14"/>
                <w:szCs w:val="14"/>
              </w:rPr>
              <w:t>Missing or incorrect individual GLSK (No replacement)</w:t>
            </w:r>
          </w:p>
        </w:tc>
        <w:tc>
          <w:tcPr>
            <w:tcW w:w="295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D931F4" w:rsidR="00B40048" w:rsidP="000A4806" w:rsidRDefault="00B40048" w14:paraId="3CF294D0" w14:textId="77777777">
            <w:pPr>
              <w:rPr>
                <w:sz w:val="14"/>
                <w:szCs w:val="14"/>
              </w:rPr>
            </w:pPr>
            <w:r w:rsidRPr="00D931F4">
              <w:rPr>
                <w:sz w:val="14"/>
                <w:szCs w:val="14"/>
              </w:rPr>
              <w:t>If no GLSK can be provided and/or successfully corrected by TSO, if proposed by TSO ask Unicorn to replace according to the replacement strategy chosen by TSO ==&gt; Inform all parties about replaced file via Email</w:t>
            </w:r>
          </w:p>
          <w:p w:rsidRPr="00D931F4" w:rsidR="00B40048" w:rsidP="000A4806" w:rsidRDefault="00B40048" w14:paraId="4143C1E9" w14:textId="77777777">
            <w:pPr>
              <w:rPr>
                <w:sz w:val="14"/>
                <w:szCs w:val="14"/>
              </w:rPr>
            </w:pPr>
          </w:p>
          <w:p w:rsidRPr="00D931F4" w:rsidR="00B40048" w:rsidRDefault="00B40048" w14:paraId="5F72D305" w14:textId="77202CEE">
            <w:pPr>
              <w:rPr>
                <w:sz w:val="14"/>
                <w:szCs w:val="14"/>
              </w:rPr>
            </w:pPr>
            <w:r w:rsidRPr="00D931F4">
              <w:rPr>
                <w:sz w:val="14"/>
                <w:szCs w:val="14"/>
              </w:rPr>
              <w:t>If no GLSK can be provided or error remains ==&gt;&gt; Blocked BD Computation =&gt; Force gates of CCCt and continue process with Fallback Domain. Inform all parties via Email.</w:t>
            </w:r>
          </w:p>
          <w:p w:rsidRPr="00D931F4" w:rsidR="00B40048" w:rsidP="000A4806" w:rsidRDefault="00B40048" w14:paraId="53165CAE" w14:textId="77777777">
            <w:pPr>
              <w:rPr>
                <w:sz w:val="14"/>
                <w:szCs w:val="14"/>
              </w:rPr>
            </w:pPr>
          </w:p>
        </w:tc>
        <w:tc>
          <w:tcPr>
            <w:tcW w:w="732"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1BEE4E56" w14:textId="77777777">
            <w:pPr>
              <w:rPr>
                <w:sz w:val="14"/>
                <w:szCs w:val="14"/>
              </w:rPr>
            </w:pPr>
            <w:r w:rsidRPr="007071DA">
              <w:rPr>
                <w:sz w:val="14"/>
                <w:szCs w:val="14"/>
              </w:rPr>
              <w:t>CCC</w:t>
            </w:r>
          </w:p>
        </w:tc>
        <w:tc>
          <w:tcPr>
            <w:tcW w:w="10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20400BE4" w14:textId="77777777">
            <w:pPr>
              <w:rPr>
                <w:sz w:val="14"/>
                <w:szCs w:val="14"/>
              </w:rPr>
            </w:pPr>
            <w:r w:rsidRPr="007071DA">
              <w:rPr>
                <w:sz w:val="14"/>
                <w:szCs w:val="14"/>
              </w:rPr>
              <w:t>CCCt</w:t>
            </w:r>
          </w:p>
        </w:tc>
        <w:tc>
          <w:tcPr>
            <w:tcW w:w="954" w:type="dxa"/>
            <w:tcBorders>
              <w:top w:val="single" w:color="FFFFFF" w:themeColor="background1" w:sz="8" w:space="0"/>
              <w:left w:val="single" w:color="FFFFFF" w:themeColor="background1" w:sz="8" w:space="0"/>
              <w:bottom w:val="single" w:color="FFFFFF" w:themeColor="background1" w:sz="4" w:space="0"/>
              <w:right w:val="single" w:color="FFFFFF" w:themeColor="background1" w:sz="8" w:space="0"/>
            </w:tcBorders>
            <w:shd w:val="clear" w:color="auto" w:fill="DFDFDF" w:themeFill="text2" w:themeFillTint="33"/>
            <w:vAlign w:val="center"/>
          </w:tcPr>
          <w:p w:rsidRPr="007071DA" w:rsidR="00B40048" w:rsidP="000A4806" w:rsidRDefault="00B40048" w14:paraId="5414EAB7" w14:textId="71C54E0D">
            <w:pPr>
              <w:rPr>
                <w:sz w:val="14"/>
                <w:szCs w:val="14"/>
              </w:rPr>
            </w:pPr>
            <w:r w:rsidRPr="6CC4606F">
              <w:rPr>
                <w:sz w:val="14"/>
                <w:szCs w:val="14"/>
              </w:rPr>
              <w:t>3</w:t>
            </w:r>
          </w:p>
        </w:tc>
      </w:tr>
      <w:tr w:rsidRPr="005E3B83" w:rsidR="00B40048" w:rsidTr="00F716A6" w14:paraId="18F65839" w14:textId="77777777">
        <w:trPr>
          <w:trHeight w:val="760"/>
        </w:trPr>
        <w:tc>
          <w:tcPr>
            <w:tcW w:w="80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071DA" w:rsidR="00B40048" w:rsidP="000A4806" w:rsidRDefault="00B40048" w14:paraId="0006EF8D" w14:textId="28689C1A">
            <w:pPr>
              <w:rPr>
                <w:sz w:val="14"/>
                <w:szCs w:val="14"/>
              </w:rPr>
            </w:pPr>
            <w:r w:rsidRPr="47E385B5">
              <w:rPr>
                <w:sz w:val="14"/>
                <w:szCs w:val="14"/>
              </w:rPr>
              <w:t xml:space="preserve"> ID2_</w:t>
            </w:r>
            <w:r>
              <w:rPr>
                <w:sz w:val="14"/>
                <w:szCs w:val="14"/>
              </w:rPr>
              <w:t>8</w:t>
            </w:r>
          </w:p>
        </w:tc>
        <w:tc>
          <w:tcPr>
            <w:tcW w:w="853" w:type="dxa"/>
            <w:vMerge/>
            <w:tcBorders>
              <w:left w:val="single" w:color="FFFFFF" w:themeColor="background1" w:sz="8" w:space="0"/>
              <w:right w:val="single" w:color="FFFFFF" w:themeColor="background1" w:sz="8" w:space="0"/>
            </w:tcBorders>
            <w:vAlign w:val="center"/>
          </w:tcPr>
          <w:p w:rsidRPr="007071DA" w:rsidR="00B40048" w:rsidP="000A4806" w:rsidRDefault="00B40048" w14:paraId="2520926C" w14:textId="070A5637">
            <w:pPr>
              <w:rPr>
                <w:sz w:val="14"/>
                <w:szCs w:val="14"/>
              </w:rPr>
            </w:pPr>
          </w:p>
        </w:tc>
        <w:tc>
          <w:tcPr>
            <w:tcW w:w="1949" w:type="dxa"/>
            <w:tcBorders>
              <w:top w:val="single" w:color="FFFFFF" w:themeColor="background1" w:sz="8" w:space="0"/>
              <w:left w:val="single" w:color="FFFFFF" w:themeColor="background1" w:sz="8" w:space="0"/>
              <w:bottom w:val="single" w:color="FFFFFF" w:themeColor="background1" w:sz="4" w:space="0"/>
              <w:right w:val="single" w:color="FFFFFF" w:themeColor="background1" w:sz="8" w:space="0"/>
            </w:tcBorders>
            <w:shd w:val="clear" w:color="auto" w:fill="BFBFBF" w:themeFill="background1" w:themeFillShade="BF"/>
            <w:vAlign w:val="center"/>
          </w:tcPr>
          <w:p w:rsidRPr="007071DA" w:rsidR="00B40048" w:rsidP="000A4806" w:rsidRDefault="00B40048" w14:paraId="6D9DF46D" w14:textId="77777777">
            <w:pPr>
              <w:rPr>
                <w:sz w:val="14"/>
                <w:szCs w:val="14"/>
              </w:rPr>
            </w:pPr>
            <w:r w:rsidRPr="007071DA">
              <w:rPr>
                <w:sz w:val="14"/>
                <w:szCs w:val="14"/>
              </w:rPr>
              <w:t>Missing or incorrect individual External constraint (No replacement</w:t>
            </w:r>
          </w:p>
        </w:tc>
        <w:tc>
          <w:tcPr>
            <w:tcW w:w="295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B40048" w:rsidR="00B40048" w:rsidP="000A4806" w:rsidRDefault="00B40048" w14:paraId="5FB6F41B" w14:textId="77777777">
            <w:pPr>
              <w:rPr>
                <w:sz w:val="14"/>
                <w:szCs w:val="14"/>
              </w:rPr>
            </w:pPr>
            <w:r w:rsidRPr="00B40048">
              <w:rPr>
                <w:sz w:val="14"/>
                <w:szCs w:val="14"/>
              </w:rPr>
              <w:t>If no EC can be provided and/or successfully corrected by TSO, (if proposed by respective TSO) ask Unicorn to replace according to the replacement strategy chosen by TSO ==&gt; Inform all parties about replaced file via Email</w:t>
            </w:r>
          </w:p>
          <w:p w:rsidRPr="00B40048" w:rsidR="00B40048" w:rsidP="000A4806" w:rsidRDefault="00B40048" w14:paraId="08BF890D" w14:textId="77777777">
            <w:pPr>
              <w:rPr>
                <w:sz w:val="14"/>
                <w:szCs w:val="14"/>
              </w:rPr>
            </w:pPr>
          </w:p>
          <w:p w:rsidRPr="00B40048" w:rsidR="00B40048" w:rsidP="000A4806" w:rsidRDefault="00B40048" w14:paraId="36F97803" w14:textId="50394BAA">
            <w:pPr>
              <w:rPr>
                <w:sz w:val="14"/>
                <w:szCs w:val="14"/>
              </w:rPr>
            </w:pPr>
            <w:r w:rsidRPr="00B40048">
              <w:rPr>
                <w:sz w:val="14"/>
                <w:szCs w:val="14"/>
              </w:rPr>
              <w:t>If no EC can be provided or error remains ==&gt;&gt; Blocked BD Computation =&gt; Force gates of CCCt and continue process with Fallback Domain. Inform all parties via Email.</w:t>
            </w:r>
          </w:p>
          <w:p w:rsidRPr="00B40048" w:rsidR="00B40048" w:rsidP="000A4806" w:rsidRDefault="00B40048" w14:paraId="1B7DDF16" w14:textId="77777777">
            <w:pPr>
              <w:rPr>
                <w:sz w:val="14"/>
                <w:szCs w:val="14"/>
              </w:rPr>
            </w:pPr>
          </w:p>
        </w:tc>
        <w:tc>
          <w:tcPr>
            <w:tcW w:w="732"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46E41A38" w14:textId="77777777">
            <w:pPr>
              <w:rPr>
                <w:sz w:val="14"/>
                <w:szCs w:val="14"/>
              </w:rPr>
            </w:pPr>
            <w:r w:rsidRPr="007071DA">
              <w:rPr>
                <w:sz w:val="14"/>
                <w:szCs w:val="14"/>
              </w:rPr>
              <w:t>CCC</w:t>
            </w:r>
          </w:p>
        </w:tc>
        <w:tc>
          <w:tcPr>
            <w:tcW w:w="10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37CEBE45" w14:textId="77777777">
            <w:pPr>
              <w:rPr>
                <w:sz w:val="14"/>
                <w:szCs w:val="14"/>
              </w:rPr>
            </w:pPr>
            <w:r w:rsidRPr="007071DA">
              <w:rPr>
                <w:sz w:val="14"/>
                <w:szCs w:val="14"/>
              </w:rPr>
              <w:t>CCCt</w:t>
            </w:r>
          </w:p>
        </w:tc>
        <w:tc>
          <w:tcPr>
            <w:tcW w:w="95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11663470" w14:textId="4E02A2ED">
            <w:pPr>
              <w:rPr>
                <w:sz w:val="14"/>
                <w:szCs w:val="14"/>
              </w:rPr>
            </w:pPr>
            <w:r w:rsidRPr="6FA6F48F">
              <w:rPr>
                <w:sz w:val="14"/>
                <w:szCs w:val="14"/>
              </w:rPr>
              <w:t>3</w:t>
            </w:r>
          </w:p>
        </w:tc>
      </w:tr>
      <w:tr w:rsidRPr="005E3B83" w:rsidR="00B40048" w:rsidTr="00F716A6" w14:paraId="2A50C308" w14:textId="77777777">
        <w:trPr>
          <w:trHeight w:val="760"/>
        </w:trPr>
        <w:tc>
          <w:tcPr>
            <w:tcW w:w="80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071DA" w:rsidR="00B40048" w:rsidP="000A4806" w:rsidRDefault="00B40048" w14:paraId="3DA34AA3" w14:textId="411897C4">
            <w:pPr>
              <w:rPr>
                <w:sz w:val="14"/>
                <w:szCs w:val="14"/>
              </w:rPr>
            </w:pPr>
            <w:r w:rsidRPr="47E385B5">
              <w:rPr>
                <w:sz w:val="14"/>
                <w:szCs w:val="14"/>
              </w:rPr>
              <w:t xml:space="preserve"> ID2_</w:t>
            </w:r>
            <w:r>
              <w:rPr>
                <w:sz w:val="14"/>
                <w:szCs w:val="14"/>
              </w:rPr>
              <w:t>9</w:t>
            </w:r>
          </w:p>
        </w:tc>
        <w:tc>
          <w:tcPr>
            <w:tcW w:w="853" w:type="dxa"/>
            <w:vMerge/>
            <w:tcBorders>
              <w:left w:val="single" w:color="FFFFFF" w:themeColor="background1" w:sz="8" w:space="0"/>
              <w:right w:val="single" w:color="FFFFFF" w:themeColor="background1" w:sz="8" w:space="0"/>
            </w:tcBorders>
            <w:vAlign w:val="center"/>
          </w:tcPr>
          <w:p w:rsidRPr="007071DA" w:rsidR="00B40048" w:rsidP="000A4806" w:rsidRDefault="00B40048" w14:paraId="3C733771" w14:textId="3D473992">
            <w:pPr>
              <w:rPr>
                <w:sz w:val="14"/>
                <w:szCs w:val="14"/>
              </w:rPr>
            </w:pPr>
          </w:p>
        </w:tc>
        <w:tc>
          <w:tcPr>
            <w:tcW w:w="1949" w:type="dxa"/>
            <w:tcBorders>
              <w:top w:val="single" w:color="FFFFFF" w:themeColor="background1" w:sz="8" w:space="0"/>
              <w:left w:val="single" w:color="FFFFFF" w:themeColor="background1" w:sz="8" w:space="0"/>
              <w:bottom w:val="single" w:color="FFFFFF" w:themeColor="background1" w:sz="4" w:space="0"/>
              <w:right w:val="single" w:color="FFFFFF" w:themeColor="background1" w:sz="8" w:space="0"/>
            </w:tcBorders>
            <w:shd w:val="clear" w:color="auto" w:fill="BFBFBF" w:themeFill="background1" w:themeFillShade="BF"/>
            <w:vAlign w:val="center"/>
          </w:tcPr>
          <w:p w:rsidRPr="007071DA" w:rsidR="00B40048" w:rsidP="000A4806" w:rsidRDefault="00B40048" w14:paraId="2B22B6EE" w14:textId="77777777">
            <w:pPr>
              <w:rPr>
                <w:sz w:val="14"/>
                <w:szCs w:val="14"/>
              </w:rPr>
            </w:pPr>
            <w:r w:rsidRPr="007071DA">
              <w:rPr>
                <w:sz w:val="14"/>
                <w:szCs w:val="14"/>
              </w:rPr>
              <w:t>Missing or incorrect individual CB file</w:t>
            </w:r>
          </w:p>
        </w:tc>
        <w:tc>
          <w:tcPr>
            <w:tcW w:w="295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B40048" w:rsidR="00B40048" w:rsidP="000A4806" w:rsidRDefault="00B40048" w14:paraId="6DD089DF" w14:textId="77777777">
            <w:pPr>
              <w:rPr>
                <w:sz w:val="14"/>
                <w:szCs w:val="14"/>
              </w:rPr>
            </w:pPr>
            <w:r w:rsidRPr="00B40048">
              <w:rPr>
                <w:sz w:val="14"/>
                <w:szCs w:val="14"/>
              </w:rPr>
              <w:t>If no CB file can be provided and/or successfully corrected by TSO, (if proposed by respective TSO) ask Unicorn to replace according to the replacement strategy chosen by TSO ==&gt; Inform all parties about replaced file via Email</w:t>
            </w:r>
          </w:p>
          <w:p w:rsidRPr="00B40048" w:rsidR="00B40048" w:rsidP="000A4806" w:rsidRDefault="00B40048" w14:paraId="74461FCD" w14:textId="77777777">
            <w:pPr>
              <w:rPr>
                <w:sz w:val="14"/>
                <w:szCs w:val="14"/>
              </w:rPr>
            </w:pPr>
          </w:p>
          <w:p w:rsidRPr="00B40048" w:rsidR="00B40048" w:rsidP="000A4806" w:rsidRDefault="00B40048" w14:paraId="413EFBFA" w14:textId="67832054">
            <w:pPr>
              <w:rPr>
                <w:sz w:val="14"/>
                <w:szCs w:val="14"/>
              </w:rPr>
            </w:pPr>
            <w:r w:rsidRPr="00B40048">
              <w:rPr>
                <w:sz w:val="14"/>
                <w:szCs w:val="14"/>
              </w:rPr>
              <w:t>If no CB file can be provided or error remains ==&gt;&gt; Blocked BD Computation =&gt; Force gates of CCCt and continue process with Fallback Domain. Inform all parties via Email.</w:t>
            </w:r>
          </w:p>
          <w:p w:rsidRPr="00B40048" w:rsidR="00B40048" w:rsidP="000A4806" w:rsidRDefault="00B40048" w14:paraId="28556D14" w14:textId="77777777">
            <w:pPr>
              <w:rPr>
                <w:sz w:val="14"/>
                <w:szCs w:val="14"/>
              </w:rPr>
            </w:pPr>
          </w:p>
        </w:tc>
        <w:tc>
          <w:tcPr>
            <w:tcW w:w="732"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70466823" w14:textId="77777777">
            <w:pPr>
              <w:rPr>
                <w:sz w:val="14"/>
                <w:szCs w:val="14"/>
              </w:rPr>
            </w:pPr>
            <w:r w:rsidRPr="007071DA">
              <w:rPr>
                <w:sz w:val="14"/>
                <w:szCs w:val="14"/>
              </w:rPr>
              <w:t>CCC</w:t>
            </w:r>
          </w:p>
        </w:tc>
        <w:tc>
          <w:tcPr>
            <w:tcW w:w="10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5815F8AE" w14:textId="77777777">
            <w:pPr>
              <w:rPr>
                <w:sz w:val="14"/>
                <w:szCs w:val="14"/>
              </w:rPr>
            </w:pPr>
            <w:r w:rsidRPr="007071DA">
              <w:rPr>
                <w:sz w:val="14"/>
                <w:szCs w:val="14"/>
              </w:rPr>
              <w:t>CCCt</w:t>
            </w:r>
          </w:p>
        </w:tc>
        <w:tc>
          <w:tcPr>
            <w:tcW w:w="95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071DA" w:rsidR="00B40048" w:rsidP="000A4806" w:rsidRDefault="00B40048" w14:paraId="5DF20FB0" w14:textId="52D7992C">
            <w:pPr>
              <w:rPr>
                <w:sz w:val="14"/>
                <w:szCs w:val="14"/>
              </w:rPr>
            </w:pPr>
            <w:r w:rsidRPr="6FA6F48F">
              <w:rPr>
                <w:sz w:val="14"/>
                <w:szCs w:val="14"/>
              </w:rPr>
              <w:t>3</w:t>
            </w:r>
          </w:p>
        </w:tc>
      </w:tr>
    </w:tbl>
    <w:p w:rsidR="00EE712D" w:rsidP="00EE712D" w:rsidRDefault="00EE712D" w14:paraId="2D64C64C" w14:textId="77777777"/>
    <w:p w:rsidRPr="00B40048" w:rsidR="00EE712D" w:rsidP="005D1606" w:rsidRDefault="16FBA22B" w14:paraId="28DB69D9" w14:textId="31DC3E95">
      <w:pPr>
        <w:pStyle w:val="Heading2"/>
      </w:pPr>
      <w:bookmarkStart w:name="_Toc224121667" w:id="199"/>
      <w:r w:rsidRPr="00B40048">
        <w:t>Export CGM at AAC before Initial FB Computation</w:t>
      </w:r>
      <w:bookmarkStart w:name="_Toc62551859" w:id="200"/>
      <w:bookmarkStart w:name="_Toc62578435" w:id="201"/>
      <w:bookmarkStart w:name="_Toc62578932" w:id="202"/>
      <w:bookmarkStart w:name="_Toc62551860" w:id="203"/>
      <w:bookmarkStart w:name="_Toc62578436" w:id="204"/>
      <w:bookmarkStart w:name="_Toc62578933" w:id="205"/>
      <w:bookmarkStart w:name="_Toc62551861" w:id="206"/>
      <w:bookmarkStart w:name="_Toc62578437" w:id="207"/>
      <w:bookmarkStart w:name="_Toc62578934" w:id="208"/>
      <w:bookmarkStart w:name="_Toc62551862" w:id="209"/>
      <w:bookmarkStart w:name="_Toc62578438" w:id="210"/>
      <w:bookmarkStart w:name="_Toc62578935" w:id="211"/>
      <w:bookmarkStart w:name="_Toc62551863" w:id="212"/>
      <w:bookmarkStart w:name="_Toc62578439" w:id="213"/>
      <w:bookmarkStart w:name="_Toc62578936" w:id="214"/>
      <w:bookmarkStart w:name="_Toc62551864" w:id="215"/>
      <w:bookmarkStart w:name="_Toc62578440" w:id="216"/>
      <w:bookmarkStart w:name="_Toc62578937" w:id="217"/>
      <w:bookmarkStart w:name="_Toc62551865" w:id="218"/>
      <w:bookmarkStart w:name="_Toc62578441" w:id="219"/>
      <w:bookmarkStart w:name="_Toc62578938" w:id="220"/>
      <w:bookmarkStart w:name="_Toc62551866" w:id="221"/>
      <w:bookmarkStart w:name="_Toc62578442" w:id="222"/>
      <w:bookmarkStart w:name="_Toc62578939" w:id="223"/>
      <w:bookmarkStart w:name="_Toc62551867" w:id="224"/>
      <w:bookmarkStart w:name="_Toc62578443" w:id="225"/>
      <w:bookmarkStart w:name="_Toc62578940" w:id="226"/>
      <w:bookmarkStart w:name="_Toc58273092" w:id="227"/>
      <w:bookmarkStart w:name="_Toc374865915" w:id="228"/>
      <w:bookmarkStart w:name="_Toc1387843325" w:id="229"/>
      <w:bookmarkEnd w:id="15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rsidR="004E7411" w:rsidP="008078E8" w:rsidRDefault="004E7411" w14:paraId="6BAF5E65" w14:textId="77777777">
      <w:r w:rsidRPr="00B40048">
        <w:t>The SIDC ON functionality enables the consideration of the latest market information in the FB Computation for additional non-Core related borders, instead of already outdated forecasts. This ensures that results better reflect the actual market situation so TSOs may better prepare and allocate remaining capacities in the following markets. To shift CGMs to SIDC, CGM files from RCCs are updated with the latest AAC data from XBID.</w:t>
      </w:r>
    </w:p>
    <w:p w:rsidR="004E7411" w:rsidP="004E7411" w:rsidRDefault="004E7411" w14:paraId="41C54A2B" w14:textId="77777777">
      <w:pPr>
        <w:rPr>
          <w:lang w:val="en-GB" w:eastAsia="nl-NL"/>
        </w:rPr>
      </w:pPr>
    </w:p>
    <w:tbl>
      <w:tblPr>
        <w:tblW w:w="0" w:type="auto"/>
        <w:tblInd w:w="90" w:type="dxa"/>
        <w:tblLook w:val="04A0" w:firstRow="1" w:lastRow="0" w:firstColumn="1" w:lastColumn="0" w:noHBand="0" w:noVBand="1"/>
      </w:tblPr>
      <w:tblGrid>
        <w:gridCol w:w="2310"/>
        <w:gridCol w:w="709"/>
        <w:gridCol w:w="850"/>
        <w:gridCol w:w="851"/>
        <w:gridCol w:w="850"/>
        <w:gridCol w:w="851"/>
        <w:gridCol w:w="637"/>
        <w:gridCol w:w="1064"/>
        <w:gridCol w:w="1066"/>
      </w:tblGrid>
      <w:tr w:rsidRPr="00760178" w:rsidR="004E7411" w:rsidTr="00C46B67" w14:paraId="71671701" w14:textId="77777777">
        <w:trPr>
          <w:trHeight w:val="279"/>
        </w:trPr>
        <w:tc>
          <w:tcPr>
            <w:tcW w:w="23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48BB28AA" w14:textId="77777777">
            <w:pPr>
              <w:rPr>
                <w:sz w:val="14"/>
                <w:szCs w:val="14"/>
              </w:rPr>
            </w:pPr>
            <w:r w:rsidRPr="00760178">
              <w:rPr>
                <w:sz w:val="14"/>
                <w:szCs w:val="14"/>
              </w:rPr>
              <w:t>Activity</w:t>
            </w:r>
          </w:p>
        </w:tc>
        <w:tc>
          <w:tcPr>
            <w:tcW w:w="70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4F13E1D1" w14:textId="77777777">
            <w:pPr>
              <w:rPr>
                <w:sz w:val="14"/>
                <w:szCs w:val="14"/>
              </w:rPr>
            </w:pPr>
            <w:r w:rsidRPr="00760178">
              <w:rPr>
                <w:sz w:val="14"/>
                <w:szCs w:val="14"/>
              </w:rPr>
              <w:t>Owner</w:t>
            </w:r>
          </w:p>
        </w:tc>
        <w:tc>
          <w:tcPr>
            <w:tcW w:w="85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48CAE385" w14:textId="77777777">
            <w:pPr>
              <w:rPr>
                <w:sz w:val="14"/>
                <w:szCs w:val="14"/>
              </w:rPr>
            </w:pPr>
            <w:r w:rsidRPr="00760178">
              <w:rPr>
                <w:sz w:val="14"/>
                <w:szCs w:val="14"/>
              </w:rPr>
              <w:t>Tool</w:t>
            </w:r>
          </w:p>
        </w:tc>
        <w:tc>
          <w:tcPr>
            <w:tcW w:w="85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2A8741EE" w14:textId="77777777">
            <w:pPr>
              <w:rPr>
                <w:sz w:val="14"/>
                <w:szCs w:val="14"/>
              </w:rPr>
            </w:pPr>
            <w:r w:rsidRPr="00760178">
              <w:rPr>
                <w:sz w:val="14"/>
                <w:szCs w:val="14"/>
              </w:rPr>
              <w:t>Target Start Time</w:t>
            </w:r>
          </w:p>
        </w:tc>
        <w:tc>
          <w:tcPr>
            <w:tcW w:w="85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21F90E6C" w14:textId="77777777">
            <w:pPr>
              <w:rPr>
                <w:sz w:val="14"/>
                <w:szCs w:val="14"/>
              </w:rPr>
            </w:pPr>
            <w:r w:rsidRPr="00760178">
              <w:rPr>
                <w:sz w:val="14"/>
                <w:szCs w:val="14"/>
              </w:rPr>
              <w:t>Target End Time</w:t>
            </w:r>
          </w:p>
        </w:tc>
        <w:tc>
          <w:tcPr>
            <w:tcW w:w="85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6AAAF93B" w14:textId="77777777">
            <w:pPr>
              <w:rPr>
                <w:sz w:val="14"/>
                <w:szCs w:val="14"/>
              </w:rPr>
            </w:pPr>
            <w:r w:rsidRPr="00760178">
              <w:rPr>
                <w:sz w:val="14"/>
                <w:szCs w:val="14"/>
              </w:rPr>
              <w:t>Critical End Time</w:t>
            </w:r>
          </w:p>
        </w:tc>
        <w:tc>
          <w:tcPr>
            <w:tcW w:w="2767"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3C284EE2" w14:textId="77777777">
            <w:pPr>
              <w:rPr>
                <w:sz w:val="14"/>
                <w:szCs w:val="14"/>
              </w:rPr>
            </w:pPr>
            <w:r w:rsidRPr="00760178">
              <w:rPr>
                <w:sz w:val="14"/>
                <w:szCs w:val="14"/>
              </w:rPr>
              <w:t>Data Exchange</w:t>
            </w:r>
          </w:p>
        </w:tc>
      </w:tr>
      <w:tr w:rsidRPr="00760178" w:rsidR="004E7411" w:rsidTr="00C46B67" w14:paraId="51707751" w14:textId="77777777">
        <w:trPr>
          <w:trHeight w:val="279"/>
        </w:trPr>
        <w:tc>
          <w:tcPr>
            <w:tcW w:w="2310" w:type="dxa"/>
            <w:vMerge/>
          </w:tcPr>
          <w:p w:rsidRPr="00760178" w:rsidR="004E7411" w:rsidP="00C46B67" w:rsidRDefault="004E7411" w14:paraId="1AEA7894" w14:textId="77777777">
            <w:pPr>
              <w:rPr>
                <w:sz w:val="14"/>
                <w:szCs w:val="14"/>
              </w:rPr>
            </w:pPr>
          </w:p>
        </w:tc>
        <w:tc>
          <w:tcPr>
            <w:tcW w:w="709" w:type="dxa"/>
            <w:vMerge/>
          </w:tcPr>
          <w:p w:rsidRPr="00760178" w:rsidR="004E7411" w:rsidP="00C46B67" w:rsidRDefault="004E7411" w14:paraId="302078F1" w14:textId="77777777">
            <w:pPr>
              <w:rPr>
                <w:sz w:val="14"/>
                <w:szCs w:val="14"/>
              </w:rPr>
            </w:pPr>
          </w:p>
        </w:tc>
        <w:tc>
          <w:tcPr>
            <w:tcW w:w="850" w:type="dxa"/>
            <w:vMerge/>
          </w:tcPr>
          <w:p w:rsidRPr="00760178" w:rsidR="004E7411" w:rsidP="00C46B67" w:rsidRDefault="004E7411" w14:paraId="68CC91B6" w14:textId="77777777">
            <w:pPr>
              <w:rPr>
                <w:sz w:val="14"/>
                <w:szCs w:val="14"/>
              </w:rPr>
            </w:pPr>
          </w:p>
        </w:tc>
        <w:tc>
          <w:tcPr>
            <w:tcW w:w="851" w:type="dxa"/>
            <w:vMerge/>
          </w:tcPr>
          <w:p w:rsidRPr="00760178" w:rsidR="004E7411" w:rsidP="00C46B67" w:rsidRDefault="004E7411" w14:paraId="0AFEDCFF" w14:textId="77777777">
            <w:pPr>
              <w:rPr>
                <w:sz w:val="14"/>
                <w:szCs w:val="14"/>
              </w:rPr>
            </w:pPr>
          </w:p>
        </w:tc>
        <w:tc>
          <w:tcPr>
            <w:tcW w:w="850" w:type="dxa"/>
            <w:vMerge/>
          </w:tcPr>
          <w:p w:rsidRPr="00760178" w:rsidR="004E7411" w:rsidP="00C46B67" w:rsidRDefault="004E7411" w14:paraId="6E70C8FF" w14:textId="77777777">
            <w:pPr>
              <w:rPr>
                <w:sz w:val="14"/>
                <w:szCs w:val="14"/>
              </w:rPr>
            </w:pPr>
          </w:p>
        </w:tc>
        <w:tc>
          <w:tcPr>
            <w:tcW w:w="851" w:type="dxa"/>
            <w:vMerge/>
          </w:tcPr>
          <w:p w:rsidRPr="00760178" w:rsidR="004E7411" w:rsidP="00C46B67" w:rsidRDefault="004E7411" w14:paraId="77DBDED6"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4900AFDA" w14:textId="77777777">
            <w:pPr>
              <w:rPr>
                <w:sz w:val="14"/>
                <w:szCs w:val="14"/>
              </w:rPr>
            </w:pPr>
            <w:r w:rsidRPr="00760178">
              <w:rPr>
                <w:sz w:val="14"/>
                <w:szCs w:val="14"/>
              </w:rPr>
              <w:t>Input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3A671EA1" w14:textId="77777777">
            <w:pPr>
              <w:rPr>
                <w:sz w:val="14"/>
                <w:szCs w:val="14"/>
              </w:rPr>
            </w:pPr>
            <w:r w:rsidRPr="00760178">
              <w:rPr>
                <w:sz w:val="14"/>
                <w:szCs w:val="14"/>
              </w:rPr>
              <w:t>Output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4E7411" w:rsidP="00C46B67" w:rsidRDefault="004E7411" w14:paraId="210ED790" w14:textId="77777777">
            <w:pPr>
              <w:rPr>
                <w:sz w:val="14"/>
                <w:szCs w:val="14"/>
              </w:rPr>
            </w:pPr>
            <w:r w:rsidRPr="00760178">
              <w:rPr>
                <w:sz w:val="14"/>
                <w:szCs w:val="14"/>
              </w:rPr>
              <w:t>Counter part</w:t>
            </w:r>
          </w:p>
        </w:tc>
      </w:tr>
      <w:tr w:rsidR="004E7411" w:rsidTr="00C46B67" w14:paraId="6EE1E162" w14:textId="77777777">
        <w:trPr>
          <w:trHeight w:val="279"/>
        </w:trPr>
        <w:tc>
          <w:tcPr>
            <w:tcW w:w="23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4E7411" w:rsidP="00C46B67" w:rsidRDefault="004E7411" w14:paraId="629E4D9E" w14:textId="77777777">
            <w:pPr>
              <w:rPr>
                <w:rFonts w:eastAsia="Arial" w:cs="Arial"/>
                <w:color w:val="000000" w:themeColor="text1"/>
                <w:sz w:val="14"/>
                <w:szCs w:val="14"/>
              </w:rPr>
            </w:pPr>
            <w:r w:rsidRPr="00D50BB9">
              <w:rPr>
                <w:sz w:val="14"/>
                <w:szCs w:val="14"/>
              </w:rPr>
              <w:t>Distribute inputs for Export CGM and Initial FB Computation</w:t>
            </w:r>
          </w:p>
        </w:tc>
        <w:tc>
          <w:tcPr>
            <w:tcW w:w="70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6766ED" w:rsidR="004E7411" w:rsidP="00C46B67" w:rsidRDefault="004E7411" w14:paraId="6E149584" w14:textId="77777777">
            <w:pPr>
              <w:rPr>
                <w:sz w:val="14"/>
                <w:szCs w:val="14"/>
              </w:rPr>
            </w:pPr>
            <w:r w:rsidRPr="006766ED">
              <w:rPr>
                <w:sz w:val="14"/>
                <w:szCs w:val="14"/>
              </w:rPr>
              <w:t>CCC</w:t>
            </w:r>
          </w:p>
        </w:tc>
        <w:tc>
          <w:tcPr>
            <w:tcW w:w="85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6766ED" w:rsidR="004E7411" w:rsidP="00C46B67" w:rsidRDefault="004E7411" w14:paraId="26B8D11B" w14:textId="77777777">
            <w:pPr>
              <w:rPr>
                <w:sz w:val="14"/>
                <w:szCs w:val="14"/>
              </w:rPr>
            </w:pPr>
            <w:r w:rsidRPr="006766ED">
              <w:rPr>
                <w:sz w:val="14"/>
                <w:szCs w:val="14"/>
              </w:rPr>
              <w:t>CCCt</w:t>
            </w:r>
          </w:p>
        </w:tc>
        <w:tc>
          <w:tcPr>
            <w:tcW w:w="2552"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4E7411" w:rsidP="00C46B67" w:rsidRDefault="004E7411" w14:paraId="1B3ABEDE" w14:textId="77777777">
            <w:pPr>
              <w:rPr>
                <w:sz w:val="14"/>
                <w:szCs w:val="14"/>
              </w:rPr>
            </w:pPr>
          </w:p>
          <w:p w:rsidR="004E7411" w:rsidP="00C46B67" w:rsidRDefault="004E7411" w14:paraId="37B91E1F" w14:textId="77777777">
            <w:pPr>
              <w:rPr>
                <w:sz w:val="14"/>
                <w:szCs w:val="14"/>
              </w:rPr>
            </w:pPr>
            <w:r w:rsidRPr="67A41994">
              <w:rPr>
                <w:sz w:val="14"/>
                <w:szCs w:val="14"/>
              </w:rPr>
              <w:t>See HLBP timetable as referred to under ‘2. Related documents’</w:t>
            </w: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4E7411" w:rsidP="00C46B67" w:rsidRDefault="000B6699" w14:paraId="53C54C13" w14:textId="395EA2A4">
            <w:pPr>
              <w:rPr>
                <w:rFonts w:eastAsia="Arial" w:cs="Arial"/>
                <w:color w:val="000000" w:themeColor="text1"/>
                <w:sz w:val="14"/>
                <w:szCs w:val="14"/>
              </w:rPr>
            </w:pPr>
            <w:r>
              <w:rPr>
                <w:sz w:val="14"/>
                <w:szCs w:val="14"/>
              </w:rPr>
              <w: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4E7411" w:rsidP="00C46B67" w:rsidRDefault="004E7411" w14:paraId="53045350" w14:textId="77777777">
            <w:pPr>
              <w:rPr>
                <w:sz w:val="14"/>
                <w:szCs w:val="14"/>
              </w:rPr>
            </w:pPr>
            <w:r w:rsidRPr="6FA6F48F">
              <w:rPr>
                <w:sz w:val="14"/>
                <w:szCs w:val="14"/>
              </w:rPr>
              <w: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4E7411" w:rsidP="00C46B67" w:rsidRDefault="000B6699" w14:paraId="67FCF8CE" w14:textId="614035C8">
            <w:pPr>
              <w:rPr>
                <w:sz w:val="14"/>
                <w:szCs w:val="14"/>
              </w:rPr>
            </w:pPr>
            <w:r>
              <w:rPr>
                <w:sz w:val="14"/>
                <w:szCs w:val="14"/>
              </w:rPr>
              <w:t>-</w:t>
            </w:r>
          </w:p>
        </w:tc>
      </w:tr>
      <w:tr w:rsidRPr="00760178" w:rsidR="004E7411" w:rsidTr="00C46B67" w14:paraId="6546E64B" w14:textId="77777777">
        <w:trPr>
          <w:trHeight w:val="279"/>
        </w:trPr>
        <w:tc>
          <w:tcPr>
            <w:tcW w:w="23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6A9051AD" w14:textId="77777777">
            <w:pPr>
              <w:rPr>
                <w:sz w:val="14"/>
                <w:szCs w:val="14"/>
              </w:rPr>
            </w:pPr>
            <w:r w:rsidRPr="00D50BB9">
              <w:rPr>
                <w:sz w:val="14"/>
                <w:szCs w:val="14"/>
              </w:rPr>
              <w:t xml:space="preserve">Split flows </w:t>
            </w:r>
          </w:p>
        </w:tc>
        <w:tc>
          <w:tcPr>
            <w:tcW w:w="70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3D9A5B66" w14:textId="77777777">
            <w:pPr>
              <w:rPr>
                <w:sz w:val="14"/>
                <w:szCs w:val="14"/>
              </w:rPr>
            </w:pPr>
            <w:r w:rsidRPr="00760178">
              <w:rPr>
                <w:sz w:val="14"/>
                <w:szCs w:val="14"/>
              </w:rPr>
              <w:t>CCC</w:t>
            </w:r>
          </w:p>
        </w:tc>
        <w:tc>
          <w:tcPr>
            <w:tcW w:w="85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65B13411"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Mar>
              <w:left w:w="99" w:type="dxa"/>
              <w:right w:w="99" w:type="dxa"/>
            </w:tcMar>
            <w:vAlign w:val="center"/>
          </w:tcPr>
          <w:p w:rsidRPr="00760178" w:rsidR="004E7411" w:rsidP="00C46B67" w:rsidRDefault="004E7411" w14:paraId="5A274C1D"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0B6699" w14:paraId="309FC981" w14:textId="7DEB4B9B">
            <w:pPr>
              <w:rPr>
                <w:sz w:val="14"/>
                <w:szCs w:val="14"/>
              </w:rPr>
            </w:pPr>
            <w:r>
              <w:rPr>
                <w:sz w:val="14"/>
                <w:szCs w:val="14"/>
              </w:rPr>
              <w: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7D0232F3" w14:textId="77777777">
            <w:pPr>
              <w:rPr>
                <w:sz w:val="14"/>
                <w:szCs w:val="14"/>
              </w:rPr>
            </w:pPr>
            <w:r w:rsidRPr="00760178">
              <w:rPr>
                <w:sz w:val="14"/>
                <w:szCs w:val="14"/>
              </w:rPr>
              <w: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0B6699" w14:paraId="5869935B" w14:textId="7A0263B1">
            <w:pPr>
              <w:rPr>
                <w:sz w:val="14"/>
                <w:szCs w:val="14"/>
              </w:rPr>
            </w:pPr>
            <w:r>
              <w:rPr>
                <w:sz w:val="14"/>
                <w:szCs w:val="14"/>
              </w:rPr>
              <w:t>-</w:t>
            </w:r>
          </w:p>
        </w:tc>
      </w:tr>
      <w:tr w:rsidRPr="00760178" w:rsidR="004E7411" w:rsidTr="00C46B67" w14:paraId="52250B2E" w14:textId="77777777">
        <w:trPr>
          <w:trHeight w:val="279"/>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6BFDBC16" w14:textId="77777777">
            <w:pPr>
              <w:rPr>
                <w:sz w:val="14"/>
                <w:szCs w:val="14"/>
              </w:rPr>
            </w:pPr>
            <w:r w:rsidRPr="00D50BB9">
              <w:rPr>
                <w:sz w:val="14"/>
                <w:szCs w:val="14"/>
              </w:rPr>
              <w:t>Trigger FBPCM for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002586F7"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3AB765A8" w14:textId="77777777">
            <w:pPr>
              <w:rPr>
                <w:sz w:val="14"/>
                <w:szCs w:val="14"/>
              </w:rPr>
            </w:pPr>
            <w:r w:rsidRPr="00D50BB9">
              <w:rPr>
                <w:sz w:val="14"/>
                <w:szCs w:val="14"/>
              </w:rPr>
              <w:t>FBPCM</w:t>
            </w:r>
          </w:p>
        </w:tc>
        <w:tc>
          <w:tcPr>
            <w:tcW w:w="2552" w:type="dxa"/>
            <w:gridSpan w:val="3"/>
            <w:vMerge/>
            <w:tcBorders>
              <w:left w:val="single" w:color="FFFFFF" w:themeColor="background1" w:sz="8" w:space="0"/>
            </w:tcBorders>
          </w:tcPr>
          <w:p w:rsidRPr="00760178" w:rsidR="004E7411" w:rsidP="00C46B67" w:rsidRDefault="004E7411" w14:paraId="28C3B327"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76BCAE37" w14:textId="77777777">
            <w:pPr>
              <w:rPr>
                <w:sz w:val="14"/>
                <w:szCs w:val="14"/>
              </w:rPr>
            </w:pPr>
            <w:r w:rsidRPr="00760178">
              <w:rPr>
                <w:sz w:val="14"/>
                <w:szCs w:val="14"/>
              </w:rPr>
              <w:t>-</w:t>
            </w: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3F746606" w14:textId="77777777">
            <w:pPr>
              <w:rPr>
                <w:sz w:val="14"/>
                <w:szCs w:val="14"/>
              </w:rPr>
            </w:pPr>
            <w:r w:rsidRPr="00760178">
              <w:rPr>
                <w:sz w:val="14"/>
                <w:szCs w:val="14"/>
              </w:rPr>
              <w:t>-</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6F7AB956" w14:textId="77777777">
            <w:pPr>
              <w:rPr>
                <w:sz w:val="14"/>
                <w:szCs w:val="14"/>
              </w:rPr>
            </w:pPr>
            <w:r w:rsidRPr="6FA6F48F">
              <w:rPr>
                <w:sz w:val="14"/>
                <w:szCs w:val="14"/>
              </w:rPr>
              <w:t>-</w:t>
            </w:r>
          </w:p>
        </w:tc>
      </w:tr>
      <w:tr w:rsidRPr="00760178" w:rsidR="004E7411" w:rsidTr="00C46B67" w14:paraId="0A3F7923" w14:textId="77777777">
        <w:trPr>
          <w:trHeight w:val="279"/>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722AD620" w14:textId="77777777">
            <w:pPr>
              <w:rPr>
                <w:sz w:val="14"/>
                <w:szCs w:val="14"/>
              </w:rPr>
            </w:pPr>
            <w:r w:rsidRPr="00D50BB9">
              <w:rPr>
                <w:sz w:val="14"/>
                <w:szCs w:val="14"/>
              </w:rPr>
              <w:t>Process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70657179"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7EBF25DD"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Pr>
          <w:p w:rsidRPr="00760178" w:rsidR="004E7411" w:rsidP="00C46B67" w:rsidRDefault="004E7411" w14:paraId="061C99AE"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12406E92" w14:textId="77777777">
            <w:pPr>
              <w:rPr>
                <w:sz w:val="14"/>
                <w:szCs w:val="14"/>
              </w:rPr>
            </w:pPr>
            <w:r w:rsidRPr="00760178">
              <w:rPr>
                <w:sz w:val="14"/>
                <w:szCs w:val="14"/>
              </w:rPr>
              <w:t>-</w:t>
            </w: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4CDEA005" w14:textId="77777777">
            <w:pPr>
              <w:rPr>
                <w:sz w:val="14"/>
                <w:szCs w:val="14"/>
              </w:rPr>
            </w:pP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13ADB683" w14:textId="77777777">
            <w:pPr>
              <w:rPr>
                <w:sz w:val="14"/>
                <w:szCs w:val="14"/>
              </w:rPr>
            </w:pPr>
            <w:r w:rsidRPr="00760178">
              <w:rPr>
                <w:sz w:val="14"/>
                <w:szCs w:val="14"/>
              </w:rPr>
              <w:t>-</w:t>
            </w:r>
          </w:p>
        </w:tc>
      </w:tr>
      <w:tr w:rsidRPr="00760178" w:rsidR="004E7411" w:rsidTr="00C46B67" w14:paraId="2E562FD1" w14:textId="77777777">
        <w:trPr>
          <w:trHeight w:val="447"/>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50BB9" w:rsidR="004E7411" w:rsidP="00C46B67" w:rsidRDefault="004E7411" w14:paraId="4016FA5F" w14:textId="77777777">
            <w:pPr>
              <w:rPr>
                <w:sz w:val="14"/>
                <w:szCs w:val="14"/>
              </w:rPr>
            </w:pPr>
            <w:r w:rsidRPr="00D50BB9">
              <w:rPr>
                <w:sz w:val="14"/>
                <w:szCs w:val="14"/>
              </w:rPr>
              <w:t>Distribute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4C8FF35D"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4978235B"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Pr>
          <w:p w:rsidRPr="00760178" w:rsidR="004E7411" w:rsidP="00C46B67" w:rsidRDefault="004E7411" w14:paraId="20F13B78"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6183232A" w14:textId="77777777">
            <w:pPr>
              <w:rPr>
                <w:sz w:val="14"/>
                <w:szCs w:val="14"/>
              </w:rPr>
            </w:pP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7EE8E16A" w14:textId="77777777">
            <w:pPr>
              <w:rPr>
                <w:sz w:val="14"/>
                <w:szCs w:val="14"/>
              </w:rPr>
            </w:pPr>
            <w:r w:rsidRPr="6FA6F48F">
              <w:rPr>
                <w:sz w:val="14"/>
                <w:szCs w:val="14"/>
              </w:rPr>
              <w:t xml:space="preserve">CGM </w:t>
            </w:r>
            <w:r>
              <w:rPr>
                <w:sz w:val="14"/>
                <w:szCs w:val="14"/>
              </w:rPr>
              <w:t xml:space="preserve">at </w:t>
            </w:r>
            <w:r w:rsidRPr="6FA6F48F">
              <w:rPr>
                <w:sz w:val="14"/>
                <w:szCs w:val="14"/>
              </w:rPr>
              <w:t>AAC Grid Model</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4E7411" w:rsidP="00C46B67" w:rsidRDefault="004E7411" w14:paraId="471C9392" w14:textId="77777777">
            <w:pPr>
              <w:rPr>
                <w:sz w:val="14"/>
                <w:szCs w:val="14"/>
              </w:rPr>
            </w:pPr>
          </w:p>
        </w:tc>
      </w:tr>
    </w:tbl>
    <w:p w:rsidR="004E7411" w:rsidP="004E7411" w:rsidRDefault="004E7411" w14:paraId="2831CD10" w14:textId="77777777">
      <w:pPr>
        <w:rPr>
          <w:lang w:val="en-GB" w:eastAsia="nl-NL"/>
        </w:rPr>
      </w:pPr>
    </w:p>
    <w:p w:rsidRPr="005E3B83" w:rsidR="005E3B83" w:rsidP="00B47D5C" w:rsidRDefault="029219A7" w14:paraId="688BCC66" w14:textId="223C22BE">
      <w:pPr>
        <w:pStyle w:val="Heading2"/>
      </w:pPr>
      <w:bookmarkStart w:name="_Toc224121668" w:id="230"/>
      <w:r>
        <w:t>Initial flow-based computation</w:t>
      </w:r>
      <w:bookmarkEnd w:id="227"/>
      <w:bookmarkEnd w:id="228"/>
      <w:bookmarkEnd w:id="229"/>
      <w:bookmarkEnd w:id="230"/>
    </w:p>
    <w:p w:rsidRPr="005E3B83" w:rsidR="005E3B83" w:rsidP="000A4806" w:rsidRDefault="6FA6F48F" w14:paraId="562D66AE" w14:textId="7CAC900E">
      <w:pPr>
        <w:spacing w:after="240"/>
      </w:pPr>
      <w:r>
        <w:t>The CCCt computes the initial FB parameters, that is PTDF and RAM for each initial CNEC. The initial merged CNEC list is created by merging the individual CNEC lists of all Core TSOs. Afterwards, the CNEC selection is performed to remove those CNECs for which the maximum zone-to-zone PTDF for all exchanges within Core is smaller than 5%. CNECs with a maximum zone-to-zone PTDF equal or greater than 5% shall constitute the final list of CNECs. This check is performed, and fulfilment of the 5% criteria is checked, separately for every timestamp of the business day. At the end of the calculation the results are stored by the CCCt and sent to the TSOs. Dedicated results such as updated CB file are sent to the CCC.</w:t>
      </w:r>
    </w:p>
    <w:tbl>
      <w:tblPr>
        <w:tblW w:w="0" w:type="auto"/>
        <w:tblInd w:w="90" w:type="dxa"/>
        <w:tblLook w:val="04A0" w:firstRow="1" w:lastRow="0" w:firstColumn="1" w:lastColumn="0" w:noHBand="0" w:noVBand="1"/>
      </w:tblPr>
      <w:tblGrid>
        <w:gridCol w:w="1291"/>
        <w:gridCol w:w="961"/>
        <w:gridCol w:w="1012"/>
        <w:gridCol w:w="860"/>
        <w:gridCol w:w="877"/>
        <w:gridCol w:w="889"/>
        <w:gridCol w:w="1075"/>
        <w:gridCol w:w="1029"/>
        <w:gridCol w:w="1194"/>
      </w:tblGrid>
      <w:tr w:rsidRPr="00760178" w:rsidR="005E3B83" w:rsidTr="6FA6F48F" w14:paraId="5D0E22EF" w14:textId="77777777">
        <w:trPr>
          <w:trHeight w:val="279"/>
        </w:trPr>
        <w:tc>
          <w:tcPr>
            <w:tcW w:w="129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08B2A39F" w14:textId="77777777">
            <w:pPr>
              <w:rPr>
                <w:sz w:val="14"/>
                <w:szCs w:val="14"/>
              </w:rPr>
            </w:pPr>
            <w:r w:rsidRPr="00760178">
              <w:rPr>
                <w:sz w:val="14"/>
                <w:szCs w:val="14"/>
              </w:rPr>
              <w:t>Activity</w:t>
            </w:r>
          </w:p>
        </w:tc>
        <w:tc>
          <w:tcPr>
            <w:tcW w:w="96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483BB9BE" w14:textId="77777777">
            <w:pPr>
              <w:rPr>
                <w:sz w:val="14"/>
                <w:szCs w:val="14"/>
              </w:rPr>
            </w:pPr>
            <w:r w:rsidRPr="00760178">
              <w:rPr>
                <w:sz w:val="14"/>
                <w:szCs w:val="14"/>
              </w:rPr>
              <w:t>Owner</w:t>
            </w:r>
          </w:p>
        </w:tc>
        <w:tc>
          <w:tcPr>
            <w:tcW w:w="1012"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36518398" w14:textId="77777777">
            <w:pPr>
              <w:rPr>
                <w:sz w:val="14"/>
                <w:szCs w:val="14"/>
              </w:rPr>
            </w:pPr>
            <w:r w:rsidRPr="00760178">
              <w:rPr>
                <w:sz w:val="14"/>
                <w:szCs w:val="14"/>
              </w:rPr>
              <w:t>Tool</w:t>
            </w:r>
          </w:p>
        </w:tc>
        <w:tc>
          <w:tcPr>
            <w:tcW w:w="86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70322253" w14:textId="77777777">
            <w:pPr>
              <w:rPr>
                <w:sz w:val="14"/>
                <w:szCs w:val="14"/>
              </w:rPr>
            </w:pPr>
            <w:r w:rsidRPr="00760178">
              <w:rPr>
                <w:sz w:val="14"/>
                <w:szCs w:val="14"/>
              </w:rPr>
              <w:t>Target Start Time</w:t>
            </w:r>
          </w:p>
        </w:tc>
        <w:tc>
          <w:tcPr>
            <w:tcW w:w="87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4E5BCEA0" w14:textId="77777777">
            <w:pPr>
              <w:rPr>
                <w:sz w:val="14"/>
                <w:szCs w:val="14"/>
              </w:rPr>
            </w:pPr>
            <w:r w:rsidRPr="00760178">
              <w:rPr>
                <w:sz w:val="14"/>
                <w:szCs w:val="14"/>
              </w:rPr>
              <w:t>Target End Time</w:t>
            </w:r>
          </w:p>
        </w:tc>
        <w:tc>
          <w:tcPr>
            <w:tcW w:w="8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3312AF5C" w14:textId="77777777">
            <w:pPr>
              <w:rPr>
                <w:sz w:val="14"/>
                <w:szCs w:val="14"/>
              </w:rPr>
            </w:pPr>
            <w:r w:rsidRPr="00760178">
              <w:rPr>
                <w:sz w:val="14"/>
                <w:szCs w:val="14"/>
              </w:rPr>
              <w:t>Critical End Time</w:t>
            </w:r>
          </w:p>
        </w:tc>
        <w:tc>
          <w:tcPr>
            <w:tcW w:w="3298"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6EDE3117" w14:textId="77777777">
            <w:pPr>
              <w:rPr>
                <w:sz w:val="14"/>
                <w:szCs w:val="14"/>
              </w:rPr>
            </w:pPr>
            <w:r w:rsidRPr="00760178">
              <w:rPr>
                <w:sz w:val="14"/>
                <w:szCs w:val="14"/>
              </w:rPr>
              <w:t>Data Exchange</w:t>
            </w:r>
          </w:p>
        </w:tc>
      </w:tr>
      <w:tr w:rsidRPr="00760178" w:rsidR="005E3B83" w:rsidTr="6FA6F48F" w14:paraId="462994FB" w14:textId="77777777">
        <w:trPr>
          <w:trHeight w:val="279"/>
        </w:trPr>
        <w:tc>
          <w:tcPr>
            <w:tcW w:w="1291" w:type="dxa"/>
            <w:vMerge/>
          </w:tcPr>
          <w:p w:rsidRPr="00760178" w:rsidR="005E3B83" w:rsidP="000A4806" w:rsidRDefault="005E3B83" w14:paraId="025F141A" w14:textId="77777777">
            <w:pPr>
              <w:rPr>
                <w:sz w:val="14"/>
                <w:szCs w:val="14"/>
              </w:rPr>
            </w:pPr>
          </w:p>
        </w:tc>
        <w:tc>
          <w:tcPr>
            <w:tcW w:w="961" w:type="dxa"/>
            <w:vMerge/>
          </w:tcPr>
          <w:p w:rsidRPr="00760178" w:rsidR="005E3B83" w:rsidP="000A4806" w:rsidRDefault="005E3B83" w14:paraId="1492E4CB" w14:textId="77777777">
            <w:pPr>
              <w:rPr>
                <w:sz w:val="14"/>
                <w:szCs w:val="14"/>
              </w:rPr>
            </w:pPr>
          </w:p>
        </w:tc>
        <w:tc>
          <w:tcPr>
            <w:tcW w:w="1012" w:type="dxa"/>
            <w:vMerge/>
          </w:tcPr>
          <w:p w:rsidRPr="00760178" w:rsidR="005E3B83" w:rsidP="000A4806" w:rsidRDefault="005E3B83" w14:paraId="625FEDD4" w14:textId="77777777">
            <w:pPr>
              <w:rPr>
                <w:sz w:val="14"/>
                <w:szCs w:val="14"/>
              </w:rPr>
            </w:pPr>
          </w:p>
        </w:tc>
        <w:tc>
          <w:tcPr>
            <w:tcW w:w="860" w:type="dxa"/>
            <w:vMerge/>
          </w:tcPr>
          <w:p w:rsidRPr="00760178" w:rsidR="005E3B83" w:rsidP="000A4806" w:rsidRDefault="005E3B83" w14:paraId="1533C3B2" w14:textId="77777777">
            <w:pPr>
              <w:rPr>
                <w:sz w:val="14"/>
                <w:szCs w:val="14"/>
              </w:rPr>
            </w:pPr>
          </w:p>
        </w:tc>
        <w:tc>
          <w:tcPr>
            <w:tcW w:w="877" w:type="dxa"/>
            <w:vMerge/>
          </w:tcPr>
          <w:p w:rsidRPr="00760178" w:rsidR="005E3B83" w:rsidP="000A4806" w:rsidRDefault="005E3B83" w14:paraId="7DE749CB" w14:textId="77777777">
            <w:pPr>
              <w:rPr>
                <w:sz w:val="14"/>
                <w:szCs w:val="14"/>
              </w:rPr>
            </w:pPr>
          </w:p>
        </w:tc>
        <w:tc>
          <w:tcPr>
            <w:tcW w:w="889" w:type="dxa"/>
            <w:vMerge/>
          </w:tcPr>
          <w:p w:rsidRPr="00760178" w:rsidR="005E3B83" w:rsidP="000A4806" w:rsidRDefault="005E3B83" w14:paraId="2D06F18D" w14:textId="77777777">
            <w:pPr>
              <w:rPr>
                <w:sz w:val="14"/>
                <w:szCs w:val="14"/>
              </w:rPr>
            </w:pPr>
          </w:p>
        </w:tc>
        <w:tc>
          <w:tcPr>
            <w:tcW w:w="1075"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7E6D6AFC" w14:textId="77777777">
            <w:pPr>
              <w:rPr>
                <w:sz w:val="14"/>
                <w:szCs w:val="14"/>
              </w:rPr>
            </w:pPr>
            <w:r w:rsidRPr="00760178">
              <w:rPr>
                <w:sz w:val="14"/>
                <w:szCs w:val="14"/>
              </w:rPr>
              <w:t>Input</w:t>
            </w:r>
          </w:p>
        </w:tc>
        <w:tc>
          <w:tcPr>
            <w:tcW w:w="102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46AE51AA" w14:textId="77777777">
            <w:pPr>
              <w:rPr>
                <w:sz w:val="14"/>
                <w:szCs w:val="14"/>
              </w:rPr>
            </w:pPr>
            <w:r w:rsidRPr="00760178">
              <w:rPr>
                <w:sz w:val="14"/>
                <w:szCs w:val="14"/>
              </w:rPr>
              <w:t>Output</w:t>
            </w:r>
          </w:p>
        </w:tc>
        <w:tc>
          <w:tcPr>
            <w:tcW w:w="1194"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287FB403" w14:textId="77777777">
            <w:pPr>
              <w:rPr>
                <w:sz w:val="14"/>
                <w:szCs w:val="14"/>
              </w:rPr>
            </w:pPr>
            <w:r w:rsidRPr="00760178">
              <w:rPr>
                <w:sz w:val="14"/>
                <w:szCs w:val="14"/>
              </w:rPr>
              <w:t>Counter part</w:t>
            </w:r>
          </w:p>
        </w:tc>
      </w:tr>
      <w:tr w:rsidR="00B40048" w:rsidTr="6FA6F48F" w14:paraId="1A4353EC" w14:textId="77777777">
        <w:trPr>
          <w:trHeight w:val="279"/>
        </w:trPr>
        <w:tc>
          <w:tcPr>
            <w:tcW w:w="129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FA6F48F" w:rsidRDefault="00B40048" w14:paraId="19CD062A" w14:textId="08AA7AB4">
            <w:pPr>
              <w:rPr>
                <w:rFonts w:eastAsia="Arial" w:cs="Arial"/>
                <w:color w:val="000000" w:themeColor="text1"/>
                <w:sz w:val="14"/>
                <w:szCs w:val="14"/>
              </w:rPr>
            </w:pPr>
            <w:r w:rsidRPr="006766ED">
              <w:rPr>
                <w:sz w:val="14"/>
                <w:szCs w:val="14"/>
              </w:rPr>
              <w:t>Split flows before Trigger FBPCM for Initial FBC</w:t>
            </w:r>
          </w:p>
        </w:tc>
        <w:tc>
          <w:tcPr>
            <w:tcW w:w="96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6766ED" w:rsidR="00B40048" w:rsidP="6FA6F48F" w:rsidRDefault="00B40048" w14:paraId="149FB9D1" w14:textId="2B5692C3">
            <w:pPr>
              <w:rPr>
                <w:sz w:val="14"/>
                <w:szCs w:val="14"/>
              </w:rPr>
            </w:pPr>
            <w:r w:rsidRPr="006766ED">
              <w:rPr>
                <w:sz w:val="14"/>
                <w:szCs w:val="14"/>
              </w:rPr>
              <w:t>CCC</w:t>
            </w:r>
          </w:p>
        </w:tc>
        <w:tc>
          <w:tcPr>
            <w:tcW w:w="101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6766ED" w:rsidR="00B40048" w:rsidP="6FA6F48F" w:rsidRDefault="00B40048" w14:paraId="56633F76" w14:textId="7C8EB14B">
            <w:pPr>
              <w:rPr>
                <w:sz w:val="14"/>
                <w:szCs w:val="14"/>
              </w:rPr>
            </w:pPr>
            <w:r w:rsidRPr="006766ED">
              <w:rPr>
                <w:sz w:val="14"/>
                <w:szCs w:val="14"/>
              </w:rPr>
              <w:t>CCCt</w:t>
            </w:r>
          </w:p>
        </w:tc>
        <w:tc>
          <w:tcPr>
            <w:tcW w:w="2626"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0D642F7F" w14:textId="77777777">
            <w:pPr>
              <w:rPr>
                <w:sz w:val="14"/>
                <w:szCs w:val="14"/>
              </w:rPr>
            </w:pPr>
            <w:r w:rsidRPr="67A41994">
              <w:rPr>
                <w:sz w:val="14"/>
                <w:szCs w:val="14"/>
              </w:rPr>
              <w:t>See HLBP timetable as referred to under ‘2. Related documents’</w:t>
            </w:r>
          </w:p>
          <w:p w:rsidR="00B40048" w:rsidP="000A4806" w:rsidRDefault="00B40048" w14:paraId="383624E5" w14:textId="6CACE701">
            <w:pPr>
              <w:rPr>
                <w:sz w:val="14"/>
                <w:szCs w:val="14"/>
              </w:rPr>
            </w:pPr>
          </w:p>
        </w:tc>
        <w:tc>
          <w:tcPr>
            <w:tcW w:w="107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FA6F48F" w:rsidRDefault="00B40048" w14:paraId="0F47F4D3" w14:textId="43ADA116">
            <w:pPr>
              <w:rPr>
                <w:rFonts w:eastAsia="Arial" w:cs="Arial"/>
                <w:color w:val="000000" w:themeColor="text1"/>
                <w:sz w:val="14"/>
                <w:szCs w:val="14"/>
              </w:rPr>
            </w:pPr>
            <w:r w:rsidRPr="6FA6F48F">
              <w:rPr>
                <w:rFonts w:eastAsia="Arial" w:cs="Arial"/>
                <w:color w:val="498205"/>
                <w:sz w:val="14"/>
                <w:szCs w:val="14"/>
                <w:u w:val="single"/>
              </w:rPr>
              <w:t>-</w:t>
            </w:r>
          </w:p>
        </w:tc>
        <w:tc>
          <w:tcPr>
            <w:tcW w:w="102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2A3D57A9" w14:textId="057DE0D2">
            <w:pPr>
              <w:rPr>
                <w:sz w:val="14"/>
                <w:szCs w:val="14"/>
              </w:rPr>
            </w:pPr>
            <w:r w:rsidRPr="6FA6F48F">
              <w:rPr>
                <w:sz w:val="14"/>
                <w:szCs w:val="14"/>
              </w:rPr>
              <w:t>-</w:t>
            </w:r>
          </w:p>
        </w:tc>
        <w:tc>
          <w:tcPr>
            <w:tcW w:w="119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2CA57FF1" w14:textId="7C708BF2">
            <w:pPr>
              <w:rPr>
                <w:sz w:val="14"/>
                <w:szCs w:val="14"/>
              </w:rPr>
            </w:pPr>
            <w:r w:rsidRPr="6FA6F48F">
              <w:rPr>
                <w:sz w:val="14"/>
                <w:szCs w:val="14"/>
              </w:rPr>
              <w:t>-</w:t>
            </w:r>
          </w:p>
        </w:tc>
      </w:tr>
      <w:tr w:rsidRPr="00760178" w:rsidR="00B40048" w:rsidTr="00A85A02" w14:paraId="4D8E1A80" w14:textId="77777777">
        <w:trPr>
          <w:trHeight w:val="279"/>
        </w:trPr>
        <w:tc>
          <w:tcPr>
            <w:tcW w:w="129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44453C5F" w14:textId="77777777">
            <w:pPr>
              <w:rPr>
                <w:sz w:val="14"/>
                <w:szCs w:val="14"/>
              </w:rPr>
            </w:pPr>
            <w:r w:rsidRPr="00760178">
              <w:rPr>
                <w:sz w:val="14"/>
                <w:szCs w:val="14"/>
              </w:rPr>
              <w:t>Trigger FBPCM for Initial FBC, export vertices and ID ATC extraction</w:t>
            </w:r>
          </w:p>
        </w:tc>
        <w:tc>
          <w:tcPr>
            <w:tcW w:w="96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2F29E486" w14:textId="77777777">
            <w:pPr>
              <w:rPr>
                <w:sz w:val="14"/>
                <w:szCs w:val="14"/>
              </w:rPr>
            </w:pPr>
            <w:r w:rsidRPr="00760178">
              <w:rPr>
                <w:sz w:val="14"/>
                <w:szCs w:val="14"/>
              </w:rPr>
              <w:t>CCC</w:t>
            </w:r>
          </w:p>
        </w:tc>
        <w:tc>
          <w:tcPr>
            <w:tcW w:w="101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7530C49D" w14:textId="77777777">
            <w:pPr>
              <w:rPr>
                <w:sz w:val="14"/>
                <w:szCs w:val="14"/>
              </w:rPr>
            </w:pPr>
            <w:r w:rsidRPr="00760178">
              <w:rPr>
                <w:sz w:val="14"/>
                <w:szCs w:val="14"/>
              </w:rPr>
              <w:t>CCCt</w:t>
            </w:r>
          </w:p>
        </w:tc>
        <w:tc>
          <w:tcPr>
            <w:tcW w:w="2626" w:type="dxa"/>
            <w:gridSpan w:val="3"/>
            <w:vMerge/>
            <w:tcBorders>
              <w:left w:val="single" w:color="FFFFFF" w:themeColor="background1" w:sz="8" w:space="0"/>
            </w:tcBorders>
            <w:tcMar>
              <w:left w:w="99" w:type="dxa"/>
              <w:right w:w="99" w:type="dxa"/>
            </w:tcMar>
            <w:vAlign w:val="center"/>
          </w:tcPr>
          <w:p w:rsidRPr="00760178" w:rsidR="00B40048" w:rsidP="000A4806" w:rsidRDefault="00B40048" w14:paraId="22A80D64" w14:textId="3983B930">
            <w:pPr>
              <w:rPr>
                <w:sz w:val="14"/>
                <w:szCs w:val="14"/>
              </w:rPr>
            </w:pPr>
          </w:p>
        </w:tc>
        <w:tc>
          <w:tcPr>
            <w:tcW w:w="107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241675B2" w14:textId="77777777">
            <w:pPr>
              <w:rPr>
                <w:sz w:val="14"/>
                <w:szCs w:val="14"/>
              </w:rPr>
            </w:pPr>
            <w:r w:rsidRPr="00760178">
              <w:rPr>
                <w:sz w:val="14"/>
                <w:szCs w:val="14"/>
              </w:rPr>
              <w:t>-</w:t>
            </w:r>
          </w:p>
        </w:tc>
        <w:tc>
          <w:tcPr>
            <w:tcW w:w="102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0CADE244" w14:textId="77777777">
            <w:pPr>
              <w:rPr>
                <w:sz w:val="14"/>
                <w:szCs w:val="14"/>
              </w:rPr>
            </w:pPr>
            <w:r w:rsidRPr="00760178">
              <w:rPr>
                <w:sz w:val="14"/>
                <w:szCs w:val="14"/>
              </w:rPr>
              <w:t>-</w:t>
            </w:r>
          </w:p>
        </w:tc>
        <w:tc>
          <w:tcPr>
            <w:tcW w:w="119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05CE11D0" w14:textId="77777777">
            <w:pPr>
              <w:rPr>
                <w:sz w:val="14"/>
                <w:szCs w:val="14"/>
              </w:rPr>
            </w:pPr>
            <w:r w:rsidRPr="00760178">
              <w:rPr>
                <w:sz w:val="14"/>
                <w:szCs w:val="14"/>
              </w:rPr>
              <w:t>-</w:t>
            </w:r>
          </w:p>
        </w:tc>
      </w:tr>
      <w:tr w:rsidRPr="00760178" w:rsidR="00B40048" w:rsidTr="00A85A02" w14:paraId="520C05B2" w14:textId="77777777">
        <w:trPr>
          <w:trHeight w:val="279"/>
        </w:trPr>
        <w:tc>
          <w:tcPr>
            <w:tcW w:w="12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5F9B7458" w14:textId="77777777">
            <w:pPr>
              <w:rPr>
                <w:sz w:val="14"/>
                <w:szCs w:val="14"/>
              </w:rPr>
            </w:pPr>
            <w:r w:rsidRPr="00760178">
              <w:rPr>
                <w:sz w:val="14"/>
                <w:szCs w:val="14"/>
              </w:rPr>
              <w:t>Process Initial FBC Results</w:t>
            </w:r>
          </w:p>
        </w:tc>
        <w:tc>
          <w:tcPr>
            <w:tcW w:w="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69CB379F" w14:textId="77777777">
            <w:pPr>
              <w:rPr>
                <w:sz w:val="14"/>
                <w:szCs w:val="14"/>
              </w:rPr>
            </w:pPr>
            <w:r w:rsidRPr="00760178">
              <w:rPr>
                <w:sz w:val="14"/>
                <w:szCs w:val="14"/>
              </w:rPr>
              <w:t>CCC</w:t>
            </w:r>
          </w:p>
        </w:tc>
        <w:tc>
          <w:tcPr>
            <w:tcW w:w="101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3421BEEE" w14:textId="77777777">
            <w:pPr>
              <w:rPr>
                <w:sz w:val="14"/>
                <w:szCs w:val="14"/>
              </w:rPr>
            </w:pPr>
            <w:r w:rsidRPr="00760178">
              <w:rPr>
                <w:sz w:val="14"/>
                <w:szCs w:val="14"/>
              </w:rPr>
              <w:t>FBPCM</w:t>
            </w:r>
          </w:p>
        </w:tc>
        <w:tc>
          <w:tcPr>
            <w:tcW w:w="2626" w:type="dxa"/>
            <w:gridSpan w:val="3"/>
            <w:vMerge/>
            <w:tcBorders>
              <w:left w:val="single" w:color="FFFFFF" w:themeColor="background1" w:sz="8" w:space="0"/>
            </w:tcBorders>
          </w:tcPr>
          <w:p w:rsidRPr="00760178" w:rsidR="00B40048" w:rsidP="000A4806" w:rsidRDefault="00B40048" w14:paraId="0DA68715" w14:textId="77777777">
            <w:pPr>
              <w:rPr>
                <w:sz w:val="14"/>
                <w:szCs w:val="14"/>
              </w:rPr>
            </w:pPr>
          </w:p>
        </w:tc>
        <w:tc>
          <w:tcPr>
            <w:tcW w:w="107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4898E335" w14:textId="77777777">
            <w:pPr>
              <w:rPr>
                <w:sz w:val="14"/>
                <w:szCs w:val="14"/>
              </w:rPr>
            </w:pPr>
            <w:r w:rsidRPr="00760178">
              <w:rPr>
                <w:sz w:val="14"/>
                <w:szCs w:val="14"/>
              </w:rPr>
              <w:t>-</w:t>
            </w:r>
          </w:p>
        </w:tc>
        <w:tc>
          <w:tcPr>
            <w:tcW w:w="10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2C513309" w14:textId="77777777">
            <w:pPr>
              <w:rPr>
                <w:sz w:val="14"/>
                <w:szCs w:val="14"/>
              </w:rPr>
            </w:pPr>
            <w:r w:rsidRPr="00760178">
              <w:rPr>
                <w:sz w:val="14"/>
                <w:szCs w:val="14"/>
              </w:rPr>
              <w:t>-</w:t>
            </w:r>
          </w:p>
        </w:tc>
        <w:tc>
          <w:tcPr>
            <w:tcW w:w="119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421F9E63" w14:textId="035C32C4">
            <w:pPr>
              <w:rPr>
                <w:sz w:val="14"/>
                <w:szCs w:val="14"/>
              </w:rPr>
            </w:pPr>
            <w:r w:rsidRPr="6FA6F48F">
              <w:rPr>
                <w:sz w:val="14"/>
                <w:szCs w:val="14"/>
              </w:rPr>
              <w:t>-</w:t>
            </w:r>
          </w:p>
        </w:tc>
      </w:tr>
      <w:tr w:rsidRPr="00760178" w:rsidR="00B40048" w:rsidTr="00A85A02" w14:paraId="2BD5C845" w14:textId="77777777">
        <w:trPr>
          <w:trHeight w:val="279"/>
        </w:trPr>
        <w:tc>
          <w:tcPr>
            <w:tcW w:w="12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5B6B4323" w14:textId="673D0AF4">
            <w:pPr>
              <w:rPr>
                <w:sz w:val="14"/>
                <w:szCs w:val="14"/>
              </w:rPr>
            </w:pPr>
            <w:r>
              <w:rPr>
                <w:sz w:val="14"/>
                <w:szCs w:val="14"/>
              </w:rPr>
              <w:t>Prepare internal RefProg after initial Computation</w:t>
            </w:r>
          </w:p>
        </w:tc>
        <w:tc>
          <w:tcPr>
            <w:tcW w:w="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3CFB8C40" w14:textId="0F985551">
            <w:pPr>
              <w:rPr>
                <w:sz w:val="14"/>
                <w:szCs w:val="14"/>
              </w:rPr>
            </w:pPr>
            <w:r>
              <w:rPr>
                <w:sz w:val="14"/>
                <w:szCs w:val="14"/>
              </w:rPr>
              <w:t>CCC</w:t>
            </w:r>
          </w:p>
        </w:tc>
        <w:tc>
          <w:tcPr>
            <w:tcW w:w="101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19405ABB" w14:textId="2AAC635D">
            <w:pPr>
              <w:rPr>
                <w:sz w:val="14"/>
                <w:szCs w:val="14"/>
              </w:rPr>
            </w:pPr>
            <w:r>
              <w:rPr>
                <w:sz w:val="14"/>
                <w:szCs w:val="14"/>
              </w:rPr>
              <w:t>CCCt</w:t>
            </w:r>
          </w:p>
        </w:tc>
        <w:tc>
          <w:tcPr>
            <w:tcW w:w="2626" w:type="dxa"/>
            <w:gridSpan w:val="3"/>
            <w:vMerge/>
            <w:tcBorders>
              <w:left w:val="single" w:color="FFFFFF" w:themeColor="background1" w:sz="8" w:space="0"/>
            </w:tcBorders>
          </w:tcPr>
          <w:p w:rsidRPr="00760178" w:rsidR="00B40048" w:rsidP="000A4806" w:rsidRDefault="00B40048" w14:paraId="54E5657D" w14:textId="77777777">
            <w:pPr>
              <w:rPr>
                <w:sz w:val="14"/>
                <w:szCs w:val="14"/>
              </w:rPr>
            </w:pPr>
          </w:p>
        </w:tc>
        <w:tc>
          <w:tcPr>
            <w:tcW w:w="107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7F735708" w14:textId="4F7F6F4A">
            <w:pPr>
              <w:rPr>
                <w:sz w:val="14"/>
                <w:szCs w:val="14"/>
              </w:rPr>
            </w:pPr>
            <w:r>
              <w:rPr>
                <w:sz w:val="14"/>
                <w:szCs w:val="14"/>
              </w:rPr>
              <w:t>-</w:t>
            </w:r>
          </w:p>
        </w:tc>
        <w:tc>
          <w:tcPr>
            <w:tcW w:w="10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06DEB9F5" w14:textId="30BCC57C">
            <w:pPr>
              <w:rPr>
                <w:sz w:val="14"/>
                <w:szCs w:val="14"/>
              </w:rPr>
            </w:pPr>
            <w:r>
              <w:rPr>
                <w:sz w:val="14"/>
                <w:szCs w:val="14"/>
              </w:rPr>
              <w:t>-</w:t>
            </w:r>
          </w:p>
        </w:tc>
        <w:tc>
          <w:tcPr>
            <w:tcW w:w="119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6FA6F48F" w:rsidR="00B40048" w:rsidP="000A4806" w:rsidRDefault="00B40048" w14:paraId="29909CA2" w14:textId="484360B3">
            <w:pPr>
              <w:rPr>
                <w:sz w:val="14"/>
                <w:szCs w:val="14"/>
              </w:rPr>
            </w:pPr>
            <w:r>
              <w:rPr>
                <w:sz w:val="14"/>
                <w:szCs w:val="14"/>
              </w:rPr>
              <w:t>-</w:t>
            </w:r>
          </w:p>
        </w:tc>
      </w:tr>
      <w:tr w:rsidRPr="00760178" w:rsidR="00B40048" w:rsidTr="00A85A02" w14:paraId="4AA34C72" w14:textId="77777777">
        <w:trPr>
          <w:trHeight w:val="279"/>
        </w:trPr>
        <w:tc>
          <w:tcPr>
            <w:tcW w:w="129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32434D50" w14:textId="77777777">
            <w:pPr>
              <w:rPr>
                <w:sz w:val="14"/>
                <w:szCs w:val="14"/>
              </w:rPr>
            </w:pPr>
            <w:r w:rsidRPr="00760178">
              <w:rPr>
                <w:sz w:val="14"/>
                <w:szCs w:val="14"/>
              </w:rPr>
              <w:t>Distribute Initial FBC Results</w:t>
            </w:r>
          </w:p>
        </w:tc>
        <w:tc>
          <w:tcPr>
            <w:tcW w:w="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5AF9D31F" w14:textId="77777777">
            <w:pPr>
              <w:rPr>
                <w:sz w:val="14"/>
                <w:szCs w:val="14"/>
              </w:rPr>
            </w:pPr>
            <w:r w:rsidRPr="00760178">
              <w:rPr>
                <w:sz w:val="14"/>
                <w:szCs w:val="14"/>
              </w:rPr>
              <w:t>CCC</w:t>
            </w:r>
          </w:p>
        </w:tc>
        <w:tc>
          <w:tcPr>
            <w:tcW w:w="101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3D253D07" w14:textId="77777777">
            <w:pPr>
              <w:rPr>
                <w:sz w:val="14"/>
                <w:szCs w:val="14"/>
              </w:rPr>
            </w:pPr>
            <w:r w:rsidRPr="00760178">
              <w:rPr>
                <w:sz w:val="14"/>
                <w:szCs w:val="14"/>
              </w:rPr>
              <w:t>CCCt</w:t>
            </w:r>
          </w:p>
        </w:tc>
        <w:tc>
          <w:tcPr>
            <w:tcW w:w="2626" w:type="dxa"/>
            <w:gridSpan w:val="3"/>
            <w:vMerge/>
            <w:tcBorders>
              <w:left w:val="single" w:color="FFFFFF" w:themeColor="background1" w:sz="8" w:space="0"/>
            </w:tcBorders>
          </w:tcPr>
          <w:p w:rsidRPr="00760178" w:rsidR="00B40048" w:rsidP="000A4806" w:rsidRDefault="00B40048" w14:paraId="58A31D8B" w14:textId="77777777">
            <w:pPr>
              <w:rPr>
                <w:sz w:val="14"/>
                <w:szCs w:val="14"/>
              </w:rPr>
            </w:pPr>
          </w:p>
        </w:tc>
        <w:tc>
          <w:tcPr>
            <w:tcW w:w="107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04B13BD6" w14:textId="77777777">
            <w:pPr>
              <w:rPr>
                <w:sz w:val="14"/>
                <w:szCs w:val="14"/>
              </w:rPr>
            </w:pPr>
            <w:r w:rsidRPr="00760178">
              <w:rPr>
                <w:sz w:val="14"/>
                <w:szCs w:val="14"/>
              </w:rPr>
              <w:t>-</w:t>
            </w:r>
          </w:p>
        </w:tc>
        <w:tc>
          <w:tcPr>
            <w:tcW w:w="102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1E512828" w14:textId="77777777">
            <w:pPr>
              <w:rPr>
                <w:sz w:val="14"/>
                <w:szCs w:val="14"/>
              </w:rPr>
            </w:pPr>
          </w:p>
        </w:tc>
        <w:tc>
          <w:tcPr>
            <w:tcW w:w="119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B40048" w:rsidP="000A4806" w:rsidRDefault="00B40048" w14:paraId="2A7E4ED7" w14:textId="77777777">
            <w:pPr>
              <w:rPr>
                <w:sz w:val="14"/>
                <w:szCs w:val="14"/>
              </w:rPr>
            </w:pPr>
            <w:r w:rsidRPr="00760178">
              <w:rPr>
                <w:sz w:val="14"/>
                <w:szCs w:val="14"/>
              </w:rPr>
              <w:t>-</w:t>
            </w:r>
          </w:p>
        </w:tc>
      </w:tr>
    </w:tbl>
    <w:p w:rsidRPr="005E3B83" w:rsidR="005E3B83" w:rsidP="00B47D5C" w:rsidRDefault="47656B1D" w14:paraId="447B0602" w14:textId="77777777">
      <w:pPr>
        <w:pStyle w:val="Heading3"/>
      </w:pPr>
      <w:bookmarkStart w:name="_Toc714923056" w:id="231"/>
      <w:bookmarkStart w:name="_Toc351664589" w:id="232"/>
      <w:r>
        <w:t>Backup and Fallback processes</w:t>
      </w:r>
      <w:bookmarkEnd w:id="231"/>
      <w:bookmarkEnd w:id="232"/>
    </w:p>
    <w:p w:rsidRPr="005E3B83" w:rsidR="005E3B83" w:rsidP="002530D3" w:rsidRDefault="005E3B83" w14:paraId="3EA25910" w14:textId="77777777">
      <w:bookmarkStart w:name="_Hlk90999403" w:id="233"/>
      <w:r w:rsidRPr="005E3B83">
        <w:t>As soon as an issue with the CCCt is identified (e.g. blocking the process to run normally), the CCC must call or email Unicorn Core helpdesk. If applicable trigger the following actions before the Backup/fallback time:</w:t>
      </w:r>
    </w:p>
    <w:tbl>
      <w:tblPr>
        <w:tblW w:w="9309" w:type="dxa"/>
        <w:tblLook w:val="06A0" w:firstRow="1" w:lastRow="0" w:firstColumn="1" w:lastColumn="0" w:noHBand="1" w:noVBand="1"/>
      </w:tblPr>
      <w:tblGrid>
        <w:gridCol w:w="806"/>
        <w:gridCol w:w="1191"/>
        <w:gridCol w:w="2088"/>
        <w:gridCol w:w="2768"/>
        <w:gridCol w:w="734"/>
        <w:gridCol w:w="764"/>
        <w:gridCol w:w="958"/>
      </w:tblGrid>
      <w:tr w:rsidRPr="00760178" w:rsidR="00097F92" w:rsidTr="47E385B5" w14:paraId="602B6427" w14:textId="77777777">
        <w:trPr>
          <w:trHeight w:val="535"/>
        </w:trPr>
        <w:tc>
          <w:tcPr>
            <w:tcW w:w="806"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760178" w:rsidR="005E3B83" w:rsidP="000A4806" w:rsidRDefault="005E3B83" w14:paraId="2167D12A" w14:textId="77777777">
            <w:pPr>
              <w:rPr>
                <w:sz w:val="14"/>
                <w:szCs w:val="14"/>
              </w:rPr>
            </w:pPr>
            <w:bookmarkStart w:name="_Intermediate_Flow_Based" w:id="234"/>
            <w:bookmarkStart w:name="_MON_1421500225" w:id="235"/>
            <w:bookmarkEnd w:id="233"/>
            <w:bookmarkEnd w:id="234"/>
            <w:bookmarkEnd w:id="235"/>
            <w:r w:rsidRPr="00760178">
              <w:rPr>
                <w:sz w:val="14"/>
                <w:szCs w:val="14"/>
              </w:rPr>
              <w:t>Backup ID</w:t>
            </w:r>
          </w:p>
        </w:tc>
        <w:tc>
          <w:tcPr>
            <w:tcW w:w="119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60178" w:rsidR="005E3B83" w:rsidP="000A4806" w:rsidRDefault="005E3B83" w14:paraId="26CFF6AD" w14:textId="77777777">
            <w:pPr>
              <w:rPr>
                <w:sz w:val="14"/>
                <w:szCs w:val="14"/>
              </w:rPr>
            </w:pPr>
            <w:r w:rsidRPr="00760178">
              <w:rPr>
                <w:sz w:val="14"/>
                <w:szCs w:val="14"/>
              </w:rPr>
              <w:t>Process Step</w:t>
            </w:r>
          </w:p>
        </w:tc>
        <w:tc>
          <w:tcPr>
            <w:tcW w:w="208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60178" w:rsidR="005E3B83" w:rsidP="000A4806" w:rsidRDefault="005E3B83" w14:paraId="13370A17" w14:textId="77777777">
            <w:pPr>
              <w:rPr>
                <w:sz w:val="14"/>
                <w:szCs w:val="14"/>
              </w:rPr>
            </w:pPr>
            <w:r w:rsidRPr="00760178">
              <w:rPr>
                <w:sz w:val="14"/>
                <w:szCs w:val="14"/>
              </w:rPr>
              <w:t>Description</w:t>
            </w:r>
          </w:p>
        </w:tc>
        <w:tc>
          <w:tcPr>
            <w:tcW w:w="276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60178" w:rsidR="005E3B83" w:rsidP="000A4806" w:rsidRDefault="005E3B83" w14:paraId="418AD385" w14:textId="77777777">
            <w:pPr>
              <w:rPr>
                <w:sz w:val="14"/>
                <w:szCs w:val="14"/>
              </w:rPr>
            </w:pPr>
            <w:r w:rsidRPr="00760178">
              <w:rPr>
                <w:sz w:val="14"/>
                <w:szCs w:val="14"/>
              </w:rPr>
              <w:t>Solution/Action</w:t>
            </w:r>
          </w:p>
        </w:tc>
        <w:tc>
          <w:tcPr>
            <w:tcW w:w="73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60178" w:rsidR="005E3B83" w:rsidP="000A4806" w:rsidRDefault="005E3B83" w14:paraId="05E173E1" w14:textId="77777777">
            <w:pPr>
              <w:rPr>
                <w:sz w:val="14"/>
                <w:szCs w:val="14"/>
              </w:rPr>
            </w:pPr>
            <w:r w:rsidRPr="00760178">
              <w:rPr>
                <w:sz w:val="14"/>
                <w:szCs w:val="14"/>
              </w:rPr>
              <w:t>Owner</w:t>
            </w:r>
          </w:p>
        </w:tc>
        <w:tc>
          <w:tcPr>
            <w:tcW w:w="76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60178" w:rsidR="005E3B83" w:rsidP="000A4806" w:rsidRDefault="005E3B83" w14:paraId="35273B0E" w14:textId="77777777">
            <w:pPr>
              <w:rPr>
                <w:sz w:val="14"/>
                <w:szCs w:val="14"/>
              </w:rPr>
            </w:pPr>
            <w:r w:rsidRPr="00760178">
              <w:rPr>
                <w:sz w:val="14"/>
                <w:szCs w:val="14"/>
              </w:rPr>
              <w:t>Tool</w:t>
            </w:r>
          </w:p>
        </w:tc>
        <w:tc>
          <w:tcPr>
            <w:tcW w:w="958" w:type="dxa"/>
            <w:tcBorders>
              <w:top w:val="nil"/>
              <w:left w:val="single" w:color="FFFFFF" w:themeColor="background1" w:sz="8" w:space="0"/>
              <w:bottom w:val="nil"/>
              <w:right w:val="nil"/>
            </w:tcBorders>
            <w:shd w:val="clear" w:color="auto" w:fill="2F2F2F" w:themeFill="text2" w:themeFillShade="80"/>
            <w:vAlign w:val="center"/>
          </w:tcPr>
          <w:p w:rsidRPr="00760178" w:rsidR="005E3B83" w:rsidP="000A4806" w:rsidRDefault="005E3B83" w14:paraId="3D116A64" w14:textId="77777777">
            <w:pPr>
              <w:rPr>
                <w:sz w:val="14"/>
                <w:szCs w:val="14"/>
              </w:rPr>
            </w:pPr>
            <w:r w:rsidRPr="00760178">
              <w:rPr>
                <w:sz w:val="14"/>
                <w:szCs w:val="14"/>
              </w:rPr>
              <w:t>Email Template #</w:t>
            </w:r>
          </w:p>
        </w:tc>
      </w:tr>
      <w:tr w:rsidRPr="00760178" w:rsidR="00B40048" w:rsidTr="00375887" w14:paraId="5A1A6206" w14:textId="77777777">
        <w:trPr>
          <w:trHeight w:val="771"/>
        </w:trPr>
        <w:tc>
          <w:tcPr>
            <w:tcW w:w="80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60178" w:rsidR="00B40048" w:rsidP="000A4806" w:rsidRDefault="00B40048" w14:paraId="7BAE2699" w14:textId="642875DB">
            <w:pPr>
              <w:rPr>
                <w:sz w:val="14"/>
                <w:szCs w:val="14"/>
              </w:rPr>
            </w:pPr>
            <w:r w:rsidRPr="47E385B5">
              <w:rPr>
                <w:sz w:val="14"/>
                <w:szCs w:val="14"/>
              </w:rPr>
              <w:t xml:space="preserve"> ID2_1</w:t>
            </w:r>
            <w:r>
              <w:rPr>
                <w:sz w:val="14"/>
                <w:szCs w:val="14"/>
              </w:rPr>
              <w:t>0</w:t>
            </w:r>
          </w:p>
        </w:tc>
        <w:tc>
          <w:tcPr>
            <w:tcW w:w="1191"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vAlign w:val="center"/>
          </w:tcPr>
          <w:p w:rsidRPr="00760178" w:rsidR="00B40048" w:rsidP="000A4806" w:rsidRDefault="00B40048" w14:paraId="630BB424" w14:textId="1666DE3D">
            <w:pPr>
              <w:rPr>
                <w:sz w:val="14"/>
                <w:szCs w:val="14"/>
              </w:rPr>
            </w:pPr>
            <w:r w:rsidRPr="00760178">
              <w:rPr>
                <w:sz w:val="14"/>
                <w:szCs w:val="14"/>
              </w:rPr>
              <w:t>Initial FB computation</w:t>
            </w:r>
          </w:p>
        </w:tc>
        <w:tc>
          <w:tcPr>
            <w:tcW w:w="2088"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760178" w:rsidR="00B40048" w:rsidP="000A4806" w:rsidRDefault="00B40048" w14:paraId="530AACF5" w14:textId="77777777">
            <w:pPr>
              <w:rPr>
                <w:sz w:val="14"/>
                <w:szCs w:val="14"/>
              </w:rPr>
            </w:pPr>
            <w:r w:rsidRPr="00760178">
              <w:rPr>
                <w:sz w:val="14"/>
                <w:szCs w:val="14"/>
              </w:rPr>
              <w:t xml:space="preserve">Issue/error with initial FB computation </w:t>
            </w:r>
          </w:p>
        </w:tc>
        <w:tc>
          <w:tcPr>
            <w:tcW w:w="276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60178" w:rsidR="00B40048" w:rsidP="000A4806" w:rsidRDefault="00B40048" w14:paraId="5B9A11B6" w14:textId="78DBFA32">
            <w:pPr>
              <w:rPr>
                <w:sz w:val="14"/>
                <w:szCs w:val="14"/>
              </w:rPr>
            </w:pPr>
            <w:r w:rsidRPr="6FA6F48F">
              <w:rPr>
                <w:sz w:val="14"/>
                <w:szCs w:val="14"/>
              </w:rPr>
              <w:t>If computation is not successfully finished by Critical End Time, inform parties per e-mail template about failure on provision of computed NTCs.</w:t>
            </w:r>
          </w:p>
        </w:tc>
        <w:tc>
          <w:tcPr>
            <w:tcW w:w="73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60178" w:rsidR="00B40048" w:rsidP="000A4806" w:rsidRDefault="00B40048" w14:paraId="40A663BC" w14:textId="77777777">
            <w:pPr>
              <w:rPr>
                <w:sz w:val="14"/>
                <w:szCs w:val="14"/>
              </w:rPr>
            </w:pPr>
            <w:r w:rsidRPr="00760178">
              <w:rPr>
                <w:sz w:val="14"/>
                <w:szCs w:val="14"/>
              </w:rPr>
              <w:t>CCC</w:t>
            </w:r>
          </w:p>
        </w:tc>
        <w:tc>
          <w:tcPr>
            <w:tcW w:w="76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60178" w:rsidR="00B40048" w:rsidP="000A4806" w:rsidRDefault="00B40048" w14:paraId="4A4CFD5C" w14:textId="77777777">
            <w:pPr>
              <w:rPr>
                <w:sz w:val="14"/>
                <w:szCs w:val="14"/>
              </w:rPr>
            </w:pPr>
            <w:r w:rsidRPr="00760178">
              <w:rPr>
                <w:sz w:val="14"/>
                <w:szCs w:val="14"/>
              </w:rPr>
              <w:t>Email</w:t>
            </w:r>
          </w:p>
        </w:tc>
        <w:tc>
          <w:tcPr>
            <w:tcW w:w="95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60178" w:rsidR="00B40048" w:rsidP="000A4806" w:rsidRDefault="00B40048" w14:paraId="06A09901" w14:textId="77777777">
            <w:pPr>
              <w:rPr>
                <w:sz w:val="14"/>
                <w:szCs w:val="14"/>
              </w:rPr>
            </w:pPr>
            <w:r w:rsidRPr="00760178">
              <w:rPr>
                <w:sz w:val="14"/>
                <w:szCs w:val="14"/>
              </w:rPr>
              <w:t>2</w:t>
            </w:r>
          </w:p>
        </w:tc>
      </w:tr>
      <w:tr w:rsidRPr="00760178" w:rsidR="00B40048" w:rsidTr="00375887" w14:paraId="08174C2D" w14:textId="77777777">
        <w:trPr>
          <w:trHeight w:val="672"/>
        </w:trPr>
        <w:tc>
          <w:tcPr>
            <w:tcW w:w="80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760178" w:rsidR="00B40048" w:rsidP="000A4806" w:rsidRDefault="00B40048" w14:paraId="54CA9361" w14:textId="7F3E487E">
            <w:pPr>
              <w:rPr>
                <w:sz w:val="14"/>
                <w:szCs w:val="14"/>
              </w:rPr>
            </w:pPr>
            <w:r w:rsidRPr="47E385B5">
              <w:rPr>
                <w:sz w:val="14"/>
                <w:szCs w:val="14"/>
              </w:rPr>
              <w:t>ID2_1</w:t>
            </w:r>
            <w:r>
              <w:rPr>
                <w:sz w:val="14"/>
                <w:szCs w:val="14"/>
              </w:rPr>
              <w:t>1</w:t>
            </w:r>
          </w:p>
        </w:tc>
        <w:tc>
          <w:tcPr>
            <w:tcW w:w="1191" w:type="dxa"/>
            <w:vMerge/>
            <w:tcBorders>
              <w:left w:val="single" w:color="FFFFFF" w:themeColor="background1" w:sz="8" w:space="0"/>
              <w:right w:val="single" w:color="FFFFFF" w:themeColor="background1" w:sz="8" w:space="0"/>
            </w:tcBorders>
            <w:vAlign w:val="center"/>
          </w:tcPr>
          <w:p w:rsidRPr="00760178" w:rsidR="00B40048" w:rsidP="000A4806" w:rsidRDefault="00B40048" w14:paraId="7A84CB20" w14:textId="6A240897">
            <w:pPr>
              <w:rPr>
                <w:sz w:val="14"/>
                <w:szCs w:val="14"/>
              </w:rPr>
            </w:pPr>
          </w:p>
        </w:tc>
        <w:tc>
          <w:tcPr>
            <w:tcW w:w="2088"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760178" w:rsidR="00B40048" w:rsidP="000A4806" w:rsidRDefault="00B40048" w14:paraId="53717120" w14:textId="77777777">
            <w:pPr>
              <w:rPr>
                <w:sz w:val="14"/>
                <w:szCs w:val="14"/>
              </w:rPr>
            </w:pPr>
            <w:r w:rsidRPr="00760178">
              <w:rPr>
                <w:sz w:val="14"/>
                <w:szCs w:val="14"/>
              </w:rPr>
              <w:t>Fallback applied for TSs during initial FB computation</w:t>
            </w:r>
          </w:p>
          <w:p w:rsidRPr="00760178" w:rsidR="00B40048" w:rsidP="000A4806" w:rsidRDefault="00B40048" w14:paraId="420DC50C" w14:textId="77777777">
            <w:pPr>
              <w:rPr>
                <w:sz w:val="14"/>
                <w:szCs w:val="14"/>
              </w:rPr>
            </w:pPr>
          </w:p>
        </w:tc>
        <w:tc>
          <w:tcPr>
            <w:tcW w:w="276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60178" w:rsidR="00B40048" w:rsidP="000A4806" w:rsidRDefault="00B40048" w14:paraId="254D30D5" w14:textId="77777777">
            <w:pPr>
              <w:rPr>
                <w:sz w:val="14"/>
                <w:szCs w:val="14"/>
              </w:rPr>
            </w:pPr>
            <w:r w:rsidRPr="00760178">
              <w:rPr>
                <w:sz w:val="14"/>
                <w:szCs w:val="14"/>
              </w:rPr>
              <w:t>1. Inform all parties via email template about results and the timestamps with a fallback applied</w:t>
            </w:r>
          </w:p>
          <w:p w:rsidRPr="00760178" w:rsidR="00B40048" w:rsidP="000A4806" w:rsidRDefault="00B40048" w14:paraId="1D571C32" w14:textId="77777777">
            <w:pPr>
              <w:rPr>
                <w:sz w:val="14"/>
                <w:szCs w:val="14"/>
              </w:rPr>
            </w:pPr>
            <w:r w:rsidRPr="00760178">
              <w:rPr>
                <w:sz w:val="14"/>
                <w:szCs w:val="14"/>
              </w:rPr>
              <w:t>2. Trigger an investigation by Unicorn</w:t>
            </w:r>
          </w:p>
        </w:tc>
        <w:tc>
          <w:tcPr>
            <w:tcW w:w="73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60178" w:rsidR="00B40048" w:rsidP="000A4806" w:rsidRDefault="00B40048" w14:paraId="31E16236" w14:textId="77777777">
            <w:pPr>
              <w:rPr>
                <w:sz w:val="14"/>
                <w:szCs w:val="14"/>
              </w:rPr>
            </w:pPr>
            <w:r w:rsidRPr="00760178">
              <w:rPr>
                <w:sz w:val="14"/>
                <w:szCs w:val="14"/>
              </w:rPr>
              <w:t>CCC</w:t>
            </w:r>
          </w:p>
        </w:tc>
        <w:tc>
          <w:tcPr>
            <w:tcW w:w="76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60178" w:rsidR="00B40048" w:rsidP="000A4806" w:rsidRDefault="00B40048" w14:paraId="2E81865D" w14:textId="77777777">
            <w:pPr>
              <w:rPr>
                <w:sz w:val="14"/>
                <w:szCs w:val="14"/>
              </w:rPr>
            </w:pPr>
            <w:r w:rsidRPr="00760178">
              <w:rPr>
                <w:sz w:val="14"/>
                <w:szCs w:val="14"/>
              </w:rPr>
              <w:t>Email</w:t>
            </w:r>
          </w:p>
        </w:tc>
        <w:tc>
          <w:tcPr>
            <w:tcW w:w="95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60178" w:rsidR="00B40048" w:rsidP="000A4806" w:rsidRDefault="00B40048" w14:paraId="3A0C61F8" w14:textId="77777777">
            <w:pPr>
              <w:rPr>
                <w:sz w:val="14"/>
                <w:szCs w:val="14"/>
              </w:rPr>
            </w:pPr>
            <w:r w:rsidRPr="00760178">
              <w:rPr>
                <w:sz w:val="14"/>
                <w:szCs w:val="14"/>
              </w:rPr>
              <w:t>5</w:t>
            </w:r>
          </w:p>
        </w:tc>
      </w:tr>
    </w:tbl>
    <w:p w:rsidRPr="005E3B83" w:rsidR="005E3B83" w:rsidP="00B47D5C" w:rsidRDefault="029219A7" w14:paraId="159A0721" w14:textId="77777777">
      <w:pPr>
        <w:pStyle w:val="Heading2"/>
      </w:pPr>
      <w:bookmarkStart w:name="_Toc2113782734" w:id="236"/>
      <w:bookmarkStart w:name="_Toc286783621" w:id="237"/>
      <w:bookmarkStart w:name="_Toc131506865" w:id="238"/>
      <w:bookmarkStart w:name="_Toc224121669" w:id="239"/>
      <w:r>
        <w:t>Individual Validation</w:t>
      </w:r>
      <w:bookmarkEnd w:id="236"/>
      <w:bookmarkEnd w:id="237"/>
      <w:bookmarkEnd w:id="238"/>
      <w:bookmarkEnd w:id="239"/>
    </w:p>
    <w:tbl>
      <w:tblPr>
        <w:tblW w:w="9200" w:type="dxa"/>
        <w:tblInd w:w="90" w:type="dxa"/>
        <w:tblLook w:val="04A0" w:firstRow="1" w:lastRow="0" w:firstColumn="1" w:lastColumn="0" w:noHBand="0" w:noVBand="1"/>
      </w:tblPr>
      <w:tblGrid>
        <w:gridCol w:w="1371"/>
        <w:gridCol w:w="1019"/>
        <w:gridCol w:w="1037"/>
        <w:gridCol w:w="884"/>
        <w:gridCol w:w="906"/>
        <w:gridCol w:w="910"/>
        <w:gridCol w:w="1255"/>
        <w:gridCol w:w="1121"/>
        <w:gridCol w:w="697"/>
      </w:tblGrid>
      <w:tr w:rsidRPr="00760178" w:rsidR="005E3B83" w:rsidTr="6FA6F48F" w14:paraId="10F249F3" w14:textId="77777777">
        <w:trPr>
          <w:trHeight w:val="279"/>
        </w:trPr>
        <w:tc>
          <w:tcPr>
            <w:tcW w:w="139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511036AF" w14:textId="77777777">
            <w:pPr>
              <w:rPr>
                <w:sz w:val="14"/>
                <w:szCs w:val="14"/>
              </w:rPr>
            </w:pPr>
            <w:r w:rsidRPr="00760178">
              <w:rPr>
                <w:sz w:val="14"/>
                <w:szCs w:val="14"/>
              </w:rPr>
              <w:t>Activity</w:t>
            </w:r>
          </w:p>
        </w:tc>
        <w:tc>
          <w:tcPr>
            <w:tcW w:w="104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760EB7AB" w14:textId="77777777">
            <w:pPr>
              <w:rPr>
                <w:sz w:val="14"/>
                <w:szCs w:val="14"/>
              </w:rPr>
            </w:pPr>
            <w:r w:rsidRPr="00760178">
              <w:rPr>
                <w:sz w:val="14"/>
                <w:szCs w:val="14"/>
              </w:rPr>
              <w:t>Owner</w:t>
            </w:r>
          </w:p>
        </w:tc>
        <w:tc>
          <w:tcPr>
            <w:tcW w:w="106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2DA9066B" w14:textId="77777777">
            <w:pPr>
              <w:rPr>
                <w:sz w:val="14"/>
                <w:szCs w:val="14"/>
              </w:rPr>
            </w:pPr>
            <w:r w:rsidRPr="00760178">
              <w:rPr>
                <w:sz w:val="14"/>
                <w:szCs w:val="14"/>
              </w:rPr>
              <w:t>Tool</w:t>
            </w:r>
          </w:p>
        </w:tc>
        <w:tc>
          <w:tcPr>
            <w:tcW w:w="90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486814E8" w14:textId="77777777">
            <w:pPr>
              <w:rPr>
                <w:sz w:val="14"/>
                <w:szCs w:val="14"/>
              </w:rPr>
            </w:pPr>
            <w:r w:rsidRPr="00760178">
              <w:rPr>
                <w:sz w:val="14"/>
                <w:szCs w:val="14"/>
              </w:rPr>
              <w:t>Target Start Time</w:t>
            </w:r>
          </w:p>
        </w:tc>
        <w:tc>
          <w:tcPr>
            <w:tcW w:w="92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5BF6E08C" w14:textId="77777777">
            <w:pPr>
              <w:rPr>
                <w:sz w:val="14"/>
                <w:szCs w:val="14"/>
              </w:rPr>
            </w:pPr>
            <w:r w:rsidRPr="00760178">
              <w:rPr>
                <w:sz w:val="14"/>
                <w:szCs w:val="14"/>
              </w:rPr>
              <w:t>Target End Time</w:t>
            </w:r>
          </w:p>
        </w:tc>
        <w:tc>
          <w:tcPr>
            <w:tcW w:w="926"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291133A7" w14:textId="77777777">
            <w:pPr>
              <w:rPr>
                <w:sz w:val="14"/>
                <w:szCs w:val="14"/>
              </w:rPr>
            </w:pPr>
            <w:r w:rsidRPr="00760178">
              <w:rPr>
                <w:sz w:val="14"/>
                <w:szCs w:val="14"/>
              </w:rPr>
              <w:t>Critical End Time</w:t>
            </w:r>
          </w:p>
        </w:tc>
        <w:tc>
          <w:tcPr>
            <w:tcW w:w="2943"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13F74A83" w14:textId="77777777">
            <w:pPr>
              <w:rPr>
                <w:sz w:val="14"/>
                <w:szCs w:val="14"/>
              </w:rPr>
            </w:pPr>
            <w:r w:rsidRPr="00760178">
              <w:rPr>
                <w:sz w:val="14"/>
                <w:szCs w:val="14"/>
              </w:rPr>
              <w:t>Data Exchange</w:t>
            </w:r>
          </w:p>
        </w:tc>
      </w:tr>
      <w:tr w:rsidRPr="00760178" w:rsidR="005E3B83" w:rsidTr="6FA6F48F" w14:paraId="28B90A31" w14:textId="77777777">
        <w:trPr>
          <w:trHeight w:val="279"/>
        </w:trPr>
        <w:tc>
          <w:tcPr>
            <w:tcW w:w="1398" w:type="dxa"/>
            <w:vMerge/>
          </w:tcPr>
          <w:p w:rsidRPr="00760178" w:rsidR="005E3B83" w:rsidP="000A4806" w:rsidRDefault="005E3B83" w14:paraId="3A0BB842" w14:textId="77777777">
            <w:pPr>
              <w:rPr>
                <w:sz w:val="14"/>
                <w:szCs w:val="14"/>
              </w:rPr>
            </w:pPr>
          </w:p>
        </w:tc>
        <w:tc>
          <w:tcPr>
            <w:tcW w:w="1043" w:type="dxa"/>
            <w:vMerge/>
          </w:tcPr>
          <w:p w:rsidRPr="00760178" w:rsidR="005E3B83" w:rsidP="000A4806" w:rsidRDefault="005E3B83" w14:paraId="6EA892AB" w14:textId="77777777">
            <w:pPr>
              <w:rPr>
                <w:sz w:val="14"/>
                <w:szCs w:val="14"/>
              </w:rPr>
            </w:pPr>
          </w:p>
        </w:tc>
        <w:tc>
          <w:tcPr>
            <w:tcW w:w="1066" w:type="dxa"/>
            <w:vMerge/>
          </w:tcPr>
          <w:p w:rsidRPr="00760178" w:rsidR="005E3B83" w:rsidP="000A4806" w:rsidRDefault="005E3B83" w14:paraId="540F8A07" w14:textId="77777777">
            <w:pPr>
              <w:rPr>
                <w:sz w:val="14"/>
                <w:szCs w:val="14"/>
              </w:rPr>
            </w:pPr>
          </w:p>
        </w:tc>
        <w:tc>
          <w:tcPr>
            <w:tcW w:w="900" w:type="dxa"/>
            <w:vMerge/>
          </w:tcPr>
          <w:p w:rsidRPr="00760178" w:rsidR="005E3B83" w:rsidP="000A4806" w:rsidRDefault="005E3B83" w14:paraId="732F1B90" w14:textId="77777777">
            <w:pPr>
              <w:rPr>
                <w:sz w:val="14"/>
                <w:szCs w:val="14"/>
              </w:rPr>
            </w:pPr>
          </w:p>
        </w:tc>
        <w:tc>
          <w:tcPr>
            <w:tcW w:w="924" w:type="dxa"/>
            <w:vMerge/>
          </w:tcPr>
          <w:p w:rsidRPr="00760178" w:rsidR="005E3B83" w:rsidP="000A4806" w:rsidRDefault="005E3B83" w14:paraId="7141482A" w14:textId="77777777">
            <w:pPr>
              <w:rPr>
                <w:sz w:val="14"/>
                <w:szCs w:val="14"/>
              </w:rPr>
            </w:pPr>
          </w:p>
        </w:tc>
        <w:tc>
          <w:tcPr>
            <w:tcW w:w="926" w:type="dxa"/>
            <w:vMerge/>
          </w:tcPr>
          <w:p w:rsidRPr="00760178" w:rsidR="005E3B83" w:rsidP="000A4806" w:rsidRDefault="005E3B83" w14:paraId="707A5FFA"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21C0E93E" w14:textId="77777777">
            <w:pPr>
              <w:rPr>
                <w:sz w:val="14"/>
                <w:szCs w:val="14"/>
              </w:rPr>
            </w:pPr>
            <w:r w:rsidRPr="00760178">
              <w:rPr>
                <w:sz w:val="14"/>
                <w:szCs w:val="14"/>
              </w:rPr>
              <w:t>Input</w:t>
            </w:r>
          </w:p>
        </w:tc>
        <w:tc>
          <w:tcPr>
            <w:tcW w:w="1138"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00C0A6E6" w14:textId="77777777">
            <w:pPr>
              <w:rPr>
                <w:sz w:val="14"/>
                <w:szCs w:val="14"/>
              </w:rPr>
            </w:pPr>
            <w:r w:rsidRPr="00760178">
              <w:rPr>
                <w:sz w:val="14"/>
                <w:szCs w:val="14"/>
              </w:rPr>
              <w:t>Output</w:t>
            </w:r>
          </w:p>
        </w:tc>
        <w:tc>
          <w:tcPr>
            <w:tcW w:w="525"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5E3B83" w:rsidP="000A4806" w:rsidRDefault="005E3B83" w14:paraId="79CF81F2" w14:textId="77777777">
            <w:pPr>
              <w:rPr>
                <w:sz w:val="14"/>
                <w:szCs w:val="14"/>
              </w:rPr>
            </w:pPr>
            <w:r w:rsidRPr="00760178">
              <w:rPr>
                <w:sz w:val="14"/>
                <w:szCs w:val="14"/>
              </w:rPr>
              <w:t>Counter part</w:t>
            </w:r>
          </w:p>
        </w:tc>
      </w:tr>
      <w:tr w:rsidRPr="00760178" w:rsidR="005E3B83" w:rsidTr="6FA6F48F" w14:paraId="18E24C7F" w14:textId="77777777">
        <w:trPr>
          <w:trHeight w:val="279"/>
        </w:trPr>
        <w:tc>
          <w:tcPr>
            <w:tcW w:w="139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6FA6F48F" w14:paraId="5DC8C0C2" w14:textId="4A539A59">
            <w:pPr>
              <w:rPr>
                <w:sz w:val="14"/>
                <w:szCs w:val="14"/>
              </w:rPr>
            </w:pPr>
            <w:r w:rsidRPr="6FA6F48F">
              <w:rPr>
                <w:sz w:val="14"/>
                <w:szCs w:val="14"/>
              </w:rPr>
              <w:t>Re-open Individual Validation</w:t>
            </w:r>
          </w:p>
        </w:tc>
        <w:tc>
          <w:tcPr>
            <w:tcW w:w="104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7997ACD6" w14:textId="77777777">
            <w:pPr>
              <w:rPr>
                <w:sz w:val="14"/>
                <w:szCs w:val="14"/>
              </w:rPr>
            </w:pPr>
            <w:r w:rsidRPr="00760178">
              <w:rPr>
                <w:sz w:val="14"/>
                <w:szCs w:val="14"/>
              </w:rPr>
              <w:t>CCC</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4ACE9031" w14:textId="77777777">
            <w:pPr>
              <w:rPr>
                <w:sz w:val="14"/>
                <w:szCs w:val="14"/>
              </w:rPr>
            </w:pPr>
            <w:r w:rsidRPr="00760178">
              <w:rPr>
                <w:sz w:val="14"/>
                <w:szCs w:val="14"/>
              </w:rPr>
              <w:t>CCCt</w:t>
            </w:r>
          </w:p>
        </w:tc>
        <w:tc>
          <w:tcPr>
            <w:tcW w:w="2750" w:type="dxa"/>
            <w:gridSpan w:val="3"/>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760178" w:rsidR="005E3B83" w:rsidP="000A4806" w:rsidRDefault="005E3B83" w14:paraId="1E9EF279" w14:textId="77777777">
            <w:pPr>
              <w:rPr>
                <w:sz w:val="14"/>
                <w:szCs w:val="14"/>
              </w:rPr>
            </w:pPr>
            <w:r w:rsidRPr="00760178">
              <w:rPr>
                <w:sz w:val="14"/>
                <w:szCs w:val="14"/>
              </w:rPr>
              <w:t>See HLBP timetable as referred to under ‘2. Related documents’</w:t>
            </w: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52C8E14D" w14:textId="77777777">
            <w:pPr>
              <w:rPr>
                <w:sz w:val="14"/>
                <w:szCs w:val="14"/>
              </w:rPr>
            </w:pPr>
            <w:r w:rsidRPr="00760178">
              <w:rPr>
                <w:sz w:val="14"/>
                <w:szCs w:val="14"/>
              </w:rPr>
              <w:t>-</w:t>
            </w:r>
          </w:p>
        </w:tc>
        <w:tc>
          <w:tcPr>
            <w:tcW w:w="113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7F781C8A" w14:textId="77777777">
            <w:pPr>
              <w:rPr>
                <w:sz w:val="14"/>
                <w:szCs w:val="14"/>
              </w:rPr>
            </w:pPr>
            <w:r w:rsidRPr="00760178">
              <w:rPr>
                <w:sz w:val="14"/>
                <w:szCs w:val="14"/>
              </w:rPr>
              <w:t>-</w:t>
            </w:r>
          </w:p>
        </w:tc>
        <w:tc>
          <w:tcPr>
            <w:tcW w:w="52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3DEBC49B" w14:textId="77777777">
            <w:pPr>
              <w:rPr>
                <w:sz w:val="14"/>
                <w:szCs w:val="14"/>
              </w:rPr>
            </w:pPr>
            <w:r w:rsidRPr="00760178">
              <w:rPr>
                <w:sz w:val="14"/>
                <w:szCs w:val="14"/>
              </w:rPr>
              <w:t>-</w:t>
            </w:r>
          </w:p>
        </w:tc>
      </w:tr>
      <w:tr w:rsidRPr="00760178" w:rsidR="005E3B83" w:rsidTr="6FA6F48F" w14:paraId="42BDF356"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3C9D63FA" w14:textId="77777777">
            <w:pPr>
              <w:rPr>
                <w:sz w:val="14"/>
                <w:szCs w:val="14"/>
              </w:rPr>
            </w:pPr>
            <w:r w:rsidRPr="00760178">
              <w:rPr>
                <w:sz w:val="14"/>
                <w:szCs w:val="14"/>
              </w:rPr>
              <w:t>Close Individual Validation</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7D113E5D" w14:textId="77777777">
            <w:pPr>
              <w:rPr>
                <w:sz w:val="14"/>
                <w:szCs w:val="14"/>
              </w:rPr>
            </w:pPr>
            <w:r w:rsidRPr="00760178">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1992801B" w14:textId="77777777">
            <w:pPr>
              <w:rPr>
                <w:sz w:val="14"/>
                <w:szCs w:val="14"/>
              </w:rPr>
            </w:pPr>
            <w:r w:rsidRPr="00760178">
              <w:rPr>
                <w:sz w:val="14"/>
                <w:szCs w:val="14"/>
              </w:rPr>
              <w:t>CCCt</w:t>
            </w:r>
          </w:p>
        </w:tc>
        <w:tc>
          <w:tcPr>
            <w:tcW w:w="2750" w:type="dxa"/>
            <w:gridSpan w:val="3"/>
            <w:vMerge/>
          </w:tcPr>
          <w:p w:rsidRPr="00760178" w:rsidR="005E3B83" w:rsidP="000A4806" w:rsidRDefault="005E3B83" w14:paraId="24494B46"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2AD99080" w14:textId="77777777">
            <w:pPr>
              <w:rPr>
                <w:sz w:val="14"/>
                <w:szCs w:val="14"/>
              </w:rPr>
            </w:pPr>
            <w:r w:rsidRPr="00760178">
              <w:rPr>
                <w:sz w:val="14"/>
                <w:szCs w:val="14"/>
              </w:rPr>
              <w:t>Individual CB validation, Individual ATC validation</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778950B1" w14:textId="77777777">
            <w:pPr>
              <w:rPr>
                <w:sz w:val="14"/>
                <w:szCs w:val="14"/>
              </w:rPr>
            </w:pPr>
            <w:r w:rsidRPr="00760178">
              <w:rPr>
                <w:sz w:val="14"/>
                <w:szCs w:val="14"/>
              </w:rPr>
              <w:t>-</w:t>
            </w:r>
          </w:p>
        </w:tc>
        <w:tc>
          <w:tcPr>
            <w:tcW w:w="5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69E9A077" w14:textId="77777777">
            <w:pPr>
              <w:rPr>
                <w:sz w:val="14"/>
                <w:szCs w:val="14"/>
              </w:rPr>
            </w:pPr>
            <w:r w:rsidRPr="00760178">
              <w:rPr>
                <w:sz w:val="14"/>
                <w:szCs w:val="14"/>
              </w:rPr>
              <w:t>TSOs</w:t>
            </w:r>
          </w:p>
        </w:tc>
      </w:tr>
      <w:tr w:rsidRPr="00760178" w:rsidR="005E3B83" w:rsidTr="6FA6F48F" w14:paraId="4905A4E5" w14:textId="77777777">
        <w:trPr>
          <w:trHeight w:val="279"/>
        </w:trPr>
        <w:tc>
          <w:tcPr>
            <w:tcW w:w="139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0C2CF89F" w14:textId="77777777">
            <w:pPr>
              <w:rPr>
                <w:sz w:val="14"/>
                <w:szCs w:val="14"/>
              </w:rPr>
            </w:pPr>
            <w:r w:rsidRPr="00760178">
              <w:rPr>
                <w:sz w:val="14"/>
                <w:szCs w:val="14"/>
              </w:rPr>
              <w:t>Merge &amp; distribute Validations</w:t>
            </w:r>
          </w:p>
        </w:tc>
        <w:tc>
          <w:tcPr>
            <w:tcW w:w="10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344A9F17" w14:textId="77777777">
            <w:pPr>
              <w:rPr>
                <w:sz w:val="14"/>
                <w:szCs w:val="14"/>
              </w:rPr>
            </w:pPr>
            <w:r w:rsidRPr="00760178">
              <w:rPr>
                <w:sz w:val="14"/>
                <w:szCs w:val="14"/>
              </w:rPr>
              <w:t>CCC</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2DC5F918" w14:textId="77777777">
            <w:pPr>
              <w:rPr>
                <w:sz w:val="14"/>
                <w:szCs w:val="14"/>
              </w:rPr>
            </w:pPr>
            <w:r w:rsidRPr="00760178">
              <w:rPr>
                <w:sz w:val="14"/>
                <w:szCs w:val="14"/>
              </w:rPr>
              <w:t>CCCt</w:t>
            </w:r>
          </w:p>
        </w:tc>
        <w:tc>
          <w:tcPr>
            <w:tcW w:w="2750" w:type="dxa"/>
            <w:gridSpan w:val="3"/>
            <w:vMerge/>
          </w:tcPr>
          <w:p w:rsidRPr="00760178" w:rsidR="005E3B83" w:rsidP="000A4806" w:rsidRDefault="005E3B83" w14:paraId="1EF1C8FD" w14:textId="77777777">
            <w:pPr>
              <w:rPr>
                <w:sz w:val="14"/>
                <w:szCs w:val="14"/>
              </w:rPr>
            </w:pPr>
          </w:p>
        </w:tc>
        <w:tc>
          <w:tcPr>
            <w:tcW w:w="128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3CB85F63" w14:textId="77777777">
            <w:pPr>
              <w:rPr>
                <w:sz w:val="14"/>
                <w:szCs w:val="14"/>
              </w:rPr>
            </w:pPr>
            <w:r w:rsidRPr="00760178">
              <w:rPr>
                <w:sz w:val="14"/>
                <w:szCs w:val="14"/>
              </w:rPr>
              <w:t>-</w:t>
            </w:r>
          </w:p>
        </w:tc>
        <w:tc>
          <w:tcPr>
            <w:tcW w:w="113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08302BC4" w14:textId="77777777">
            <w:pPr>
              <w:rPr>
                <w:sz w:val="14"/>
                <w:szCs w:val="14"/>
              </w:rPr>
            </w:pPr>
            <w:r w:rsidRPr="00760178">
              <w:rPr>
                <w:sz w:val="14"/>
                <w:szCs w:val="14"/>
              </w:rPr>
              <w:t>Merged CB validation, Merged ATC validation</w:t>
            </w:r>
          </w:p>
        </w:tc>
        <w:tc>
          <w:tcPr>
            <w:tcW w:w="52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E3B83" w:rsidP="000A4806" w:rsidRDefault="005E3B83" w14:paraId="3B0BA6AA" w14:textId="77777777">
            <w:pPr>
              <w:rPr>
                <w:sz w:val="14"/>
                <w:szCs w:val="14"/>
              </w:rPr>
            </w:pPr>
            <w:r w:rsidRPr="00760178">
              <w:rPr>
                <w:sz w:val="14"/>
                <w:szCs w:val="14"/>
              </w:rPr>
              <w:t>TSOs, JAO</w:t>
            </w:r>
          </w:p>
        </w:tc>
      </w:tr>
    </w:tbl>
    <w:p w:rsidRPr="005E3B83" w:rsidR="005E3B83" w:rsidP="002530D3" w:rsidRDefault="0475A679" w14:paraId="55CF9631" w14:textId="7819FB7D">
      <w:pPr>
        <w:spacing w:before="240" w:after="240"/>
      </w:pPr>
      <w:r>
        <w:t xml:space="preserve">The purpose of this phase is that each Core TSO analyses whether the cross-zonal capacity could violate operational security limits in its own control area and whether these violations can be avoided with the application of RAs. </w:t>
      </w:r>
    </w:p>
    <w:p w:rsidRPr="00905490" w:rsidR="005E3B83" w:rsidP="00A70743" w:rsidRDefault="220428D0" w14:paraId="4F1A15D0" w14:textId="158B1D3E">
      <w:pPr>
        <w:spacing w:before="240" w:after="240"/>
        <w:rPr>
          <w:i/>
          <w:iCs/>
        </w:rPr>
      </w:pPr>
      <w:r>
        <w:t>In order to ensure a validation window of 40 minutes, the "Individual Validation” phase starts at a predefined time (see HLBP timings) and closes 40 minutes later. In case of a delay in the process th</w:t>
      </w:r>
      <w:r w:rsidR="00A70743">
        <w:t>is</w:t>
      </w:r>
      <w:r>
        <w:t xml:space="preserve"> process phase </w:t>
      </w:r>
      <w:r w:rsidR="00A70743">
        <w:t xml:space="preserve">(validation only) </w:t>
      </w:r>
      <w:r>
        <w:t>is shifted accordingly by the CCCt. As shown in the Figure 4 below, this validation process requires as input the initial FB computation results.</w:t>
      </w:r>
      <w:r w:rsidRPr="00905490" w:rsidR="00A70743">
        <w:rPr>
          <w:i/>
          <w:iCs/>
        </w:rPr>
        <w:t xml:space="preserve"> </w:t>
      </w:r>
    </w:p>
    <w:p w:rsidRPr="005E3B83" w:rsidR="005E3B83" w:rsidP="000A4806" w:rsidRDefault="005E3B83" w14:paraId="36C3A9B3" w14:textId="2B3B9095">
      <w:pPr>
        <w:spacing w:after="240"/>
      </w:pPr>
      <w:r w:rsidRPr="0091627E">
        <w:rPr>
          <w:b/>
          <w:bCs/>
        </w:rPr>
        <w:t>Timeframe:</w:t>
      </w:r>
      <w:r w:rsidRPr="005E3B83">
        <w:t xml:space="preserve"> Refer to HLBP timings</w:t>
      </w:r>
      <w:r w:rsidR="0091627E">
        <w:t xml:space="preserve"> in Section 2.1</w:t>
      </w:r>
    </w:p>
    <w:p w:rsidRPr="005E3B83" w:rsidR="005E3B83" w:rsidP="00B47D5C" w:rsidRDefault="47656B1D" w14:paraId="0B520967" w14:textId="77777777">
      <w:pPr>
        <w:pStyle w:val="Heading3"/>
      </w:pPr>
      <w:bookmarkStart w:name="_Toc1976116441" w:id="240"/>
      <w:bookmarkStart w:name="_Toc2092247457" w:id="241"/>
      <w:r>
        <w:t>Description of method/process step</w:t>
      </w:r>
      <w:bookmarkEnd w:id="240"/>
      <w:bookmarkEnd w:id="241"/>
    </w:p>
    <w:p w:rsidRPr="005E3B83" w:rsidR="005E3B83" w:rsidP="000A4806" w:rsidRDefault="005E3B83" w14:paraId="653F71EF" w14:textId="2781E6D9">
      <w:pPr>
        <w:spacing w:after="240"/>
      </w:pPr>
      <w:r w:rsidRPr="005E3B83">
        <w:t>Individual Validation can be performed until the market platforms can deal with flow</w:t>
      </w:r>
      <w:r w:rsidR="00CE20B5">
        <w:t>-</w:t>
      </w:r>
      <w:r w:rsidRPr="005E3B83">
        <w:t xml:space="preserve">based parameters either </w:t>
      </w:r>
      <w:r w:rsidR="00CE20B5">
        <w:t>CNEC-based</w:t>
      </w:r>
      <w:r w:rsidRPr="005E3B83">
        <w:t xml:space="preserve"> or </w:t>
      </w:r>
      <w:r w:rsidR="00CE20B5">
        <w:t>ATC-based</w:t>
      </w:r>
      <w:r w:rsidRPr="005E3B83">
        <w:t>. How the validation is done is TSOs responsibility.</w:t>
      </w:r>
    </w:p>
    <w:p w:rsidRPr="005E3B83" w:rsidR="005E3B83" w:rsidP="000A4806" w:rsidRDefault="005E3B83" w14:paraId="4E02BC88" w14:textId="356841ED">
      <w:pPr>
        <w:spacing w:after="240"/>
      </w:pPr>
      <w:r w:rsidRPr="005E3B83">
        <w:t xml:space="preserve">Therefore, a distinction of CNEC or </w:t>
      </w:r>
      <w:r w:rsidR="00CE20B5">
        <w:t>ATC-based</w:t>
      </w:r>
      <w:r w:rsidRPr="005E3B83">
        <w:t xml:space="preserve"> validation is made:</w:t>
      </w:r>
    </w:p>
    <w:p w:rsidRPr="005E3B83" w:rsidR="005E3B83" w:rsidP="000A4806" w:rsidRDefault="005E3B83" w14:paraId="5A079E06" w14:textId="22A55B76">
      <w:r w:rsidRPr="005E3B83">
        <w:t>For CNEC</w:t>
      </w:r>
      <w:r w:rsidR="00CE20B5">
        <w:t>-</w:t>
      </w:r>
      <w:r w:rsidRPr="005E3B83">
        <w:t>based Validation:</w:t>
      </w:r>
    </w:p>
    <w:p w:rsidRPr="005E3B83" w:rsidR="005E3B83" w:rsidP="00750DB4" w:rsidRDefault="005E3B83" w14:paraId="7146263E" w14:textId="77777777">
      <w:pPr>
        <w:pStyle w:val="ListParagraph"/>
        <w:numPr>
          <w:ilvl w:val="0"/>
          <w:numId w:val="33"/>
        </w:numPr>
        <w:spacing w:after="240"/>
      </w:pPr>
      <w:r w:rsidRPr="005E3B83">
        <w:t>Initial FB computation results are available at CCCt.</w:t>
      </w:r>
    </w:p>
    <w:p w:rsidRPr="005E3B83" w:rsidR="005E3B83" w:rsidP="00750DB4" w:rsidRDefault="005E3B83" w14:paraId="2B35FF1A" w14:textId="77777777">
      <w:pPr>
        <w:pStyle w:val="ListParagraph"/>
        <w:numPr>
          <w:ilvl w:val="0"/>
          <w:numId w:val="33"/>
        </w:numPr>
        <w:spacing w:after="240"/>
      </w:pPr>
      <w:r w:rsidRPr="005E3B83">
        <w:t>CNEC-file available at CCCt</w:t>
      </w:r>
    </w:p>
    <w:p w:rsidRPr="005E3B83" w:rsidR="005E3B83" w:rsidP="00750DB4" w:rsidRDefault="005E3B83" w14:paraId="5188558C" w14:textId="77777777">
      <w:pPr>
        <w:pStyle w:val="ListParagraph"/>
        <w:numPr>
          <w:ilvl w:val="0"/>
          <w:numId w:val="33"/>
        </w:numPr>
        <w:spacing w:after="240"/>
      </w:pPr>
      <w:r w:rsidRPr="005E3B83">
        <w:t xml:space="preserve">The Core TSOs perform validation of the initial FB computation results individually with local tools </w:t>
      </w:r>
    </w:p>
    <w:p w:rsidRPr="005E3B83" w:rsidR="005E3B83" w:rsidP="00750DB4" w:rsidRDefault="005E3B83" w14:paraId="7646B22C" w14:textId="77777777">
      <w:pPr>
        <w:pStyle w:val="ListParagraph"/>
        <w:numPr>
          <w:ilvl w:val="0"/>
          <w:numId w:val="33"/>
        </w:numPr>
        <w:spacing w:after="240"/>
      </w:pPr>
      <w:r w:rsidRPr="005E3B83">
        <w:t>The identified adaptations on CNECs are applied into an IVA file:</w:t>
      </w:r>
    </w:p>
    <w:p w:rsidRPr="005E3B83" w:rsidR="005E3B83" w:rsidP="00750DB4" w:rsidRDefault="005E3B83" w14:paraId="112E4BC8" w14:textId="77777777">
      <w:pPr>
        <w:pStyle w:val="ListParagraph"/>
        <w:numPr>
          <w:ilvl w:val="1"/>
          <w:numId w:val="34"/>
        </w:numPr>
        <w:spacing w:after="240"/>
      </w:pPr>
      <w:r w:rsidRPr="005E3B83">
        <w:t>IVA values to reduce RAM for own CNECs</w:t>
      </w:r>
    </w:p>
    <w:p w:rsidRPr="005E3B83" w:rsidR="005E3B83" w:rsidP="00750DB4" w:rsidRDefault="005E3B83" w14:paraId="381DECA2" w14:textId="77777777">
      <w:pPr>
        <w:pStyle w:val="ListParagraph"/>
        <w:numPr>
          <w:ilvl w:val="0"/>
          <w:numId w:val="33"/>
        </w:numPr>
        <w:spacing w:after="240"/>
      </w:pPr>
      <w:r w:rsidRPr="005E3B83">
        <w:t>In case of adaptations applied, include justification in IVA file</w:t>
      </w:r>
    </w:p>
    <w:p w:rsidRPr="005E3B83" w:rsidR="005E3B83" w:rsidP="00750DB4" w:rsidRDefault="005E3B83" w14:paraId="6F0BC66F" w14:textId="77777777">
      <w:pPr>
        <w:pStyle w:val="ListParagraph"/>
        <w:numPr>
          <w:ilvl w:val="0"/>
          <w:numId w:val="33"/>
        </w:numPr>
        <w:spacing w:after="240"/>
      </w:pPr>
      <w:r w:rsidRPr="005E3B83">
        <w:t xml:space="preserve">Send IVA file to CCCt </w:t>
      </w:r>
    </w:p>
    <w:p w:rsidRPr="005E3B83" w:rsidR="005E3B83" w:rsidP="00750DB4" w:rsidRDefault="005E3B83" w14:paraId="7571A764" w14:textId="6A77D8CD">
      <w:pPr>
        <w:pStyle w:val="ListParagraph"/>
        <w:numPr>
          <w:ilvl w:val="0"/>
          <w:numId w:val="33"/>
        </w:numPr>
        <w:spacing w:after="240"/>
      </w:pPr>
      <w:r w:rsidRPr="005E3B83">
        <w:t>IVAs on given CNECs will be applied on final flow</w:t>
      </w:r>
      <w:r w:rsidR="00CE20B5">
        <w:t>-</w:t>
      </w:r>
      <w:r w:rsidRPr="005E3B83">
        <w:t xml:space="preserve">based domain </w:t>
      </w:r>
    </w:p>
    <w:p w:rsidRPr="005E3B83" w:rsidR="005E3B83" w:rsidP="000A4806" w:rsidRDefault="005E3B83" w14:paraId="242FA6B5" w14:textId="225C2DFE">
      <w:r w:rsidRPr="005E3B83">
        <w:t>For ATC</w:t>
      </w:r>
      <w:r w:rsidR="00CE20B5">
        <w:t>-</w:t>
      </w:r>
      <w:r w:rsidRPr="005E3B83">
        <w:t>based Validation:</w:t>
      </w:r>
    </w:p>
    <w:p w:rsidRPr="005E3B83" w:rsidR="005E3B83" w:rsidP="00750DB4" w:rsidRDefault="005E3B83" w14:paraId="531B3F80" w14:textId="77777777">
      <w:pPr>
        <w:pStyle w:val="ListParagraph"/>
        <w:numPr>
          <w:ilvl w:val="0"/>
          <w:numId w:val="32"/>
        </w:numPr>
        <w:spacing w:after="240"/>
      </w:pPr>
      <w:r w:rsidRPr="005E3B83">
        <w:t>Initial ATC Extraction results are available at CCCt</w:t>
      </w:r>
    </w:p>
    <w:p w:rsidRPr="005E3B83" w:rsidR="005E3B83" w:rsidP="00750DB4" w:rsidRDefault="005E3B83" w14:paraId="575FF1DB" w14:textId="77777777">
      <w:pPr>
        <w:pStyle w:val="ListParagraph"/>
        <w:numPr>
          <w:ilvl w:val="0"/>
          <w:numId w:val="32"/>
        </w:numPr>
        <w:spacing w:after="240"/>
      </w:pPr>
      <w:r w:rsidRPr="005E3B83">
        <w:t xml:space="preserve">ATCs per oriented borders are available </w:t>
      </w:r>
    </w:p>
    <w:p w:rsidRPr="005E3B83" w:rsidR="005E3B83" w:rsidP="00750DB4" w:rsidRDefault="005E3B83" w14:paraId="16CE4F07" w14:textId="77777777">
      <w:pPr>
        <w:pStyle w:val="ListParagraph"/>
        <w:numPr>
          <w:ilvl w:val="0"/>
          <w:numId w:val="32"/>
        </w:numPr>
        <w:spacing w:after="240"/>
      </w:pPr>
      <w:r w:rsidRPr="005E3B83">
        <w:t xml:space="preserve">The Core TSOs perform validation on ATCs individually with local tools </w:t>
      </w:r>
    </w:p>
    <w:p w:rsidRPr="005E3B83" w:rsidR="005E3B83" w:rsidP="00750DB4" w:rsidRDefault="005E3B83" w14:paraId="03BA8BAD" w14:textId="45643510">
      <w:pPr>
        <w:pStyle w:val="ListParagraph"/>
        <w:numPr>
          <w:ilvl w:val="0"/>
          <w:numId w:val="32"/>
        </w:numPr>
        <w:spacing w:after="240"/>
      </w:pPr>
      <w:r w:rsidRPr="005E3B83">
        <w:t>The identified adaptions on ATCs are applied on own oriented borders</w:t>
      </w:r>
      <w:r w:rsidR="00C53C16">
        <w:t xml:space="preserve"> </w:t>
      </w:r>
    </w:p>
    <w:p w:rsidRPr="005E3B83" w:rsidR="005E3B83" w:rsidP="00750DB4" w:rsidRDefault="005E3B83" w14:paraId="268D0DF1" w14:textId="77777777">
      <w:pPr>
        <w:pStyle w:val="ListParagraph"/>
        <w:numPr>
          <w:ilvl w:val="1"/>
          <w:numId w:val="35"/>
        </w:numPr>
        <w:spacing w:after="240"/>
      </w:pPr>
      <w:r w:rsidRPr="005E3B83">
        <w:t>Maximal ATCs set to reduce ATCs during final ATC Extraction computation</w:t>
      </w:r>
    </w:p>
    <w:p w:rsidRPr="005E3B83" w:rsidR="005E3B83" w:rsidP="00750DB4" w:rsidRDefault="005E3B83" w14:paraId="0C5CA2D5" w14:textId="77777777">
      <w:pPr>
        <w:pStyle w:val="ListParagraph"/>
        <w:numPr>
          <w:ilvl w:val="0"/>
          <w:numId w:val="32"/>
        </w:numPr>
        <w:spacing w:after="240"/>
      </w:pPr>
      <w:r w:rsidRPr="005E3B83">
        <w:t xml:space="preserve">Send Individual validated ATC file to CCCt </w:t>
      </w:r>
    </w:p>
    <w:p w:rsidRPr="005E3B83" w:rsidR="005E3B83" w:rsidP="00750DB4" w:rsidRDefault="005E3B83" w14:paraId="0FA8012F" w14:textId="324971AE">
      <w:pPr>
        <w:pStyle w:val="ListParagraph"/>
        <w:numPr>
          <w:ilvl w:val="0"/>
          <w:numId w:val="32"/>
        </w:numPr>
        <w:spacing w:after="240"/>
      </w:pPr>
      <w:r w:rsidRPr="005E3B83">
        <w:t>In case ATC values of the final ATC extraction are higher for concerned borders than maximal set ATCs of the individual validation, final ATCs will be overwritten by the value set by the TSO (if two TSOs send an ATC value for the same oriented border, the lowest value is selected).</w:t>
      </w:r>
    </w:p>
    <w:p w:rsidRPr="005E3B83" w:rsidR="005E3B83" w:rsidP="000A4806" w:rsidRDefault="005E3B83" w14:paraId="71C0468C" w14:textId="0E4DB654">
      <w:pPr>
        <w:spacing w:after="240"/>
      </w:pPr>
      <w:r w:rsidRPr="005E3B83">
        <w:t>Additionally, TSOs can update the ECs/ATCs (MD609) for virtual hubs until the end of the individual validation phase.</w:t>
      </w:r>
      <w:bookmarkStart w:name="_Final_Data_Gathering" w:id="242"/>
      <w:bookmarkStart w:name="_Toc344042269" w:id="243"/>
      <w:bookmarkEnd w:id="242"/>
    </w:p>
    <w:p w:rsidRPr="005E3B83" w:rsidR="005E3B83" w:rsidP="00B47D5C" w:rsidRDefault="43F291EC" w14:paraId="785F6384" w14:textId="77777777">
      <w:pPr>
        <w:pStyle w:val="Heading3"/>
      </w:pPr>
      <w:bookmarkStart w:name="_Toc1358050409" w:id="244"/>
      <w:bookmarkStart w:name="_Toc94082800" w:id="245"/>
      <w:r>
        <w:t>Backup and Fallback processes</w:t>
      </w:r>
      <w:bookmarkEnd w:id="244"/>
      <w:bookmarkEnd w:id="245"/>
    </w:p>
    <w:p w:rsidRPr="005E3B83" w:rsidR="005E3B83" w:rsidP="000A4806" w:rsidRDefault="005E3B83" w14:paraId="7E79A620" w14:textId="77777777">
      <w:pPr>
        <w:spacing w:after="240"/>
      </w:pPr>
      <w:r w:rsidRPr="005E3B83">
        <w:t>As soon as an issue with the CCCt is identified (e.g. blocking the process to run normally), the CCC must call or email Unicorn Core helpdesk for them to solve the issue before the Critical End time of the process step.</w:t>
      </w:r>
    </w:p>
    <w:p w:rsidR="005E3B83" w:rsidP="000A4806" w:rsidRDefault="005E3B83" w14:paraId="0C88E3BF" w14:textId="6BDE0389">
      <w:pPr>
        <w:spacing w:after="240"/>
      </w:pPr>
      <w:r w:rsidRPr="005E3B83">
        <w:t xml:space="preserve">The process timings are detailed in the HLBP excel document </w:t>
      </w:r>
      <w:r w:rsidR="00415F53">
        <w:t>as referred to i</w:t>
      </w:r>
      <w:r w:rsidRPr="005E3B83">
        <w:t xml:space="preserve">n </w:t>
      </w:r>
      <w:bookmarkStart w:name="_Toc333782092" w:id="246"/>
      <w:bookmarkStart w:name="_Toc344042292" w:id="247"/>
      <w:bookmarkEnd w:id="243"/>
      <w:r w:rsidR="003B10EC">
        <w:t>Section 2.1.</w:t>
      </w:r>
    </w:p>
    <w:p w:rsidRPr="005E3B83" w:rsidR="00B40048" w:rsidP="000A4806" w:rsidRDefault="00B40048" w14:paraId="5A862970" w14:textId="77777777">
      <w:pPr>
        <w:spacing w:after="240"/>
      </w:pPr>
    </w:p>
    <w:p w:rsidRPr="005E3B83" w:rsidR="005E3B83" w:rsidP="00B47D5C" w:rsidRDefault="029219A7" w14:paraId="7A95DD6A" w14:textId="77777777">
      <w:pPr>
        <w:pStyle w:val="Heading2"/>
      </w:pPr>
      <w:bookmarkStart w:name="_Toc465726137" w:id="248"/>
      <w:bookmarkStart w:name="_Toc1170699401" w:id="249"/>
      <w:bookmarkStart w:name="_Toc1061252659" w:id="250"/>
      <w:bookmarkStart w:name="_Toc224121670" w:id="251"/>
      <w:r>
        <w:t>Final FB Computation</w:t>
      </w:r>
      <w:bookmarkEnd w:id="248"/>
      <w:bookmarkEnd w:id="249"/>
      <w:bookmarkEnd w:id="250"/>
      <w:bookmarkEnd w:id="251"/>
    </w:p>
    <w:p w:rsidRPr="005E3B83" w:rsidR="005E3B83" w:rsidP="000A4806" w:rsidRDefault="005E3B83" w14:paraId="625C3334" w14:textId="77777777">
      <w:pPr>
        <w:spacing w:after="240"/>
      </w:pPr>
      <w:r w:rsidRPr="005E3B83">
        <w:t>The final FB parameter computation involves the calculation of FB domain based on latest input data.</w:t>
      </w:r>
    </w:p>
    <w:tbl>
      <w:tblPr>
        <w:tblW w:w="0" w:type="auto"/>
        <w:tblInd w:w="90" w:type="dxa"/>
        <w:tblLook w:val="04A0" w:firstRow="1" w:lastRow="0" w:firstColumn="1" w:lastColumn="0" w:noHBand="0" w:noVBand="1"/>
      </w:tblPr>
      <w:tblGrid>
        <w:gridCol w:w="1267"/>
        <w:gridCol w:w="962"/>
        <w:gridCol w:w="995"/>
        <w:gridCol w:w="844"/>
        <w:gridCol w:w="864"/>
        <w:gridCol w:w="870"/>
        <w:gridCol w:w="1135"/>
        <w:gridCol w:w="1041"/>
        <w:gridCol w:w="1210"/>
      </w:tblGrid>
      <w:tr w:rsidRPr="003B10EC" w:rsidR="005E3B83" w:rsidTr="008078E8" w14:paraId="08C9AC7C" w14:textId="77777777">
        <w:trPr>
          <w:trHeight w:val="279"/>
        </w:trPr>
        <w:tc>
          <w:tcPr>
            <w:tcW w:w="126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062529EF" w14:textId="77777777">
            <w:pPr>
              <w:rPr>
                <w:sz w:val="14"/>
                <w:szCs w:val="14"/>
              </w:rPr>
            </w:pPr>
            <w:bookmarkStart w:name="_Toc349839917" w:id="252"/>
            <w:r w:rsidRPr="003B10EC">
              <w:rPr>
                <w:sz w:val="14"/>
                <w:szCs w:val="14"/>
              </w:rPr>
              <w:t>Activity</w:t>
            </w:r>
          </w:p>
        </w:tc>
        <w:tc>
          <w:tcPr>
            <w:tcW w:w="962"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5AC679B5" w14:textId="77777777">
            <w:pPr>
              <w:rPr>
                <w:sz w:val="14"/>
                <w:szCs w:val="14"/>
              </w:rPr>
            </w:pPr>
            <w:r w:rsidRPr="003B10EC">
              <w:rPr>
                <w:sz w:val="14"/>
                <w:szCs w:val="14"/>
              </w:rPr>
              <w:t>Owner</w:t>
            </w:r>
          </w:p>
        </w:tc>
        <w:tc>
          <w:tcPr>
            <w:tcW w:w="99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0B380453" w14:textId="77777777">
            <w:pPr>
              <w:rPr>
                <w:sz w:val="14"/>
                <w:szCs w:val="14"/>
              </w:rPr>
            </w:pPr>
            <w:r w:rsidRPr="003B10EC">
              <w:rPr>
                <w:sz w:val="14"/>
                <w:szCs w:val="14"/>
              </w:rPr>
              <w:t>Tool</w:t>
            </w:r>
          </w:p>
        </w:tc>
        <w:tc>
          <w:tcPr>
            <w:tcW w:w="84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7F0AA962" w14:textId="77777777">
            <w:pPr>
              <w:rPr>
                <w:sz w:val="14"/>
                <w:szCs w:val="14"/>
              </w:rPr>
            </w:pPr>
            <w:r w:rsidRPr="003B10EC">
              <w:rPr>
                <w:sz w:val="14"/>
                <w:szCs w:val="14"/>
              </w:rPr>
              <w:t>Target Start Time</w:t>
            </w:r>
          </w:p>
        </w:tc>
        <w:tc>
          <w:tcPr>
            <w:tcW w:w="86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57110E82" w14:textId="77777777">
            <w:pPr>
              <w:rPr>
                <w:sz w:val="14"/>
                <w:szCs w:val="14"/>
              </w:rPr>
            </w:pPr>
            <w:r w:rsidRPr="003B10EC">
              <w:rPr>
                <w:sz w:val="14"/>
                <w:szCs w:val="14"/>
              </w:rPr>
              <w:t>Target End Time</w:t>
            </w:r>
          </w:p>
        </w:tc>
        <w:tc>
          <w:tcPr>
            <w:tcW w:w="87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44667F72" w14:textId="77777777">
            <w:pPr>
              <w:rPr>
                <w:sz w:val="14"/>
                <w:szCs w:val="14"/>
              </w:rPr>
            </w:pPr>
            <w:r w:rsidRPr="003B10EC">
              <w:rPr>
                <w:sz w:val="14"/>
                <w:szCs w:val="14"/>
              </w:rPr>
              <w:t>Critical End Time</w:t>
            </w:r>
          </w:p>
        </w:tc>
        <w:tc>
          <w:tcPr>
            <w:tcW w:w="3386"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2B3419AC" w14:textId="77777777">
            <w:pPr>
              <w:rPr>
                <w:sz w:val="14"/>
                <w:szCs w:val="14"/>
              </w:rPr>
            </w:pPr>
            <w:r w:rsidRPr="003B10EC">
              <w:rPr>
                <w:sz w:val="14"/>
                <w:szCs w:val="14"/>
              </w:rPr>
              <w:t>Data Exchange</w:t>
            </w:r>
          </w:p>
        </w:tc>
      </w:tr>
      <w:tr w:rsidRPr="003B10EC" w:rsidR="005E3B83" w:rsidTr="008078E8" w14:paraId="4F9D9A67" w14:textId="77777777">
        <w:trPr>
          <w:trHeight w:val="279"/>
        </w:trPr>
        <w:tc>
          <w:tcPr>
            <w:tcW w:w="1267" w:type="dxa"/>
            <w:vMerge/>
          </w:tcPr>
          <w:p w:rsidRPr="003B10EC" w:rsidR="005E3B83" w:rsidP="000A4806" w:rsidRDefault="005E3B83" w14:paraId="3BEAD216" w14:textId="77777777">
            <w:pPr>
              <w:rPr>
                <w:sz w:val="14"/>
                <w:szCs w:val="14"/>
              </w:rPr>
            </w:pPr>
          </w:p>
        </w:tc>
        <w:tc>
          <w:tcPr>
            <w:tcW w:w="962" w:type="dxa"/>
            <w:vMerge/>
          </w:tcPr>
          <w:p w:rsidRPr="003B10EC" w:rsidR="005E3B83" w:rsidP="000A4806" w:rsidRDefault="005E3B83" w14:paraId="3A8A62F2" w14:textId="77777777">
            <w:pPr>
              <w:rPr>
                <w:sz w:val="14"/>
                <w:szCs w:val="14"/>
              </w:rPr>
            </w:pPr>
          </w:p>
        </w:tc>
        <w:tc>
          <w:tcPr>
            <w:tcW w:w="995" w:type="dxa"/>
            <w:vMerge/>
          </w:tcPr>
          <w:p w:rsidRPr="003B10EC" w:rsidR="005E3B83" w:rsidP="000A4806" w:rsidRDefault="005E3B83" w14:paraId="6A02A64B" w14:textId="77777777">
            <w:pPr>
              <w:rPr>
                <w:sz w:val="14"/>
                <w:szCs w:val="14"/>
              </w:rPr>
            </w:pPr>
          </w:p>
        </w:tc>
        <w:tc>
          <w:tcPr>
            <w:tcW w:w="844" w:type="dxa"/>
            <w:vMerge/>
          </w:tcPr>
          <w:p w:rsidRPr="003B10EC" w:rsidR="005E3B83" w:rsidP="000A4806" w:rsidRDefault="005E3B83" w14:paraId="02B276EC" w14:textId="77777777">
            <w:pPr>
              <w:rPr>
                <w:sz w:val="14"/>
                <w:szCs w:val="14"/>
              </w:rPr>
            </w:pPr>
          </w:p>
        </w:tc>
        <w:tc>
          <w:tcPr>
            <w:tcW w:w="864" w:type="dxa"/>
            <w:vMerge/>
          </w:tcPr>
          <w:p w:rsidRPr="003B10EC" w:rsidR="005E3B83" w:rsidP="000A4806" w:rsidRDefault="005E3B83" w14:paraId="1388EFE3" w14:textId="77777777">
            <w:pPr>
              <w:rPr>
                <w:sz w:val="14"/>
                <w:szCs w:val="14"/>
              </w:rPr>
            </w:pPr>
          </w:p>
        </w:tc>
        <w:tc>
          <w:tcPr>
            <w:tcW w:w="870" w:type="dxa"/>
            <w:vMerge/>
          </w:tcPr>
          <w:p w:rsidRPr="003B10EC" w:rsidR="005E3B83" w:rsidP="000A4806" w:rsidRDefault="005E3B83" w14:paraId="07679B22" w14:textId="77777777">
            <w:pPr>
              <w:rPr>
                <w:sz w:val="14"/>
                <w:szCs w:val="14"/>
              </w:rPr>
            </w:pPr>
          </w:p>
        </w:tc>
        <w:tc>
          <w:tcPr>
            <w:tcW w:w="1135"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2CB70C4B" w14:textId="77777777">
            <w:pPr>
              <w:rPr>
                <w:sz w:val="14"/>
                <w:szCs w:val="14"/>
              </w:rPr>
            </w:pPr>
            <w:r w:rsidRPr="003B10EC">
              <w:rPr>
                <w:sz w:val="14"/>
                <w:szCs w:val="14"/>
              </w:rPr>
              <w:t>Input</w:t>
            </w:r>
          </w:p>
        </w:tc>
        <w:tc>
          <w:tcPr>
            <w:tcW w:w="1041"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055F61C8" w14:textId="77777777">
            <w:pPr>
              <w:rPr>
                <w:sz w:val="14"/>
                <w:szCs w:val="14"/>
              </w:rPr>
            </w:pPr>
            <w:r w:rsidRPr="003B10EC">
              <w:rPr>
                <w:sz w:val="14"/>
                <w:szCs w:val="14"/>
              </w:rPr>
              <w:t>Output</w:t>
            </w:r>
          </w:p>
        </w:tc>
        <w:tc>
          <w:tcPr>
            <w:tcW w:w="1210"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3736E28A" w14:textId="77777777">
            <w:pPr>
              <w:rPr>
                <w:sz w:val="14"/>
                <w:szCs w:val="14"/>
              </w:rPr>
            </w:pPr>
            <w:r w:rsidRPr="003B10EC">
              <w:rPr>
                <w:sz w:val="14"/>
                <w:szCs w:val="14"/>
              </w:rPr>
              <w:t>Counter part</w:t>
            </w:r>
          </w:p>
        </w:tc>
      </w:tr>
      <w:tr w:rsidR="000B6699" w:rsidTr="6FA6F48F" w14:paraId="028D6B5E" w14:textId="77777777">
        <w:trPr>
          <w:trHeight w:val="279"/>
        </w:trPr>
        <w:tc>
          <w:tcPr>
            <w:tcW w:w="126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67A41994" w:rsidRDefault="000B6699" w14:paraId="46B7E410" w14:textId="5552DE64">
            <w:pPr>
              <w:rPr>
                <w:sz w:val="14"/>
                <w:szCs w:val="14"/>
              </w:rPr>
            </w:pPr>
            <w:r w:rsidRPr="6FA6F48F">
              <w:rPr>
                <w:sz w:val="14"/>
                <w:szCs w:val="14"/>
              </w:rPr>
              <w:t>Split flows before Trigger FBPCM for Final FBC</w:t>
            </w:r>
          </w:p>
        </w:tc>
        <w:tc>
          <w:tcPr>
            <w:tcW w:w="96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67A41994" w:rsidRDefault="000B6699" w14:paraId="73018B4B" w14:textId="696B5414">
            <w:pPr>
              <w:rPr>
                <w:sz w:val="14"/>
                <w:szCs w:val="14"/>
              </w:rPr>
            </w:pPr>
            <w:r w:rsidRPr="6FA6F48F">
              <w:rPr>
                <w:sz w:val="14"/>
                <w:szCs w:val="14"/>
              </w:rPr>
              <w:t>CCC</w:t>
            </w:r>
          </w:p>
        </w:tc>
        <w:tc>
          <w:tcPr>
            <w:tcW w:w="99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67A41994" w:rsidRDefault="000B6699" w14:paraId="6EDC0339" w14:textId="1DCFE765">
            <w:pPr>
              <w:rPr>
                <w:sz w:val="14"/>
                <w:szCs w:val="14"/>
              </w:rPr>
            </w:pPr>
            <w:r w:rsidRPr="6FA6F48F">
              <w:rPr>
                <w:sz w:val="14"/>
                <w:szCs w:val="14"/>
              </w:rPr>
              <w:t>CCCt</w:t>
            </w:r>
          </w:p>
        </w:tc>
        <w:tc>
          <w:tcPr>
            <w:tcW w:w="2578"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0B6699" w:rsidP="000A4806" w:rsidRDefault="000B6699" w14:paraId="1707B581" w14:textId="4BABD408">
            <w:pPr>
              <w:rPr>
                <w:sz w:val="14"/>
                <w:szCs w:val="14"/>
              </w:rPr>
            </w:pPr>
            <w:r w:rsidRPr="67A41994">
              <w:rPr>
                <w:sz w:val="14"/>
                <w:szCs w:val="14"/>
              </w:rPr>
              <w:t>See HLBP timetable as referred to under ‘2. Related documents’</w:t>
            </w:r>
          </w:p>
        </w:tc>
        <w:tc>
          <w:tcPr>
            <w:tcW w:w="113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67A41994" w:rsidRDefault="000B6699" w14:paraId="5FF71809" w14:textId="3A8D4FD7">
            <w:pPr>
              <w:rPr>
                <w:sz w:val="14"/>
                <w:szCs w:val="14"/>
              </w:rPr>
            </w:pPr>
            <w:r w:rsidRPr="6FA6F48F">
              <w:rPr>
                <w:sz w:val="14"/>
                <w:szCs w:val="14"/>
              </w:rPr>
              <w:t>-</w:t>
            </w:r>
          </w:p>
        </w:tc>
        <w:tc>
          <w:tcPr>
            <w:tcW w:w="104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67A41994" w:rsidRDefault="000B6699" w14:paraId="4D5CC8B3" w14:textId="5D3F1AC7">
            <w:pPr>
              <w:rPr>
                <w:sz w:val="14"/>
                <w:szCs w:val="14"/>
              </w:rPr>
            </w:pPr>
            <w:r w:rsidRPr="6FA6F48F">
              <w:rPr>
                <w:sz w:val="14"/>
                <w:szCs w:val="14"/>
              </w:rPr>
              <w:t>-</w:t>
            </w:r>
          </w:p>
        </w:tc>
        <w:tc>
          <w:tcPr>
            <w:tcW w:w="12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67A41994" w:rsidRDefault="000B6699" w14:paraId="49F53B51" w14:textId="7148DDA1">
            <w:pPr>
              <w:rPr>
                <w:sz w:val="14"/>
                <w:szCs w:val="14"/>
              </w:rPr>
            </w:pPr>
            <w:r w:rsidRPr="6FA6F48F">
              <w:rPr>
                <w:sz w:val="14"/>
                <w:szCs w:val="14"/>
              </w:rPr>
              <w:t>-</w:t>
            </w:r>
          </w:p>
        </w:tc>
      </w:tr>
      <w:tr w:rsidRPr="003B10EC" w:rsidR="000B6699" w:rsidTr="00E519D1" w14:paraId="68D7B673" w14:textId="77777777">
        <w:trPr>
          <w:trHeight w:val="279"/>
        </w:trPr>
        <w:tc>
          <w:tcPr>
            <w:tcW w:w="126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6C394C30" w14:textId="77777777">
            <w:pPr>
              <w:rPr>
                <w:sz w:val="14"/>
                <w:szCs w:val="14"/>
              </w:rPr>
            </w:pPr>
            <w:r w:rsidRPr="003B10EC">
              <w:rPr>
                <w:sz w:val="14"/>
                <w:szCs w:val="14"/>
              </w:rPr>
              <w:t>Trigger FBPCM for Final FBC</w:t>
            </w:r>
          </w:p>
        </w:tc>
        <w:tc>
          <w:tcPr>
            <w:tcW w:w="96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6D2CC76B" w14:textId="77777777">
            <w:pPr>
              <w:rPr>
                <w:sz w:val="14"/>
                <w:szCs w:val="14"/>
              </w:rPr>
            </w:pPr>
            <w:r w:rsidRPr="003B10EC">
              <w:rPr>
                <w:sz w:val="14"/>
                <w:szCs w:val="14"/>
              </w:rPr>
              <w:t>CCC</w:t>
            </w:r>
          </w:p>
        </w:tc>
        <w:tc>
          <w:tcPr>
            <w:tcW w:w="99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RDefault="000B6699" w14:paraId="69EB48FB" w14:textId="105CDEB6">
            <w:pPr>
              <w:rPr>
                <w:rFonts w:eastAsia="Arial" w:cs="Arial"/>
                <w:sz w:val="14"/>
                <w:szCs w:val="14"/>
              </w:rPr>
            </w:pPr>
            <w:r w:rsidRPr="6FA6F48F">
              <w:rPr>
                <w:sz w:val="14"/>
                <w:szCs w:val="14"/>
              </w:rPr>
              <w:t>FBPCM</w:t>
            </w:r>
          </w:p>
        </w:tc>
        <w:tc>
          <w:tcPr>
            <w:tcW w:w="2578" w:type="dxa"/>
            <w:gridSpan w:val="3"/>
            <w:vMerge/>
            <w:tcBorders>
              <w:left w:val="single" w:color="FFFFFF" w:themeColor="background1" w:sz="8" w:space="0"/>
            </w:tcBorders>
            <w:tcMar>
              <w:left w:w="99" w:type="dxa"/>
              <w:right w:w="99" w:type="dxa"/>
            </w:tcMar>
            <w:vAlign w:val="center"/>
          </w:tcPr>
          <w:p w:rsidRPr="003B10EC" w:rsidR="000B6699" w:rsidP="000A4806" w:rsidRDefault="000B6699" w14:paraId="15263ED9" w14:textId="7583C92F">
            <w:pPr>
              <w:rPr>
                <w:sz w:val="14"/>
                <w:szCs w:val="14"/>
              </w:rPr>
            </w:pPr>
          </w:p>
        </w:tc>
        <w:tc>
          <w:tcPr>
            <w:tcW w:w="113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7745C3DA" w14:textId="77777777">
            <w:pPr>
              <w:rPr>
                <w:sz w:val="14"/>
                <w:szCs w:val="14"/>
              </w:rPr>
            </w:pPr>
            <w:r w:rsidRPr="003B10EC">
              <w:rPr>
                <w:sz w:val="14"/>
                <w:szCs w:val="14"/>
              </w:rPr>
              <w:t>-</w:t>
            </w:r>
          </w:p>
        </w:tc>
        <w:tc>
          <w:tcPr>
            <w:tcW w:w="104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4A777BCE" w14:textId="77777777">
            <w:pPr>
              <w:rPr>
                <w:sz w:val="14"/>
                <w:szCs w:val="14"/>
              </w:rPr>
            </w:pPr>
            <w:r w:rsidRPr="003B10EC">
              <w:rPr>
                <w:sz w:val="14"/>
                <w:szCs w:val="14"/>
              </w:rPr>
              <w:t>-</w:t>
            </w:r>
          </w:p>
        </w:tc>
        <w:tc>
          <w:tcPr>
            <w:tcW w:w="12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64D5602E" w14:textId="77777777">
            <w:pPr>
              <w:rPr>
                <w:sz w:val="14"/>
                <w:szCs w:val="14"/>
              </w:rPr>
            </w:pPr>
            <w:r w:rsidRPr="003B10EC">
              <w:rPr>
                <w:sz w:val="14"/>
                <w:szCs w:val="14"/>
              </w:rPr>
              <w:t>-</w:t>
            </w:r>
          </w:p>
        </w:tc>
      </w:tr>
      <w:tr w:rsidRPr="003B10EC" w:rsidR="000B6699" w:rsidTr="00E519D1" w14:paraId="5933CC9B" w14:textId="77777777">
        <w:trPr>
          <w:trHeight w:val="279"/>
        </w:trPr>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367F4FA4" w14:textId="77777777">
            <w:pPr>
              <w:rPr>
                <w:sz w:val="14"/>
                <w:szCs w:val="14"/>
              </w:rPr>
            </w:pPr>
            <w:r w:rsidRPr="003B10EC">
              <w:rPr>
                <w:sz w:val="14"/>
                <w:szCs w:val="14"/>
              </w:rPr>
              <w:t>Process Final FBC Results</w:t>
            </w:r>
          </w:p>
        </w:tc>
        <w:tc>
          <w:tcPr>
            <w:tcW w:w="96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4D1F15B4" w14:textId="77777777">
            <w:pPr>
              <w:rPr>
                <w:sz w:val="14"/>
                <w:szCs w:val="14"/>
              </w:rPr>
            </w:pPr>
            <w:r w:rsidRPr="003B10EC">
              <w:rPr>
                <w:sz w:val="14"/>
                <w:szCs w:val="14"/>
              </w:rPr>
              <w:t>CCC</w:t>
            </w:r>
          </w:p>
        </w:tc>
        <w:tc>
          <w:tcPr>
            <w:tcW w:w="99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3C906D09" w14:textId="77777777">
            <w:pPr>
              <w:rPr>
                <w:sz w:val="14"/>
                <w:szCs w:val="14"/>
              </w:rPr>
            </w:pPr>
            <w:r w:rsidRPr="003B10EC">
              <w:rPr>
                <w:sz w:val="14"/>
                <w:szCs w:val="14"/>
              </w:rPr>
              <w:t>FBPCM</w:t>
            </w:r>
          </w:p>
        </w:tc>
        <w:tc>
          <w:tcPr>
            <w:tcW w:w="2578" w:type="dxa"/>
            <w:gridSpan w:val="3"/>
            <w:vMerge/>
            <w:tcBorders>
              <w:left w:val="single" w:color="FFFFFF" w:themeColor="background1" w:sz="8" w:space="0"/>
            </w:tcBorders>
          </w:tcPr>
          <w:p w:rsidRPr="003B10EC" w:rsidR="000B6699" w:rsidP="000A4806" w:rsidRDefault="000B6699" w14:paraId="0BB3D986" w14:textId="77777777">
            <w:pPr>
              <w:rPr>
                <w:sz w:val="14"/>
                <w:szCs w:val="14"/>
              </w:rPr>
            </w:pPr>
          </w:p>
        </w:tc>
        <w:tc>
          <w:tcPr>
            <w:tcW w:w="113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0DACA8B3" w14:textId="77777777">
            <w:pPr>
              <w:rPr>
                <w:sz w:val="14"/>
                <w:szCs w:val="14"/>
              </w:rPr>
            </w:pPr>
            <w:r w:rsidRPr="003B10EC">
              <w:rPr>
                <w:sz w:val="14"/>
                <w:szCs w:val="14"/>
              </w:rPr>
              <w:t>-</w:t>
            </w:r>
          </w:p>
        </w:tc>
        <w:tc>
          <w:tcPr>
            <w:tcW w:w="104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33D0854A" w14:textId="77777777">
            <w:pPr>
              <w:rPr>
                <w:sz w:val="14"/>
                <w:szCs w:val="14"/>
              </w:rPr>
            </w:pPr>
            <w:r w:rsidRPr="003B10EC">
              <w:rPr>
                <w:sz w:val="14"/>
                <w:szCs w:val="14"/>
              </w:rPr>
              <w:t>-</w:t>
            </w:r>
          </w:p>
        </w:tc>
        <w:tc>
          <w:tcPr>
            <w:tcW w:w="12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61962C71" w14:textId="77777777">
            <w:pPr>
              <w:rPr>
                <w:sz w:val="14"/>
                <w:szCs w:val="14"/>
              </w:rPr>
            </w:pPr>
            <w:r w:rsidRPr="003B10EC">
              <w:rPr>
                <w:sz w:val="14"/>
                <w:szCs w:val="14"/>
              </w:rPr>
              <w:t>-</w:t>
            </w:r>
          </w:p>
        </w:tc>
      </w:tr>
      <w:tr w:rsidRPr="003B10EC" w:rsidR="000B6699" w:rsidTr="00E519D1" w14:paraId="26E48D05" w14:textId="77777777">
        <w:trPr>
          <w:trHeight w:val="279"/>
        </w:trPr>
        <w:tc>
          <w:tcPr>
            <w:tcW w:w="126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7BC50417" w14:textId="3F1A8703">
            <w:pPr>
              <w:rPr>
                <w:sz w:val="14"/>
                <w:szCs w:val="14"/>
              </w:rPr>
            </w:pPr>
            <w:r>
              <w:rPr>
                <w:sz w:val="14"/>
                <w:szCs w:val="14"/>
              </w:rPr>
              <w:t>Distribute Fallback Report after Final</w:t>
            </w:r>
          </w:p>
        </w:tc>
        <w:tc>
          <w:tcPr>
            <w:tcW w:w="96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503AED4D" w14:textId="24606C1D">
            <w:pPr>
              <w:rPr>
                <w:sz w:val="14"/>
                <w:szCs w:val="14"/>
              </w:rPr>
            </w:pPr>
            <w:r>
              <w:rPr>
                <w:sz w:val="14"/>
                <w:szCs w:val="14"/>
              </w:rPr>
              <w:t>CCC</w:t>
            </w:r>
          </w:p>
        </w:tc>
        <w:tc>
          <w:tcPr>
            <w:tcW w:w="99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7FAE820E" w14:textId="35D4A4FA">
            <w:pPr>
              <w:rPr>
                <w:sz w:val="14"/>
                <w:szCs w:val="14"/>
              </w:rPr>
            </w:pPr>
            <w:r>
              <w:rPr>
                <w:sz w:val="14"/>
                <w:szCs w:val="14"/>
              </w:rPr>
              <w:t>CCCt</w:t>
            </w:r>
          </w:p>
        </w:tc>
        <w:tc>
          <w:tcPr>
            <w:tcW w:w="2578" w:type="dxa"/>
            <w:gridSpan w:val="3"/>
            <w:vMerge/>
            <w:tcBorders>
              <w:left w:val="single" w:color="FFFFFF" w:themeColor="background1" w:sz="8" w:space="0"/>
            </w:tcBorders>
          </w:tcPr>
          <w:p w:rsidRPr="003B10EC" w:rsidR="000B6699" w:rsidP="000A4806" w:rsidRDefault="000B6699" w14:paraId="64C0402E" w14:textId="77777777">
            <w:pPr>
              <w:rPr>
                <w:sz w:val="14"/>
                <w:szCs w:val="14"/>
              </w:rPr>
            </w:pPr>
          </w:p>
        </w:tc>
        <w:tc>
          <w:tcPr>
            <w:tcW w:w="1135"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3E6B1088" w14:textId="77777777">
            <w:pPr>
              <w:rPr>
                <w:sz w:val="14"/>
                <w:szCs w:val="14"/>
              </w:rPr>
            </w:pPr>
          </w:p>
        </w:tc>
        <w:tc>
          <w:tcPr>
            <w:tcW w:w="104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2C6619DC" w14:textId="77777777">
            <w:pPr>
              <w:rPr>
                <w:sz w:val="14"/>
                <w:szCs w:val="14"/>
              </w:rPr>
            </w:pPr>
          </w:p>
        </w:tc>
        <w:tc>
          <w:tcPr>
            <w:tcW w:w="12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63FAC857" w14:textId="77777777">
            <w:pPr>
              <w:rPr>
                <w:sz w:val="14"/>
                <w:szCs w:val="14"/>
              </w:rPr>
            </w:pPr>
          </w:p>
        </w:tc>
      </w:tr>
    </w:tbl>
    <w:bookmarkEnd w:id="252"/>
    <w:p w:rsidRPr="005E3B83" w:rsidR="005E3B83" w:rsidP="002530D3" w:rsidRDefault="005E3B83" w14:paraId="51A278F0" w14:textId="77777777">
      <w:pPr>
        <w:spacing w:before="240" w:after="240"/>
      </w:pPr>
      <w:r w:rsidRPr="005E3B83">
        <w:t>The FB parameters that have been computed indicate what net positions, given the Critical Branches that are specified by the TSOs in Core, can be facilitated under ID trading without endangering the grid security.</w:t>
      </w:r>
    </w:p>
    <w:p w:rsidRPr="005E3B83" w:rsidR="005E3B83" w:rsidP="000A4806" w:rsidRDefault="005E3B83" w14:paraId="61066FD8" w14:textId="77777777">
      <w:pPr>
        <w:spacing w:after="240"/>
      </w:pPr>
      <w:r w:rsidRPr="005E3B83">
        <w:t xml:space="preserve">For the final FB computation, the results of the initial FB computation are updated by the IVAs sent by TSOs to consider the outcome of the validation phase. In addition, TSOs can update the ECs for this process step. </w:t>
      </w:r>
    </w:p>
    <w:p w:rsidRPr="005E3B83" w:rsidR="005E3B83" w:rsidP="000A4806" w:rsidRDefault="005E3B83" w14:paraId="71A7D26B" w14:textId="6F2EAB0D">
      <w:pPr>
        <w:spacing w:after="240"/>
      </w:pPr>
      <w:r w:rsidRPr="005E3B83">
        <w:t>The final FB results are shifted in a next step to the latest AAC.</w:t>
      </w:r>
    </w:p>
    <w:p w:rsidRPr="005E3B83" w:rsidR="005E3B83" w:rsidP="00B47D5C" w:rsidRDefault="47656B1D" w14:paraId="4E404330" w14:textId="77777777">
      <w:pPr>
        <w:pStyle w:val="Heading3"/>
      </w:pPr>
      <w:bookmarkStart w:name="_Toc981106093" w:id="253"/>
      <w:bookmarkStart w:name="_Toc2140410592" w:id="254"/>
      <w:r>
        <w:t>Backup and Fallback processes</w:t>
      </w:r>
      <w:bookmarkEnd w:id="253"/>
      <w:bookmarkEnd w:id="254"/>
    </w:p>
    <w:p w:rsidR="005E3B83" w:rsidP="000A4806" w:rsidRDefault="005E3B83" w14:paraId="4B8AFCD7" w14:textId="0AE7442A">
      <w:pPr>
        <w:spacing w:after="240"/>
      </w:pPr>
      <w:r w:rsidRPr="005E3B83">
        <w:t>As soon as an issue with the CCCt is identified (e.g. blocking the process to run normally), the CCC must call or email Unicorn Core helpdesk. If applicable trigger the following actions before the Backup/fallback time:</w:t>
      </w:r>
    </w:p>
    <w:p w:rsidRPr="005E3B83" w:rsidR="00B40048" w:rsidP="000A4806" w:rsidRDefault="00B40048" w14:paraId="1324455B" w14:textId="77777777">
      <w:pPr>
        <w:spacing w:after="240"/>
      </w:pPr>
    </w:p>
    <w:tbl>
      <w:tblPr>
        <w:tblW w:w="9312" w:type="dxa"/>
        <w:tblLook w:val="06A0" w:firstRow="1" w:lastRow="0" w:firstColumn="1" w:lastColumn="0" w:noHBand="1" w:noVBand="1"/>
      </w:tblPr>
      <w:tblGrid>
        <w:gridCol w:w="697"/>
        <w:gridCol w:w="990"/>
        <w:gridCol w:w="2300"/>
        <w:gridCol w:w="3040"/>
        <w:gridCol w:w="660"/>
        <w:gridCol w:w="747"/>
        <w:gridCol w:w="878"/>
      </w:tblGrid>
      <w:tr w:rsidRPr="003B10EC" w:rsidR="00097F92" w:rsidTr="47E385B5" w14:paraId="197E7DCE" w14:textId="77777777">
        <w:trPr>
          <w:trHeight w:val="535"/>
        </w:trPr>
        <w:tc>
          <w:tcPr>
            <w:tcW w:w="697"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3B10EC" w:rsidR="005E3B83" w:rsidP="000A4806" w:rsidRDefault="005E3B83" w14:paraId="2E12B1E0" w14:textId="77777777">
            <w:pPr>
              <w:rPr>
                <w:sz w:val="14"/>
                <w:szCs w:val="14"/>
              </w:rPr>
            </w:pPr>
            <w:r w:rsidRPr="003B10EC">
              <w:rPr>
                <w:sz w:val="14"/>
                <w:szCs w:val="14"/>
              </w:rPr>
              <w:t>Backup ID</w:t>
            </w:r>
          </w:p>
        </w:tc>
        <w:tc>
          <w:tcPr>
            <w:tcW w:w="99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3B10EC" w:rsidR="005E3B83" w:rsidP="000A4806" w:rsidRDefault="005E3B83" w14:paraId="1E3EBC30" w14:textId="77777777">
            <w:pPr>
              <w:rPr>
                <w:sz w:val="14"/>
                <w:szCs w:val="14"/>
              </w:rPr>
            </w:pPr>
            <w:r w:rsidRPr="003B10EC">
              <w:rPr>
                <w:sz w:val="14"/>
                <w:szCs w:val="14"/>
              </w:rPr>
              <w:t>Process Step</w:t>
            </w:r>
          </w:p>
        </w:tc>
        <w:tc>
          <w:tcPr>
            <w:tcW w:w="23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3B10EC" w:rsidR="005E3B83" w:rsidP="000A4806" w:rsidRDefault="005E3B83" w14:paraId="67C640CC" w14:textId="77777777">
            <w:pPr>
              <w:rPr>
                <w:sz w:val="14"/>
                <w:szCs w:val="14"/>
              </w:rPr>
            </w:pPr>
            <w:r w:rsidRPr="003B10EC">
              <w:rPr>
                <w:sz w:val="14"/>
                <w:szCs w:val="14"/>
              </w:rPr>
              <w:t>Description</w:t>
            </w:r>
          </w:p>
        </w:tc>
        <w:tc>
          <w:tcPr>
            <w:tcW w:w="304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3B10EC" w:rsidR="005E3B83" w:rsidP="000A4806" w:rsidRDefault="005E3B83" w14:paraId="3BB0B743" w14:textId="77777777">
            <w:pPr>
              <w:rPr>
                <w:sz w:val="14"/>
                <w:szCs w:val="14"/>
              </w:rPr>
            </w:pPr>
            <w:r w:rsidRPr="003B10EC">
              <w:rPr>
                <w:sz w:val="14"/>
                <w:szCs w:val="14"/>
              </w:rPr>
              <w:t>Solution/Action</w:t>
            </w:r>
          </w:p>
        </w:tc>
        <w:tc>
          <w:tcPr>
            <w:tcW w:w="66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3B10EC" w:rsidR="005E3B83" w:rsidP="000A4806" w:rsidRDefault="005E3B83" w14:paraId="0573676D" w14:textId="77777777">
            <w:pPr>
              <w:rPr>
                <w:sz w:val="14"/>
                <w:szCs w:val="14"/>
              </w:rPr>
            </w:pPr>
            <w:r w:rsidRPr="003B10EC">
              <w:rPr>
                <w:sz w:val="14"/>
                <w:szCs w:val="14"/>
              </w:rPr>
              <w:t>Owner</w:t>
            </w:r>
          </w:p>
        </w:tc>
        <w:tc>
          <w:tcPr>
            <w:tcW w:w="747"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3B10EC" w:rsidR="005E3B83" w:rsidP="000A4806" w:rsidRDefault="005E3B83" w14:paraId="37536B28" w14:textId="77777777">
            <w:pPr>
              <w:rPr>
                <w:sz w:val="14"/>
                <w:szCs w:val="14"/>
              </w:rPr>
            </w:pPr>
            <w:r w:rsidRPr="003B10EC">
              <w:rPr>
                <w:sz w:val="14"/>
                <w:szCs w:val="14"/>
              </w:rPr>
              <w:t>Tool</w:t>
            </w:r>
          </w:p>
        </w:tc>
        <w:tc>
          <w:tcPr>
            <w:tcW w:w="878" w:type="dxa"/>
            <w:tcBorders>
              <w:top w:val="nil"/>
              <w:left w:val="single" w:color="FFFFFF" w:themeColor="background1" w:sz="8" w:space="0"/>
              <w:bottom w:val="nil"/>
              <w:right w:val="nil"/>
            </w:tcBorders>
            <w:shd w:val="clear" w:color="auto" w:fill="2F2F2F" w:themeFill="text2" w:themeFillShade="80"/>
            <w:vAlign w:val="center"/>
          </w:tcPr>
          <w:p w:rsidRPr="003B10EC" w:rsidR="005E3B83" w:rsidP="000A4806" w:rsidRDefault="005E3B83" w14:paraId="1642BDF8" w14:textId="77777777">
            <w:pPr>
              <w:rPr>
                <w:sz w:val="14"/>
                <w:szCs w:val="14"/>
              </w:rPr>
            </w:pPr>
            <w:r w:rsidRPr="003B10EC">
              <w:rPr>
                <w:sz w:val="14"/>
                <w:szCs w:val="14"/>
              </w:rPr>
              <w:t>Email Template #</w:t>
            </w:r>
          </w:p>
        </w:tc>
      </w:tr>
      <w:tr w:rsidRPr="003B10EC" w:rsidR="00097F92" w:rsidTr="47E385B5" w14:paraId="130E3062" w14:textId="77777777">
        <w:trPr>
          <w:trHeight w:val="993"/>
        </w:trPr>
        <w:tc>
          <w:tcPr>
            <w:tcW w:w="69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3B10EC" w:rsidR="005E3B83" w:rsidP="000A4806" w:rsidRDefault="47E385B5" w14:paraId="24AD0FD8" w14:textId="19F22581">
            <w:pPr>
              <w:rPr>
                <w:sz w:val="14"/>
                <w:szCs w:val="14"/>
              </w:rPr>
            </w:pPr>
            <w:r w:rsidRPr="47E385B5">
              <w:rPr>
                <w:sz w:val="14"/>
                <w:szCs w:val="14"/>
              </w:rPr>
              <w:t>ID2_1</w:t>
            </w:r>
            <w:r w:rsidR="00887342">
              <w:rPr>
                <w:sz w:val="14"/>
                <w:szCs w:val="14"/>
              </w:rPr>
              <w:t>2</w:t>
            </w:r>
          </w:p>
        </w:tc>
        <w:tc>
          <w:tcPr>
            <w:tcW w:w="990" w:type="dxa"/>
            <w:vMerge w:val="restart"/>
            <w:tcBorders>
              <w:top w:val="single" w:color="FFFFFF" w:themeColor="background1" w:sz="8" w:space="0"/>
              <w:left w:val="single" w:color="FFFFFF" w:themeColor="background1" w:sz="8" w:space="0"/>
              <w:bottom w:val="single" w:color="FFFFFF" w:themeColor="background1" w:sz="4" w:space="0"/>
              <w:right w:val="single" w:color="FFFFFF" w:themeColor="background1" w:sz="8" w:space="0"/>
            </w:tcBorders>
            <w:shd w:val="clear" w:color="auto" w:fill="BFBFBF" w:themeFill="background1" w:themeFillShade="BF"/>
            <w:vAlign w:val="center"/>
          </w:tcPr>
          <w:p w:rsidRPr="003B10EC" w:rsidR="005E3B83" w:rsidP="000A4806" w:rsidRDefault="005E3B83" w14:paraId="1E459A4D" w14:textId="77777777">
            <w:pPr>
              <w:rPr>
                <w:sz w:val="14"/>
                <w:szCs w:val="14"/>
              </w:rPr>
            </w:pPr>
            <w:r w:rsidRPr="003B10EC">
              <w:rPr>
                <w:sz w:val="14"/>
                <w:szCs w:val="14"/>
              </w:rPr>
              <w:t>Final FB computation</w:t>
            </w:r>
          </w:p>
        </w:tc>
        <w:tc>
          <w:tcPr>
            <w:tcW w:w="2300"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3B10EC" w:rsidR="005E3B83" w:rsidP="000A4806" w:rsidRDefault="005E3B83" w14:paraId="6F3D44BA" w14:textId="77777777">
            <w:pPr>
              <w:rPr>
                <w:sz w:val="14"/>
                <w:szCs w:val="14"/>
              </w:rPr>
            </w:pPr>
            <w:r w:rsidRPr="003B10EC">
              <w:rPr>
                <w:sz w:val="14"/>
                <w:szCs w:val="14"/>
              </w:rPr>
              <w:t xml:space="preserve">Issue/error with Final FB computation </w:t>
            </w:r>
          </w:p>
        </w:tc>
        <w:tc>
          <w:tcPr>
            <w:tcW w:w="304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3B10EC" w:rsidR="005E3B83" w:rsidP="000A4806" w:rsidRDefault="307FA90F" w14:paraId="1C827BB9" w14:textId="7F767D02">
            <w:pPr>
              <w:rPr>
                <w:sz w:val="14"/>
                <w:szCs w:val="14"/>
              </w:rPr>
            </w:pPr>
            <w:r w:rsidRPr="307FA90F">
              <w:rPr>
                <w:sz w:val="14"/>
                <w:szCs w:val="14"/>
              </w:rPr>
              <w:t>If computation is not successfully finished by Critical End Time, inform parties per e-mail template about failure on provision of computed NTCs.</w:t>
            </w:r>
          </w:p>
        </w:tc>
        <w:tc>
          <w:tcPr>
            <w:tcW w:w="66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3B10EC" w:rsidR="005E3B83" w:rsidP="000A4806" w:rsidRDefault="005E3B83" w14:paraId="54D12E44" w14:textId="77777777">
            <w:pPr>
              <w:rPr>
                <w:sz w:val="14"/>
                <w:szCs w:val="14"/>
              </w:rPr>
            </w:pPr>
            <w:r w:rsidRPr="003B10EC">
              <w:rPr>
                <w:sz w:val="14"/>
                <w:szCs w:val="14"/>
              </w:rPr>
              <w:t>CCC</w:t>
            </w:r>
          </w:p>
        </w:tc>
        <w:tc>
          <w:tcPr>
            <w:tcW w:w="74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3B10EC" w:rsidR="005E3B83" w:rsidP="000A4806" w:rsidRDefault="005E3B83" w14:paraId="77E8BA2C" w14:textId="77777777">
            <w:pPr>
              <w:rPr>
                <w:sz w:val="14"/>
                <w:szCs w:val="14"/>
              </w:rPr>
            </w:pPr>
            <w:r w:rsidRPr="003B10EC">
              <w:rPr>
                <w:sz w:val="14"/>
                <w:szCs w:val="14"/>
              </w:rPr>
              <w:t>Email</w:t>
            </w:r>
          </w:p>
        </w:tc>
        <w:tc>
          <w:tcPr>
            <w:tcW w:w="87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3B10EC" w:rsidR="005E3B83" w:rsidP="000A4806" w:rsidRDefault="005E3B83" w14:paraId="363B1129" w14:textId="77777777">
            <w:pPr>
              <w:rPr>
                <w:sz w:val="14"/>
                <w:szCs w:val="14"/>
              </w:rPr>
            </w:pPr>
            <w:r w:rsidRPr="003B10EC">
              <w:rPr>
                <w:sz w:val="14"/>
                <w:szCs w:val="14"/>
              </w:rPr>
              <w:t>2</w:t>
            </w:r>
          </w:p>
        </w:tc>
      </w:tr>
      <w:tr w:rsidRPr="003B10EC" w:rsidR="00097F92" w:rsidTr="47E385B5" w14:paraId="4A0D579A" w14:textId="77777777">
        <w:trPr>
          <w:trHeight w:val="385"/>
        </w:trPr>
        <w:tc>
          <w:tcPr>
            <w:tcW w:w="69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3B10EC" w:rsidR="005E3B83" w:rsidP="000A4806" w:rsidRDefault="47E385B5" w14:paraId="2262D4F4" w14:textId="79957D3B">
            <w:pPr>
              <w:rPr>
                <w:sz w:val="14"/>
                <w:szCs w:val="14"/>
              </w:rPr>
            </w:pPr>
            <w:r w:rsidRPr="47E385B5">
              <w:rPr>
                <w:sz w:val="14"/>
                <w:szCs w:val="14"/>
              </w:rPr>
              <w:t>ID2_1</w:t>
            </w:r>
            <w:r w:rsidR="00887342">
              <w:rPr>
                <w:sz w:val="14"/>
                <w:szCs w:val="14"/>
              </w:rPr>
              <w:t>3</w:t>
            </w:r>
          </w:p>
        </w:tc>
        <w:tc>
          <w:tcPr>
            <w:tcW w:w="990" w:type="dxa"/>
            <w:vMerge/>
            <w:vAlign w:val="center"/>
          </w:tcPr>
          <w:p w:rsidRPr="003B10EC" w:rsidR="005E3B83" w:rsidP="000A4806" w:rsidRDefault="005E3B83" w14:paraId="449054B4" w14:textId="77777777">
            <w:pPr>
              <w:rPr>
                <w:sz w:val="14"/>
                <w:szCs w:val="14"/>
              </w:rPr>
            </w:pPr>
          </w:p>
        </w:tc>
        <w:tc>
          <w:tcPr>
            <w:tcW w:w="2300"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3B10EC" w:rsidR="005E3B83" w:rsidP="000A4806" w:rsidRDefault="005E3B83" w14:paraId="700E62D7" w14:textId="77777777">
            <w:pPr>
              <w:rPr>
                <w:sz w:val="14"/>
                <w:szCs w:val="14"/>
              </w:rPr>
            </w:pPr>
            <w:r w:rsidRPr="003B10EC">
              <w:rPr>
                <w:sz w:val="14"/>
                <w:szCs w:val="14"/>
              </w:rPr>
              <w:t>Fallback applied for TSs during Final FB computation</w:t>
            </w:r>
          </w:p>
          <w:p w:rsidRPr="003B10EC" w:rsidR="005E3B83" w:rsidP="000A4806" w:rsidRDefault="005E3B83" w14:paraId="72F2D00F" w14:textId="77777777">
            <w:pPr>
              <w:rPr>
                <w:sz w:val="14"/>
                <w:szCs w:val="14"/>
              </w:rPr>
            </w:pPr>
          </w:p>
        </w:tc>
        <w:tc>
          <w:tcPr>
            <w:tcW w:w="304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3B10EC" w:rsidR="005E3B83" w:rsidP="000A4806" w:rsidRDefault="005E3B83" w14:paraId="6824B653" w14:textId="77777777">
            <w:pPr>
              <w:rPr>
                <w:sz w:val="14"/>
                <w:szCs w:val="14"/>
              </w:rPr>
            </w:pPr>
            <w:r w:rsidRPr="003B10EC">
              <w:rPr>
                <w:sz w:val="14"/>
                <w:szCs w:val="14"/>
              </w:rPr>
              <w:t>1. Inform all parties via email template about results and the timestamps with a fallback applied</w:t>
            </w:r>
          </w:p>
          <w:p w:rsidRPr="003B10EC" w:rsidR="005E3B83" w:rsidP="000A4806" w:rsidRDefault="005E3B83" w14:paraId="63737720" w14:textId="77777777">
            <w:pPr>
              <w:rPr>
                <w:sz w:val="14"/>
                <w:szCs w:val="14"/>
              </w:rPr>
            </w:pPr>
            <w:r w:rsidRPr="003B10EC">
              <w:rPr>
                <w:sz w:val="14"/>
                <w:szCs w:val="14"/>
              </w:rPr>
              <w:t>2. Trigger an investigation by Unicorn</w:t>
            </w:r>
          </w:p>
        </w:tc>
        <w:tc>
          <w:tcPr>
            <w:tcW w:w="66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3B10EC" w:rsidR="005E3B83" w:rsidP="000A4806" w:rsidRDefault="005E3B83" w14:paraId="5FADF2D2" w14:textId="77777777">
            <w:pPr>
              <w:rPr>
                <w:sz w:val="14"/>
                <w:szCs w:val="14"/>
              </w:rPr>
            </w:pPr>
            <w:r w:rsidRPr="003B10EC">
              <w:rPr>
                <w:sz w:val="14"/>
                <w:szCs w:val="14"/>
              </w:rPr>
              <w:t>CCC</w:t>
            </w:r>
          </w:p>
        </w:tc>
        <w:tc>
          <w:tcPr>
            <w:tcW w:w="74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3B10EC" w:rsidR="005E3B83" w:rsidP="000A4806" w:rsidRDefault="005E3B83" w14:paraId="2F494738" w14:textId="77777777">
            <w:pPr>
              <w:rPr>
                <w:sz w:val="14"/>
                <w:szCs w:val="14"/>
              </w:rPr>
            </w:pPr>
            <w:r w:rsidRPr="003B10EC">
              <w:rPr>
                <w:sz w:val="14"/>
                <w:szCs w:val="14"/>
              </w:rPr>
              <w:t>Email</w:t>
            </w:r>
          </w:p>
        </w:tc>
        <w:tc>
          <w:tcPr>
            <w:tcW w:w="878"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3B10EC" w:rsidR="005E3B83" w:rsidP="000A4806" w:rsidRDefault="005E3B83" w14:paraId="293DFC86" w14:textId="77777777">
            <w:pPr>
              <w:rPr>
                <w:sz w:val="14"/>
                <w:szCs w:val="14"/>
              </w:rPr>
            </w:pPr>
            <w:r w:rsidRPr="003B10EC">
              <w:rPr>
                <w:sz w:val="14"/>
                <w:szCs w:val="14"/>
              </w:rPr>
              <w:t>5</w:t>
            </w:r>
          </w:p>
        </w:tc>
      </w:tr>
    </w:tbl>
    <w:p w:rsidR="005E3B83" w:rsidP="001B13ED" w:rsidRDefault="005E3B83" w14:paraId="06DD89CA" w14:textId="2B903139">
      <w:pPr>
        <w:spacing w:before="240" w:after="240"/>
      </w:pPr>
      <w:r w:rsidRPr="005E3B83">
        <w:t xml:space="preserve">The Backup/Fallback timings are detailed in the HLBP excel document made available in </w:t>
      </w:r>
      <w:r w:rsidR="003B10EC">
        <w:t>Se</w:t>
      </w:r>
      <w:r w:rsidRPr="005E3B83">
        <w:t>ction 2</w:t>
      </w:r>
      <w:r w:rsidR="003B10EC">
        <w:t>.1.</w:t>
      </w:r>
    </w:p>
    <w:p w:rsidRPr="005E3B83" w:rsidR="00B40048" w:rsidP="001B13ED" w:rsidRDefault="00B40048" w14:paraId="2A012C1B" w14:textId="77777777">
      <w:pPr>
        <w:spacing w:before="240" w:after="240"/>
      </w:pPr>
    </w:p>
    <w:p w:rsidRPr="005E3B83" w:rsidR="005E3B83" w:rsidP="00B47D5C" w:rsidRDefault="029219A7" w14:paraId="7BFBAE32" w14:textId="77777777">
      <w:pPr>
        <w:pStyle w:val="Heading2"/>
      </w:pPr>
      <w:bookmarkStart w:name="_Toc681749478" w:id="255"/>
      <w:bookmarkStart w:name="_Toc831460493" w:id="256"/>
      <w:bookmarkStart w:name="_Toc1677144267" w:id="257"/>
      <w:bookmarkStart w:name="_Toc224121671" w:id="258"/>
      <w:r>
        <w:t>Market Coupling Inputs Gathering</w:t>
      </w:r>
      <w:bookmarkEnd w:id="255"/>
      <w:bookmarkEnd w:id="256"/>
      <w:bookmarkEnd w:id="257"/>
      <w:bookmarkEnd w:id="258"/>
    </w:p>
    <w:p w:rsidRPr="005E3B83" w:rsidR="005E3B83" w:rsidP="000A4806" w:rsidRDefault="5DCAF8D7" w14:paraId="0156ADA1" w14:textId="7C9E82F7">
      <w:pPr>
        <w:spacing w:after="240"/>
      </w:pPr>
      <w:r>
        <w:t>The Market Coupling Mechanism for the Intraday timeframe is not able to accommodate flow-based parameters yet. To handle the capacity calculation results, an ID ATC/NTC extraction has to be performed, which is done on the latest ID market position, being the NPs resulting from the already allocated capacities (AACs).</w:t>
      </w:r>
    </w:p>
    <w:tbl>
      <w:tblPr>
        <w:tblW w:w="0" w:type="auto"/>
        <w:tblInd w:w="90" w:type="dxa"/>
        <w:tblLook w:val="04A0" w:firstRow="1" w:lastRow="0" w:firstColumn="1" w:lastColumn="0" w:noHBand="0" w:noVBand="1"/>
      </w:tblPr>
      <w:tblGrid>
        <w:gridCol w:w="1297"/>
        <w:gridCol w:w="963"/>
        <w:gridCol w:w="947"/>
        <w:gridCol w:w="861"/>
        <w:gridCol w:w="878"/>
        <w:gridCol w:w="889"/>
        <w:gridCol w:w="1101"/>
        <w:gridCol w:w="1056"/>
        <w:gridCol w:w="1196"/>
      </w:tblGrid>
      <w:tr w:rsidRPr="003B10EC" w:rsidR="005E3B83" w:rsidTr="003B10EC" w14:paraId="0375077A" w14:textId="77777777">
        <w:trPr>
          <w:trHeight w:val="279"/>
        </w:trPr>
        <w:tc>
          <w:tcPr>
            <w:tcW w:w="129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70B4749D" w14:textId="77777777">
            <w:pPr>
              <w:rPr>
                <w:sz w:val="14"/>
                <w:szCs w:val="14"/>
              </w:rPr>
            </w:pPr>
            <w:r w:rsidRPr="003B10EC">
              <w:rPr>
                <w:sz w:val="14"/>
                <w:szCs w:val="14"/>
              </w:rPr>
              <w:t>Activity</w:t>
            </w:r>
          </w:p>
        </w:tc>
        <w:tc>
          <w:tcPr>
            <w:tcW w:w="96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55EAA684" w14:textId="77777777">
            <w:pPr>
              <w:rPr>
                <w:sz w:val="14"/>
                <w:szCs w:val="14"/>
              </w:rPr>
            </w:pPr>
            <w:r w:rsidRPr="003B10EC">
              <w:rPr>
                <w:sz w:val="14"/>
                <w:szCs w:val="14"/>
              </w:rPr>
              <w:t>Owner</w:t>
            </w:r>
          </w:p>
        </w:tc>
        <w:tc>
          <w:tcPr>
            <w:tcW w:w="94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2602FCFB" w14:textId="77777777">
            <w:pPr>
              <w:rPr>
                <w:sz w:val="14"/>
                <w:szCs w:val="14"/>
              </w:rPr>
            </w:pPr>
            <w:r w:rsidRPr="003B10EC">
              <w:rPr>
                <w:sz w:val="14"/>
                <w:szCs w:val="14"/>
              </w:rPr>
              <w:t>Tool</w:t>
            </w:r>
          </w:p>
        </w:tc>
        <w:tc>
          <w:tcPr>
            <w:tcW w:w="86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5BAFF9A8" w14:textId="77777777">
            <w:pPr>
              <w:rPr>
                <w:sz w:val="14"/>
                <w:szCs w:val="14"/>
              </w:rPr>
            </w:pPr>
            <w:r w:rsidRPr="003B10EC">
              <w:rPr>
                <w:sz w:val="14"/>
                <w:szCs w:val="14"/>
              </w:rPr>
              <w:t>Target Start Time</w:t>
            </w:r>
          </w:p>
        </w:tc>
        <w:tc>
          <w:tcPr>
            <w:tcW w:w="87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09097F05" w14:textId="77777777">
            <w:pPr>
              <w:rPr>
                <w:sz w:val="14"/>
                <w:szCs w:val="14"/>
              </w:rPr>
            </w:pPr>
            <w:r w:rsidRPr="003B10EC">
              <w:rPr>
                <w:sz w:val="14"/>
                <w:szCs w:val="14"/>
              </w:rPr>
              <w:t>Target End Time</w:t>
            </w:r>
          </w:p>
        </w:tc>
        <w:tc>
          <w:tcPr>
            <w:tcW w:w="8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4C5AA640" w14:textId="77777777">
            <w:pPr>
              <w:rPr>
                <w:sz w:val="14"/>
                <w:szCs w:val="14"/>
              </w:rPr>
            </w:pPr>
            <w:r w:rsidRPr="003B10EC">
              <w:rPr>
                <w:sz w:val="14"/>
                <w:szCs w:val="14"/>
              </w:rPr>
              <w:t>Critical End Time</w:t>
            </w:r>
          </w:p>
        </w:tc>
        <w:tc>
          <w:tcPr>
            <w:tcW w:w="3353"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4CA8D15F" w14:textId="77777777">
            <w:pPr>
              <w:rPr>
                <w:sz w:val="14"/>
                <w:szCs w:val="14"/>
              </w:rPr>
            </w:pPr>
            <w:r w:rsidRPr="003B10EC">
              <w:rPr>
                <w:sz w:val="14"/>
                <w:szCs w:val="14"/>
              </w:rPr>
              <w:t>Data Exchange</w:t>
            </w:r>
          </w:p>
        </w:tc>
      </w:tr>
      <w:tr w:rsidRPr="003B10EC" w:rsidR="005E3B83" w:rsidTr="003B10EC" w14:paraId="68BA3205" w14:textId="77777777">
        <w:trPr>
          <w:trHeight w:val="279"/>
        </w:trPr>
        <w:tc>
          <w:tcPr>
            <w:tcW w:w="1297" w:type="dxa"/>
            <w:vMerge/>
          </w:tcPr>
          <w:p w:rsidRPr="003B10EC" w:rsidR="005E3B83" w:rsidP="000A4806" w:rsidRDefault="005E3B83" w14:paraId="3BAC7E41" w14:textId="77777777">
            <w:pPr>
              <w:rPr>
                <w:sz w:val="14"/>
                <w:szCs w:val="14"/>
              </w:rPr>
            </w:pPr>
          </w:p>
        </w:tc>
        <w:tc>
          <w:tcPr>
            <w:tcW w:w="963" w:type="dxa"/>
            <w:vMerge/>
          </w:tcPr>
          <w:p w:rsidRPr="003B10EC" w:rsidR="005E3B83" w:rsidP="000A4806" w:rsidRDefault="005E3B83" w14:paraId="63746086" w14:textId="77777777">
            <w:pPr>
              <w:rPr>
                <w:sz w:val="14"/>
                <w:szCs w:val="14"/>
              </w:rPr>
            </w:pPr>
          </w:p>
        </w:tc>
        <w:tc>
          <w:tcPr>
            <w:tcW w:w="947" w:type="dxa"/>
            <w:vMerge/>
          </w:tcPr>
          <w:p w:rsidRPr="003B10EC" w:rsidR="005E3B83" w:rsidP="000A4806" w:rsidRDefault="005E3B83" w14:paraId="02A7D784" w14:textId="77777777">
            <w:pPr>
              <w:rPr>
                <w:sz w:val="14"/>
                <w:szCs w:val="14"/>
              </w:rPr>
            </w:pPr>
          </w:p>
        </w:tc>
        <w:tc>
          <w:tcPr>
            <w:tcW w:w="861" w:type="dxa"/>
            <w:vMerge/>
          </w:tcPr>
          <w:p w:rsidRPr="003B10EC" w:rsidR="005E3B83" w:rsidP="000A4806" w:rsidRDefault="005E3B83" w14:paraId="7C038677" w14:textId="77777777">
            <w:pPr>
              <w:rPr>
                <w:sz w:val="14"/>
                <w:szCs w:val="14"/>
              </w:rPr>
            </w:pPr>
          </w:p>
        </w:tc>
        <w:tc>
          <w:tcPr>
            <w:tcW w:w="878" w:type="dxa"/>
            <w:vMerge/>
          </w:tcPr>
          <w:p w:rsidRPr="003B10EC" w:rsidR="005E3B83" w:rsidP="000A4806" w:rsidRDefault="005E3B83" w14:paraId="2E4A872F" w14:textId="77777777">
            <w:pPr>
              <w:rPr>
                <w:sz w:val="14"/>
                <w:szCs w:val="14"/>
              </w:rPr>
            </w:pPr>
          </w:p>
        </w:tc>
        <w:tc>
          <w:tcPr>
            <w:tcW w:w="889" w:type="dxa"/>
            <w:vMerge/>
          </w:tcPr>
          <w:p w:rsidRPr="003B10EC" w:rsidR="005E3B83" w:rsidP="000A4806" w:rsidRDefault="005E3B83" w14:paraId="7C30DB88" w14:textId="77777777">
            <w:pPr>
              <w:rPr>
                <w:sz w:val="14"/>
                <w:szCs w:val="14"/>
              </w:rPr>
            </w:pPr>
          </w:p>
        </w:tc>
        <w:tc>
          <w:tcPr>
            <w:tcW w:w="1101"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7962D8DA" w14:textId="77777777">
            <w:pPr>
              <w:rPr>
                <w:sz w:val="14"/>
                <w:szCs w:val="14"/>
              </w:rPr>
            </w:pPr>
            <w:r w:rsidRPr="003B10EC">
              <w:rPr>
                <w:sz w:val="14"/>
                <w:szCs w:val="14"/>
              </w:rPr>
              <w:t>Input</w:t>
            </w:r>
          </w:p>
        </w:tc>
        <w:tc>
          <w:tcPr>
            <w:tcW w:w="105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60262B7D" w14:textId="77777777">
            <w:pPr>
              <w:rPr>
                <w:sz w:val="14"/>
                <w:szCs w:val="14"/>
              </w:rPr>
            </w:pPr>
            <w:r w:rsidRPr="003B10EC">
              <w:rPr>
                <w:sz w:val="14"/>
                <w:szCs w:val="14"/>
              </w:rPr>
              <w:t>Output</w:t>
            </w:r>
          </w:p>
        </w:tc>
        <w:tc>
          <w:tcPr>
            <w:tcW w:w="119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3B10EC" w:rsidR="005E3B83" w:rsidP="000A4806" w:rsidRDefault="005E3B83" w14:paraId="335F43D6" w14:textId="77777777">
            <w:pPr>
              <w:rPr>
                <w:sz w:val="14"/>
                <w:szCs w:val="14"/>
              </w:rPr>
            </w:pPr>
            <w:r w:rsidRPr="003B10EC">
              <w:rPr>
                <w:sz w:val="14"/>
                <w:szCs w:val="14"/>
              </w:rPr>
              <w:t>Counter part</w:t>
            </w:r>
          </w:p>
        </w:tc>
      </w:tr>
      <w:tr w:rsidRPr="003B10EC" w:rsidR="005E3B83" w:rsidTr="003B10EC" w14:paraId="3BFFADAD" w14:textId="77777777">
        <w:trPr>
          <w:trHeight w:val="279"/>
        </w:trPr>
        <w:tc>
          <w:tcPr>
            <w:tcW w:w="129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4A1DDC62" w14:textId="77777777">
            <w:pPr>
              <w:rPr>
                <w:sz w:val="14"/>
                <w:szCs w:val="14"/>
              </w:rPr>
            </w:pPr>
            <w:r w:rsidRPr="003B10EC">
              <w:rPr>
                <w:sz w:val="14"/>
                <w:szCs w:val="14"/>
              </w:rPr>
              <w:t>Re-Open gates for AACs and ACs</w:t>
            </w:r>
          </w:p>
        </w:tc>
        <w:tc>
          <w:tcPr>
            <w:tcW w:w="963"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769C6B06" w14:textId="77777777">
            <w:pPr>
              <w:rPr>
                <w:sz w:val="14"/>
                <w:szCs w:val="14"/>
              </w:rPr>
            </w:pPr>
            <w:r w:rsidRPr="003B10EC">
              <w:rPr>
                <w:sz w:val="14"/>
                <w:szCs w:val="14"/>
              </w:rPr>
              <w:t>CCC</w:t>
            </w:r>
          </w:p>
        </w:tc>
        <w:tc>
          <w:tcPr>
            <w:tcW w:w="94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69C2B3B2" w14:textId="77777777">
            <w:pPr>
              <w:rPr>
                <w:sz w:val="14"/>
                <w:szCs w:val="14"/>
              </w:rPr>
            </w:pPr>
            <w:r w:rsidRPr="003B10EC">
              <w:rPr>
                <w:sz w:val="14"/>
                <w:szCs w:val="14"/>
              </w:rPr>
              <w:t>CCCt</w:t>
            </w:r>
          </w:p>
        </w:tc>
        <w:tc>
          <w:tcPr>
            <w:tcW w:w="2628" w:type="dxa"/>
            <w:gridSpan w:val="3"/>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3B10EC" w:rsidR="005E3B83" w:rsidP="000A4806" w:rsidRDefault="005E3B83" w14:paraId="6D74B0DE" w14:textId="77777777">
            <w:pPr>
              <w:rPr>
                <w:sz w:val="14"/>
                <w:szCs w:val="14"/>
              </w:rPr>
            </w:pPr>
          </w:p>
          <w:p w:rsidRPr="003B10EC" w:rsidR="005E3B83" w:rsidP="000A4806" w:rsidRDefault="005E3B83" w14:paraId="30B2227F" w14:textId="77777777">
            <w:pPr>
              <w:rPr>
                <w:sz w:val="14"/>
                <w:szCs w:val="14"/>
              </w:rPr>
            </w:pPr>
            <w:r w:rsidRPr="003B10EC">
              <w:rPr>
                <w:sz w:val="14"/>
                <w:szCs w:val="14"/>
              </w:rPr>
              <w:t>See HLBP timetable as referred to under ‘2. Related documents’</w:t>
            </w:r>
          </w:p>
        </w:tc>
        <w:tc>
          <w:tcPr>
            <w:tcW w:w="110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3CE220B4" w14:textId="77777777">
            <w:pPr>
              <w:rPr>
                <w:sz w:val="14"/>
                <w:szCs w:val="14"/>
              </w:rPr>
            </w:pPr>
            <w:r w:rsidRPr="003B10EC">
              <w:rPr>
                <w:sz w:val="14"/>
                <w:szCs w:val="14"/>
              </w:rPr>
              <w:t>-</w:t>
            </w:r>
          </w:p>
        </w:tc>
        <w:tc>
          <w:tcPr>
            <w:tcW w:w="105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4A0D6691" w14:textId="77777777">
            <w:pPr>
              <w:rPr>
                <w:sz w:val="14"/>
                <w:szCs w:val="14"/>
              </w:rPr>
            </w:pPr>
            <w:r w:rsidRPr="003B10EC">
              <w:rPr>
                <w:sz w:val="14"/>
                <w:szCs w:val="14"/>
              </w:rPr>
              <w:t>-</w:t>
            </w:r>
          </w:p>
        </w:tc>
        <w:tc>
          <w:tcPr>
            <w:tcW w:w="119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7F24A5F5" w14:textId="77777777">
            <w:pPr>
              <w:rPr>
                <w:sz w:val="14"/>
                <w:szCs w:val="14"/>
              </w:rPr>
            </w:pPr>
            <w:r w:rsidRPr="003B10EC">
              <w:rPr>
                <w:sz w:val="14"/>
                <w:szCs w:val="14"/>
              </w:rPr>
              <w:t>-</w:t>
            </w:r>
          </w:p>
        </w:tc>
      </w:tr>
      <w:tr w:rsidRPr="003B10EC" w:rsidR="000B6699" w:rsidTr="003B10EC" w14:paraId="3EE4F044" w14:textId="77777777">
        <w:trPr>
          <w:trHeight w:val="279"/>
        </w:trPr>
        <w:tc>
          <w:tcPr>
            <w:tcW w:w="129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57D08478" w14:textId="3DEEA4B8">
            <w:pPr>
              <w:rPr>
                <w:sz w:val="14"/>
                <w:szCs w:val="14"/>
              </w:rPr>
            </w:pPr>
            <w:r>
              <w:rPr>
                <w:sz w:val="14"/>
                <w:szCs w:val="14"/>
              </w:rPr>
              <w:t>Check AAC on time delivery</w:t>
            </w:r>
          </w:p>
        </w:tc>
        <w:tc>
          <w:tcPr>
            <w:tcW w:w="9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7576DB30" w14:textId="161196F6">
            <w:pPr>
              <w:rPr>
                <w:sz w:val="14"/>
                <w:szCs w:val="14"/>
              </w:rPr>
            </w:pPr>
            <w:r>
              <w:rPr>
                <w:sz w:val="14"/>
                <w:szCs w:val="14"/>
              </w:rPr>
              <w:t>CCC</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6BC3BA58" w14:textId="0EA290A2">
            <w:pPr>
              <w:rPr>
                <w:sz w:val="14"/>
                <w:szCs w:val="14"/>
              </w:rPr>
            </w:pPr>
            <w:r>
              <w:rPr>
                <w:sz w:val="14"/>
                <w:szCs w:val="14"/>
              </w:rPr>
              <w:t>CCCt</w:t>
            </w:r>
          </w:p>
        </w:tc>
        <w:tc>
          <w:tcPr>
            <w:tcW w:w="2628" w:type="dxa"/>
            <w:gridSpan w:val="3"/>
            <w:vMerge/>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tcPr>
          <w:p w:rsidRPr="003B10EC" w:rsidR="000B6699" w:rsidP="000A4806" w:rsidRDefault="000B6699" w14:paraId="4ED0B030" w14:textId="77777777">
            <w:pPr>
              <w:rPr>
                <w:sz w:val="14"/>
                <w:szCs w:val="14"/>
              </w:rPr>
            </w:pPr>
          </w:p>
        </w:tc>
        <w:tc>
          <w:tcPr>
            <w:tcW w:w="110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370402C5" w14:textId="5C35794C">
            <w:pPr>
              <w:rPr>
                <w:sz w:val="14"/>
                <w:szCs w:val="14"/>
              </w:rPr>
            </w:pPr>
            <w:r w:rsidRPr="003B10EC">
              <w:rPr>
                <w:sz w:val="14"/>
                <w:szCs w:val="14"/>
              </w:rPr>
              <w:t>AACs</w:t>
            </w:r>
          </w:p>
        </w:tc>
        <w:tc>
          <w:tcPr>
            <w:tcW w:w="10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2FEB1789" w14:textId="1139F161">
            <w:pPr>
              <w:rPr>
                <w:sz w:val="14"/>
                <w:szCs w:val="14"/>
              </w:rPr>
            </w:pPr>
            <w:r>
              <w:rPr>
                <w:sz w:val="14"/>
                <w:szCs w:val="14"/>
              </w:rPr>
              <w:t>-</w:t>
            </w:r>
          </w:p>
        </w:tc>
        <w:tc>
          <w:tcPr>
            <w:tcW w:w="119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0B6699" w:rsidP="000A4806" w:rsidRDefault="000B6699" w14:paraId="68F29FAF" w14:textId="5A81ACDE">
            <w:pPr>
              <w:rPr>
                <w:sz w:val="14"/>
                <w:szCs w:val="14"/>
              </w:rPr>
            </w:pPr>
            <w:r w:rsidRPr="003B10EC">
              <w:rPr>
                <w:sz w:val="14"/>
                <w:szCs w:val="14"/>
              </w:rPr>
              <w:t>XBID</w:t>
            </w:r>
          </w:p>
        </w:tc>
      </w:tr>
      <w:tr w:rsidRPr="003B10EC" w:rsidR="005E3B83" w:rsidTr="003B10EC" w14:paraId="25F1370A" w14:textId="77777777">
        <w:trPr>
          <w:trHeight w:val="279"/>
        </w:trPr>
        <w:tc>
          <w:tcPr>
            <w:tcW w:w="129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5AB6A17C" w14:textId="77777777">
            <w:pPr>
              <w:rPr>
                <w:sz w:val="14"/>
                <w:szCs w:val="14"/>
              </w:rPr>
            </w:pPr>
            <w:r w:rsidRPr="003B10EC">
              <w:rPr>
                <w:sz w:val="14"/>
                <w:szCs w:val="14"/>
              </w:rPr>
              <w:t>Close MC Inputs Gathering</w:t>
            </w:r>
          </w:p>
        </w:tc>
        <w:tc>
          <w:tcPr>
            <w:tcW w:w="9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2B5DF182" w14:textId="77777777">
            <w:pPr>
              <w:rPr>
                <w:sz w:val="14"/>
                <w:szCs w:val="14"/>
              </w:rPr>
            </w:pPr>
            <w:r w:rsidRPr="003B10EC">
              <w:rPr>
                <w:sz w:val="14"/>
                <w:szCs w:val="14"/>
              </w:rPr>
              <w:t>CCC</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4E06CB70" w14:textId="77777777">
            <w:pPr>
              <w:rPr>
                <w:sz w:val="14"/>
                <w:szCs w:val="14"/>
              </w:rPr>
            </w:pPr>
            <w:r w:rsidRPr="003B10EC">
              <w:rPr>
                <w:sz w:val="14"/>
                <w:szCs w:val="14"/>
              </w:rPr>
              <w:t>CCCt</w:t>
            </w:r>
          </w:p>
        </w:tc>
        <w:tc>
          <w:tcPr>
            <w:tcW w:w="2628" w:type="dxa"/>
            <w:gridSpan w:val="3"/>
            <w:vMerge/>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tcPr>
          <w:p w:rsidRPr="003B10EC" w:rsidR="005E3B83" w:rsidP="000A4806" w:rsidRDefault="005E3B83" w14:paraId="75B75EE7" w14:textId="77777777">
            <w:pPr>
              <w:rPr>
                <w:sz w:val="14"/>
                <w:szCs w:val="14"/>
              </w:rPr>
            </w:pPr>
          </w:p>
        </w:tc>
        <w:tc>
          <w:tcPr>
            <w:tcW w:w="110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0B6699" w14:paraId="16C0AE3E" w14:textId="76F2498D">
            <w:pPr>
              <w:rPr>
                <w:sz w:val="14"/>
                <w:szCs w:val="14"/>
              </w:rPr>
            </w:pPr>
            <w:r>
              <w:rPr>
                <w:sz w:val="14"/>
                <w:szCs w:val="14"/>
              </w:rPr>
              <w:t>-</w:t>
            </w:r>
          </w:p>
        </w:tc>
        <w:tc>
          <w:tcPr>
            <w:tcW w:w="10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78E950C5" w14:textId="77777777">
            <w:pPr>
              <w:rPr>
                <w:sz w:val="14"/>
                <w:szCs w:val="14"/>
              </w:rPr>
            </w:pPr>
            <w:r w:rsidRPr="003B10EC">
              <w:rPr>
                <w:sz w:val="14"/>
                <w:szCs w:val="14"/>
              </w:rPr>
              <w:t>-</w:t>
            </w:r>
          </w:p>
        </w:tc>
        <w:tc>
          <w:tcPr>
            <w:tcW w:w="119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0B6699" w14:paraId="29CC8403" w14:textId="47FC8F7F">
            <w:pPr>
              <w:rPr>
                <w:sz w:val="14"/>
                <w:szCs w:val="14"/>
              </w:rPr>
            </w:pPr>
            <w:r>
              <w:rPr>
                <w:sz w:val="14"/>
                <w:szCs w:val="14"/>
              </w:rPr>
              <w:t>-</w:t>
            </w:r>
          </w:p>
        </w:tc>
      </w:tr>
      <w:tr w:rsidRPr="003B10EC" w:rsidR="005E3B83" w:rsidTr="003B10EC" w14:paraId="2E64ECCB" w14:textId="77777777">
        <w:trPr>
          <w:trHeight w:val="279"/>
        </w:trPr>
        <w:tc>
          <w:tcPr>
            <w:tcW w:w="129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31D94D34" w14:textId="77777777">
            <w:pPr>
              <w:rPr>
                <w:sz w:val="14"/>
                <w:szCs w:val="14"/>
              </w:rPr>
            </w:pPr>
            <w:r w:rsidRPr="003B10EC">
              <w:rPr>
                <w:sz w:val="14"/>
                <w:szCs w:val="14"/>
              </w:rPr>
              <w:t>Distribute Merged AACs for ID ATC extraction</w:t>
            </w:r>
          </w:p>
        </w:tc>
        <w:tc>
          <w:tcPr>
            <w:tcW w:w="96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7873A42C" w14:textId="77777777">
            <w:pPr>
              <w:rPr>
                <w:sz w:val="14"/>
                <w:szCs w:val="14"/>
              </w:rPr>
            </w:pPr>
            <w:r w:rsidRPr="003B10EC">
              <w:rPr>
                <w:sz w:val="14"/>
                <w:szCs w:val="14"/>
              </w:rPr>
              <w:t>CCC</w:t>
            </w:r>
          </w:p>
        </w:tc>
        <w:tc>
          <w:tcPr>
            <w:tcW w:w="94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076E157D" w14:textId="77777777">
            <w:pPr>
              <w:rPr>
                <w:sz w:val="14"/>
                <w:szCs w:val="14"/>
              </w:rPr>
            </w:pPr>
            <w:r w:rsidRPr="003B10EC">
              <w:rPr>
                <w:sz w:val="14"/>
                <w:szCs w:val="14"/>
              </w:rPr>
              <w:t>CCCt</w:t>
            </w:r>
          </w:p>
        </w:tc>
        <w:tc>
          <w:tcPr>
            <w:tcW w:w="2628" w:type="dxa"/>
            <w:gridSpan w:val="3"/>
            <w:vMerge/>
            <w:tcBorders>
              <w:top w:val="single" w:color="FFFFFF" w:themeColor="background1" w:sz="8" w:space="0"/>
              <w:left w:val="single" w:color="FFFFFF" w:themeColor="background1" w:sz="8" w:space="0"/>
              <w:bottom w:val="single" w:color="FFFFFF" w:themeColor="background1" w:sz="8" w:space="0"/>
              <w:right w:val="single" w:color="FFFFFF" w:themeColor="background1" w:sz="4" w:space="0"/>
            </w:tcBorders>
          </w:tcPr>
          <w:p w:rsidRPr="003B10EC" w:rsidR="005E3B83" w:rsidP="000A4806" w:rsidRDefault="005E3B83" w14:paraId="253B064C" w14:textId="77777777">
            <w:pPr>
              <w:rPr>
                <w:sz w:val="14"/>
                <w:szCs w:val="14"/>
              </w:rPr>
            </w:pPr>
          </w:p>
        </w:tc>
        <w:tc>
          <w:tcPr>
            <w:tcW w:w="1101"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646D59B0" w14:textId="77777777">
            <w:pPr>
              <w:rPr>
                <w:sz w:val="14"/>
                <w:szCs w:val="14"/>
              </w:rPr>
            </w:pPr>
            <w:r w:rsidRPr="003B10EC">
              <w:rPr>
                <w:sz w:val="14"/>
                <w:szCs w:val="14"/>
              </w:rPr>
              <w:t>-</w:t>
            </w:r>
          </w:p>
        </w:tc>
        <w:tc>
          <w:tcPr>
            <w:tcW w:w="10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5216AB19" w14:textId="77777777">
            <w:pPr>
              <w:rPr>
                <w:sz w:val="14"/>
                <w:szCs w:val="14"/>
              </w:rPr>
            </w:pPr>
            <w:r w:rsidRPr="003B10EC">
              <w:rPr>
                <w:sz w:val="14"/>
                <w:szCs w:val="14"/>
              </w:rPr>
              <w:t>Merged AACs</w:t>
            </w:r>
          </w:p>
        </w:tc>
        <w:tc>
          <w:tcPr>
            <w:tcW w:w="119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3B10EC" w:rsidR="005E3B83" w:rsidP="000A4806" w:rsidRDefault="005E3B83" w14:paraId="4AAEC914" w14:textId="77777777">
            <w:pPr>
              <w:rPr>
                <w:sz w:val="14"/>
                <w:szCs w:val="14"/>
              </w:rPr>
            </w:pPr>
            <w:r w:rsidRPr="003B10EC">
              <w:rPr>
                <w:sz w:val="14"/>
                <w:szCs w:val="14"/>
              </w:rPr>
              <w:t>TSOs</w:t>
            </w:r>
          </w:p>
        </w:tc>
      </w:tr>
    </w:tbl>
    <w:p w:rsidRPr="005E3B83" w:rsidR="005E3B83" w:rsidP="002530D3" w:rsidRDefault="005E3B83" w14:paraId="660EF1A4" w14:textId="77777777">
      <w:pPr>
        <w:spacing w:before="240"/>
      </w:pPr>
      <w:r w:rsidRPr="005E3B83">
        <w:t xml:space="preserve">The AACs are provided on a daily basis, and on Core BZB level by XBID. </w:t>
      </w:r>
    </w:p>
    <w:tbl>
      <w:tblPr>
        <w:tblW w:w="0" w:type="auto"/>
        <w:tblLook w:val="04A0" w:firstRow="1" w:lastRow="0" w:firstColumn="1" w:lastColumn="0" w:noHBand="0" w:noVBand="1"/>
      </w:tblPr>
      <w:tblGrid>
        <w:gridCol w:w="880"/>
        <w:gridCol w:w="1114"/>
        <w:gridCol w:w="1262"/>
        <w:gridCol w:w="1275"/>
        <w:gridCol w:w="2247"/>
        <w:gridCol w:w="1200"/>
      </w:tblGrid>
      <w:tr w:rsidRPr="005E3B83" w:rsidR="005E3B83" w:rsidTr="00227835" w14:paraId="097619A2" w14:textId="77777777">
        <w:tc>
          <w:tcPr>
            <w:tcW w:w="880" w:type="dxa"/>
            <w:shd w:val="clear" w:color="auto" w:fill="2F2F2F" w:themeFill="background2" w:themeFillShade="40"/>
          </w:tcPr>
          <w:p w:rsidRPr="00B81FE3" w:rsidR="005E3B83" w:rsidP="000A4806" w:rsidRDefault="005E3B83" w14:paraId="665911F1" w14:textId="77777777">
            <w:pPr>
              <w:rPr>
                <w:sz w:val="14"/>
                <w:szCs w:val="14"/>
              </w:rPr>
            </w:pPr>
            <w:r w:rsidRPr="00B81FE3">
              <w:rPr>
                <w:sz w:val="14"/>
                <w:szCs w:val="14"/>
              </w:rPr>
              <w:t>Party</w:t>
            </w:r>
          </w:p>
        </w:tc>
        <w:tc>
          <w:tcPr>
            <w:tcW w:w="1114" w:type="dxa"/>
            <w:shd w:val="clear" w:color="auto" w:fill="2F2F2F" w:themeFill="background2" w:themeFillShade="40"/>
          </w:tcPr>
          <w:p w:rsidRPr="00B81FE3" w:rsidR="005E3B83" w:rsidP="000A4806" w:rsidRDefault="005E3B83" w14:paraId="021243F0" w14:textId="77777777">
            <w:pPr>
              <w:rPr>
                <w:sz w:val="14"/>
                <w:szCs w:val="14"/>
              </w:rPr>
            </w:pPr>
            <w:r w:rsidRPr="00B81FE3">
              <w:rPr>
                <w:sz w:val="14"/>
                <w:szCs w:val="14"/>
              </w:rPr>
              <w:t>Party code</w:t>
            </w:r>
          </w:p>
        </w:tc>
        <w:tc>
          <w:tcPr>
            <w:tcW w:w="1262" w:type="dxa"/>
            <w:shd w:val="clear" w:color="auto" w:fill="2F2F2F" w:themeFill="background2" w:themeFillShade="40"/>
          </w:tcPr>
          <w:p w:rsidRPr="00B81FE3" w:rsidR="005E3B83" w:rsidP="000A4806" w:rsidRDefault="005E3B83" w14:paraId="11C50B8F" w14:textId="77777777">
            <w:pPr>
              <w:rPr>
                <w:sz w:val="14"/>
                <w:szCs w:val="14"/>
              </w:rPr>
            </w:pPr>
            <w:r w:rsidRPr="00B81FE3">
              <w:rPr>
                <w:sz w:val="14"/>
                <w:szCs w:val="14"/>
              </w:rPr>
              <w:t>Mandatory</w:t>
            </w:r>
          </w:p>
        </w:tc>
        <w:tc>
          <w:tcPr>
            <w:tcW w:w="1275" w:type="dxa"/>
            <w:shd w:val="clear" w:color="auto" w:fill="2F2F2F" w:themeFill="background2" w:themeFillShade="40"/>
          </w:tcPr>
          <w:p w:rsidRPr="00B81FE3" w:rsidR="005E3B83" w:rsidP="000A4806" w:rsidRDefault="005E3B83" w14:paraId="4F59175C" w14:textId="77777777">
            <w:pPr>
              <w:rPr>
                <w:sz w:val="14"/>
                <w:szCs w:val="14"/>
              </w:rPr>
            </w:pPr>
            <w:r w:rsidRPr="00B81FE3">
              <w:rPr>
                <w:sz w:val="14"/>
                <w:szCs w:val="14"/>
              </w:rPr>
              <w:t>MessageFlow number</w:t>
            </w:r>
          </w:p>
        </w:tc>
        <w:tc>
          <w:tcPr>
            <w:tcW w:w="2247" w:type="dxa"/>
            <w:shd w:val="clear" w:color="auto" w:fill="2F2F2F" w:themeFill="background2" w:themeFillShade="40"/>
          </w:tcPr>
          <w:p w:rsidRPr="00B81FE3" w:rsidR="005E3B83" w:rsidP="000A4806" w:rsidRDefault="005E3B83" w14:paraId="27E20DEC" w14:textId="77777777">
            <w:pPr>
              <w:rPr>
                <w:sz w:val="14"/>
                <w:szCs w:val="14"/>
              </w:rPr>
            </w:pPr>
            <w:r w:rsidRPr="00B81FE3">
              <w:rPr>
                <w:sz w:val="14"/>
                <w:szCs w:val="14"/>
              </w:rPr>
              <w:t>Description</w:t>
            </w:r>
          </w:p>
        </w:tc>
        <w:tc>
          <w:tcPr>
            <w:tcW w:w="1200" w:type="dxa"/>
            <w:shd w:val="clear" w:color="auto" w:fill="2F2F2F" w:themeFill="background2" w:themeFillShade="40"/>
          </w:tcPr>
          <w:p w:rsidRPr="00B81FE3" w:rsidR="005E3B83" w:rsidP="000A4806" w:rsidRDefault="005E3B83" w14:paraId="263CE6FC" w14:textId="77777777">
            <w:pPr>
              <w:rPr>
                <w:sz w:val="14"/>
                <w:szCs w:val="14"/>
              </w:rPr>
            </w:pPr>
            <w:r w:rsidRPr="00B81FE3">
              <w:rPr>
                <w:sz w:val="14"/>
                <w:szCs w:val="14"/>
              </w:rPr>
              <w:t>Receiver</w:t>
            </w:r>
          </w:p>
        </w:tc>
      </w:tr>
      <w:tr w:rsidRPr="005E3B83" w:rsidR="005E3B83" w:rsidTr="00227835" w14:paraId="270232C1" w14:textId="77777777">
        <w:tc>
          <w:tcPr>
            <w:tcW w:w="880" w:type="dxa"/>
            <w:shd w:val="clear" w:color="auto" w:fill="67B8FF" w:themeFill="accent6" w:themeFillTint="66"/>
          </w:tcPr>
          <w:p w:rsidRPr="00B81FE3" w:rsidR="005E3B83" w:rsidP="000A4806" w:rsidRDefault="005E3B83" w14:paraId="12C2054A" w14:textId="77777777">
            <w:pPr>
              <w:rPr>
                <w:sz w:val="14"/>
                <w:szCs w:val="14"/>
              </w:rPr>
            </w:pPr>
            <w:r w:rsidRPr="00B81FE3">
              <w:rPr>
                <w:sz w:val="14"/>
                <w:szCs w:val="14"/>
              </w:rPr>
              <w:t>XBID</w:t>
            </w:r>
          </w:p>
        </w:tc>
        <w:tc>
          <w:tcPr>
            <w:tcW w:w="1114" w:type="dxa"/>
            <w:shd w:val="clear" w:color="auto" w:fill="67B8FF" w:themeFill="accent6" w:themeFillTint="66"/>
          </w:tcPr>
          <w:p w:rsidRPr="00B81FE3" w:rsidR="005E3B83" w:rsidP="000A4806" w:rsidRDefault="005E3B83" w14:paraId="3851AC85" w14:textId="77777777">
            <w:pPr>
              <w:rPr>
                <w:sz w:val="14"/>
                <w:szCs w:val="14"/>
              </w:rPr>
            </w:pPr>
            <w:r w:rsidRPr="00B81FE3">
              <w:rPr>
                <w:sz w:val="14"/>
                <w:szCs w:val="14"/>
              </w:rPr>
              <w:t>…</w:t>
            </w:r>
          </w:p>
        </w:tc>
        <w:tc>
          <w:tcPr>
            <w:tcW w:w="1262" w:type="dxa"/>
            <w:shd w:val="clear" w:color="auto" w:fill="B3DBFF" w:themeFill="accent6" w:themeFillTint="33"/>
          </w:tcPr>
          <w:p w:rsidRPr="00B81FE3" w:rsidR="005E3B83" w:rsidP="000A4806" w:rsidRDefault="005E3B83" w14:paraId="30542C7B" w14:textId="77777777">
            <w:pPr>
              <w:rPr>
                <w:sz w:val="14"/>
                <w:szCs w:val="14"/>
              </w:rPr>
            </w:pPr>
            <w:r w:rsidRPr="00B81FE3">
              <w:rPr>
                <w:sz w:val="14"/>
                <w:szCs w:val="14"/>
              </w:rPr>
              <w:t>YES</w:t>
            </w:r>
          </w:p>
        </w:tc>
        <w:tc>
          <w:tcPr>
            <w:tcW w:w="1275" w:type="dxa"/>
            <w:shd w:val="clear" w:color="auto" w:fill="B3DBFF" w:themeFill="accent6" w:themeFillTint="33"/>
          </w:tcPr>
          <w:p w:rsidRPr="00B81FE3" w:rsidR="005E3B83" w:rsidP="000A4806" w:rsidRDefault="005E3B83" w14:paraId="283B2D12" w14:textId="77777777">
            <w:pPr>
              <w:rPr>
                <w:sz w:val="14"/>
                <w:szCs w:val="14"/>
              </w:rPr>
            </w:pPr>
            <w:r w:rsidRPr="00B81FE3">
              <w:rPr>
                <w:sz w:val="14"/>
                <w:szCs w:val="14"/>
              </w:rPr>
              <w:t>830</w:t>
            </w:r>
          </w:p>
        </w:tc>
        <w:tc>
          <w:tcPr>
            <w:tcW w:w="2247" w:type="dxa"/>
            <w:shd w:val="clear" w:color="auto" w:fill="B3DBFF" w:themeFill="accent6" w:themeFillTint="33"/>
          </w:tcPr>
          <w:p w:rsidRPr="00B81FE3" w:rsidR="005E3B83" w:rsidP="000A4806" w:rsidRDefault="005E3B83" w14:paraId="013CE2D6" w14:textId="77777777">
            <w:pPr>
              <w:rPr>
                <w:sz w:val="14"/>
                <w:szCs w:val="14"/>
              </w:rPr>
            </w:pPr>
            <w:r w:rsidRPr="00B81FE3">
              <w:rPr>
                <w:sz w:val="14"/>
                <w:szCs w:val="14"/>
              </w:rPr>
              <w:t>Already Allocated Capacities (AAC)</w:t>
            </w:r>
          </w:p>
        </w:tc>
        <w:tc>
          <w:tcPr>
            <w:tcW w:w="1200" w:type="dxa"/>
            <w:shd w:val="clear" w:color="auto" w:fill="B3DBFF" w:themeFill="accent6" w:themeFillTint="33"/>
          </w:tcPr>
          <w:p w:rsidRPr="00B81FE3" w:rsidR="005E3B83" w:rsidP="000A4806" w:rsidRDefault="005E3B83" w14:paraId="17D6D04F" w14:textId="77777777">
            <w:pPr>
              <w:rPr>
                <w:sz w:val="14"/>
                <w:szCs w:val="14"/>
              </w:rPr>
            </w:pPr>
            <w:r w:rsidRPr="00B81FE3">
              <w:rPr>
                <w:sz w:val="14"/>
                <w:szCs w:val="14"/>
              </w:rPr>
              <w:t>Core IDCC Tool</w:t>
            </w:r>
          </w:p>
        </w:tc>
      </w:tr>
    </w:tbl>
    <w:p w:rsidRPr="005E3B83" w:rsidR="005E3B83" w:rsidP="00B47D5C" w:rsidRDefault="573D904F" w14:paraId="38523B7E" w14:textId="78E989B6">
      <w:pPr>
        <w:pStyle w:val="Heading3"/>
      </w:pPr>
      <w:bookmarkStart w:name="_Toc59348832" w:id="259"/>
      <w:bookmarkStart w:name="_Toc1661745734" w:id="260"/>
      <w:r>
        <w:t>Backup and 5 processes</w:t>
      </w:r>
      <w:bookmarkEnd w:id="259"/>
      <w:bookmarkEnd w:id="260"/>
    </w:p>
    <w:p w:rsidRPr="005E3B83" w:rsidR="005E3B83" w:rsidP="7457B0FF" w:rsidRDefault="5DCAF8D7" w14:paraId="45C12734" w14:textId="48BCAB96">
      <w:pPr>
        <w:spacing w:after="240"/>
        <w:rPr>
          <w:rFonts w:eastAsia="Arial" w:cs="Arial"/>
          <w:color w:val="000000" w:themeColor="text1"/>
        </w:rPr>
      </w:pPr>
      <w:r>
        <w:t xml:space="preserve">If AACs are not received on time, the ID ATC extraction cannot be performed. </w:t>
      </w:r>
      <w:r w:rsidRPr="5DCAF8D7">
        <w:rPr>
          <w:rFonts w:eastAsia="Arial" w:cs="Arial"/>
          <w:color w:val="000000" w:themeColor="text1"/>
        </w:rPr>
        <w:t>Thus, the CCCt retrospectively checks if an update of AACs was received within the last 17 minutes. In case no AACs were received, the process waits for maximal additional 5 minutes.  If the condition is not met, the process fails automatically.</w:t>
      </w:r>
    </w:p>
    <w:tbl>
      <w:tblPr>
        <w:tblW w:w="9303" w:type="dxa"/>
        <w:tblLook w:val="06A0" w:firstRow="1" w:lastRow="0" w:firstColumn="1" w:lastColumn="0" w:noHBand="1" w:noVBand="1"/>
      </w:tblPr>
      <w:tblGrid>
        <w:gridCol w:w="714"/>
        <w:gridCol w:w="846"/>
        <w:gridCol w:w="1140"/>
        <w:gridCol w:w="3689"/>
        <w:gridCol w:w="677"/>
        <w:gridCol w:w="920"/>
        <w:gridCol w:w="1317"/>
      </w:tblGrid>
      <w:tr w:rsidRPr="00B81FE3" w:rsidR="00097F92" w:rsidTr="47E385B5" w14:paraId="62055AE6" w14:textId="77777777">
        <w:trPr>
          <w:trHeight w:val="570"/>
        </w:trPr>
        <w:tc>
          <w:tcPr>
            <w:tcW w:w="714"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B81FE3" w:rsidR="005E3B83" w:rsidP="000A4806" w:rsidRDefault="005E3B83" w14:paraId="1E09D08E" w14:textId="77777777">
            <w:pPr>
              <w:rPr>
                <w:sz w:val="14"/>
                <w:szCs w:val="14"/>
              </w:rPr>
            </w:pPr>
            <w:bookmarkStart w:name="_Toc81316987" w:id="261"/>
            <w:r w:rsidRPr="00B81FE3">
              <w:rPr>
                <w:sz w:val="14"/>
                <w:szCs w:val="14"/>
              </w:rPr>
              <w:t>Backup ID</w:t>
            </w:r>
          </w:p>
        </w:tc>
        <w:tc>
          <w:tcPr>
            <w:tcW w:w="84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B81FE3" w:rsidR="005E3B83" w:rsidP="000A4806" w:rsidRDefault="005E3B83" w14:paraId="7992A92E" w14:textId="77777777">
            <w:pPr>
              <w:rPr>
                <w:sz w:val="14"/>
                <w:szCs w:val="14"/>
              </w:rPr>
            </w:pPr>
            <w:r w:rsidRPr="00B81FE3">
              <w:rPr>
                <w:sz w:val="14"/>
                <w:szCs w:val="14"/>
              </w:rPr>
              <w:t>Process Step</w:t>
            </w:r>
          </w:p>
        </w:tc>
        <w:tc>
          <w:tcPr>
            <w:tcW w:w="114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B81FE3" w:rsidR="005E3B83" w:rsidP="000A4806" w:rsidRDefault="005E3B83" w14:paraId="0A714280" w14:textId="77777777">
            <w:pPr>
              <w:rPr>
                <w:sz w:val="14"/>
                <w:szCs w:val="14"/>
              </w:rPr>
            </w:pPr>
            <w:r w:rsidRPr="00B81FE3">
              <w:rPr>
                <w:sz w:val="14"/>
                <w:szCs w:val="14"/>
              </w:rPr>
              <w:t>Description</w:t>
            </w:r>
          </w:p>
        </w:tc>
        <w:tc>
          <w:tcPr>
            <w:tcW w:w="368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B81FE3" w:rsidR="005E3B83" w:rsidP="000A4806" w:rsidRDefault="005E3B83" w14:paraId="3610D47C" w14:textId="77777777">
            <w:pPr>
              <w:rPr>
                <w:sz w:val="14"/>
                <w:szCs w:val="14"/>
              </w:rPr>
            </w:pPr>
            <w:r w:rsidRPr="00B81FE3">
              <w:rPr>
                <w:sz w:val="14"/>
                <w:szCs w:val="14"/>
              </w:rPr>
              <w:t>Solution/Action</w:t>
            </w:r>
          </w:p>
        </w:tc>
        <w:tc>
          <w:tcPr>
            <w:tcW w:w="677"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bottom"/>
          </w:tcPr>
          <w:p w:rsidRPr="00B81FE3" w:rsidR="005E3B83" w:rsidP="000A4806" w:rsidRDefault="005E3B83" w14:paraId="3EB4646D" w14:textId="77777777">
            <w:pPr>
              <w:rPr>
                <w:sz w:val="14"/>
                <w:szCs w:val="14"/>
              </w:rPr>
            </w:pPr>
            <w:r w:rsidRPr="00B81FE3">
              <w:rPr>
                <w:sz w:val="14"/>
                <w:szCs w:val="14"/>
              </w:rPr>
              <w:t>Owner</w:t>
            </w:r>
          </w:p>
        </w:tc>
        <w:tc>
          <w:tcPr>
            <w:tcW w:w="92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B81FE3" w:rsidR="005E3B83" w:rsidP="000A4806" w:rsidRDefault="005E3B83" w14:paraId="297D7919" w14:textId="77777777">
            <w:pPr>
              <w:rPr>
                <w:sz w:val="14"/>
                <w:szCs w:val="14"/>
              </w:rPr>
            </w:pPr>
            <w:r w:rsidRPr="00B81FE3">
              <w:rPr>
                <w:sz w:val="14"/>
                <w:szCs w:val="14"/>
              </w:rPr>
              <w:t>Tool</w:t>
            </w:r>
          </w:p>
        </w:tc>
        <w:tc>
          <w:tcPr>
            <w:tcW w:w="1317" w:type="dxa"/>
            <w:tcBorders>
              <w:top w:val="nil"/>
              <w:left w:val="single" w:color="FFFFFF" w:themeColor="background1" w:sz="8" w:space="0"/>
              <w:bottom w:val="nil"/>
              <w:right w:val="nil"/>
            </w:tcBorders>
            <w:shd w:val="clear" w:color="auto" w:fill="2F2F2F" w:themeFill="text2" w:themeFillShade="80"/>
            <w:vAlign w:val="center"/>
          </w:tcPr>
          <w:p w:rsidRPr="00B81FE3" w:rsidR="005E3B83" w:rsidP="000A4806" w:rsidRDefault="005E3B83" w14:paraId="4D9B8335" w14:textId="77777777">
            <w:pPr>
              <w:rPr>
                <w:sz w:val="14"/>
                <w:szCs w:val="14"/>
              </w:rPr>
            </w:pPr>
            <w:r w:rsidRPr="00B81FE3">
              <w:rPr>
                <w:sz w:val="14"/>
                <w:szCs w:val="14"/>
              </w:rPr>
              <w:t>Email Template #</w:t>
            </w:r>
          </w:p>
        </w:tc>
      </w:tr>
      <w:tr w:rsidR="307FA90F" w:rsidTr="47E385B5" w14:paraId="2A23BE93" w14:textId="77777777">
        <w:trPr>
          <w:trHeight w:val="721"/>
        </w:trPr>
        <w:tc>
          <w:tcPr>
            <w:tcW w:w="714"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307FA90F" w:rsidP="000A4806" w:rsidRDefault="47E385B5" w14:paraId="3091AFA7" w14:textId="3F19DCEB">
            <w:pPr>
              <w:rPr>
                <w:sz w:val="14"/>
                <w:szCs w:val="14"/>
              </w:rPr>
            </w:pPr>
            <w:r w:rsidRPr="47E385B5">
              <w:rPr>
                <w:sz w:val="14"/>
                <w:szCs w:val="14"/>
              </w:rPr>
              <w:t>ID2_1</w:t>
            </w:r>
            <w:r w:rsidR="00887342">
              <w:rPr>
                <w:sz w:val="14"/>
                <w:szCs w:val="14"/>
              </w:rPr>
              <w:t>4</w:t>
            </w:r>
          </w:p>
        </w:tc>
        <w:tc>
          <w:tcPr>
            <w:tcW w:w="846"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307FA90F" w:rsidP="000A4806" w:rsidRDefault="307FA90F" w14:paraId="1443DBA9" w14:textId="15D71B69">
            <w:pPr>
              <w:rPr>
                <w:sz w:val="14"/>
                <w:szCs w:val="14"/>
              </w:rPr>
            </w:pPr>
            <w:r w:rsidRPr="307FA90F">
              <w:rPr>
                <w:sz w:val="14"/>
                <w:szCs w:val="14"/>
              </w:rPr>
              <w:t>MC Inputs Gathering</w:t>
            </w:r>
          </w:p>
        </w:tc>
        <w:tc>
          <w:tcPr>
            <w:tcW w:w="1140"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307FA90F" w:rsidP="55C79FB9" w:rsidRDefault="55C79FB9" w14:paraId="4B3C24A2" w14:textId="2FC7BBAA">
            <w:pPr>
              <w:rPr>
                <w:rFonts w:eastAsia="Arial" w:cs="Arial"/>
                <w:sz w:val="14"/>
                <w:szCs w:val="14"/>
              </w:rPr>
            </w:pPr>
            <w:r w:rsidRPr="55C79FB9">
              <w:rPr>
                <w:rFonts w:eastAsia="Arial" w:cs="Arial"/>
                <w:sz w:val="14"/>
                <w:szCs w:val="14"/>
              </w:rPr>
              <w:t>Automatic process failure due to missing AAC update</w:t>
            </w:r>
          </w:p>
        </w:tc>
        <w:tc>
          <w:tcPr>
            <w:tcW w:w="3689"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307FA90F" w:rsidP="08EB1C5A" w:rsidRDefault="08EB1C5A" w14:paraId="1B2201F7" w14:textId="33802266">
            <w:pPr>
              <w:rPr>
                <w:rFonts w:asciiTheme="minorHAnsi" w:hAnsiTheme="minorHAnsi"/>
                <w:sz w:val="14"/>
                <w:szCs w:val="14"/>
              </w:rPr>
            </w:pPr>
            <w:r w:rsidRPr="08EB1C5A">
              <w:rPr>
                <w:rFonts w:asciiTheme="minorHAnsi" w:hAnsiTheme="minorHAnsi"/>
                <w:sz w:val="14"/>
                <w:szCs w:val="14"/>
              </w:rPr>
              <w:t>1. Inform all parties via email about the process failure</w:t>
            </w:r>
          </w:p>
          <w:p w:rsidR="307FA90F" w:rsidP="08EB1C5A" w:rsidRDefault="08EB1C5A" w14:paraId="5E49D9A6" w14:textId="264AEA28">
            <w:pPr>
              <w:rPr>
                <w:rFonts w:asciiTheme="minorHAnsi" w:hAnsiTheme="minorHAnsi"/>
                <w:sz w:val="14"/>
                <w:szCs w:val="14"/>
              </w:rPr>
            </w:pPr>
            <w:r w:rsidRPr="08EB1C5A">
              <w:rPr>
                <w:rFonts w:asciiTheme="minorHAnsi" w:hAnsiTheme="minorHAnsi"/>
                <w:sz w:val="14"/>
                <w:szCs w:val="14"/>
              </w:rPr>
              <w:t>2. Send UMM</w:t>
            </w:r>
          </w:p>
        </w:tc>
        <w:tc>
          <w:tcPr>
            <w:tcW w:w="67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307FA90F" w:rsidP="000A4806" w:rsidRDefault="307FA90F" w14:paraId="13797480" w14:textId="21A578EB">
            <w:pPr>
              <w:rPr>
                <w:sz w:val="14"/>
                <w:szCs w:val="14"/>
              </w:rPr>
            </w:pPr>
            <w:r w:rsidRPr="307FA90F">
              <w:rPr>
                <w:sz w:val="14"/>
                <w:szCs w:val="14"/>
              </w:rPr>
              <w:t>CCC</w:t>
            </w:r>
          </w:p>
        </w:tc>
        <w:tc>
          <w:tcPr>
            <w:tcW w:w="92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307FA90F" w:rsidP="000A4806" w:rsidRDefault="307FA90F" w14:paraId="1493E022" w14:textId="5852AFCD">
            <w:pPr>
              <w:rPr>
                <w:sz w:val="14"/>
                <w:szCs w:val="14"/>
              </w:rPr>
            </w:pPr>
            <w:r w:rsidRPr="307FA90F">
              <w:rPr>
                <w:sz w:val="14"/>
                <w:szCs w:val="14"/>
              </w:rPr>
              <w:t>ID_CCCt, Email</w:t>
            </w:r>
          </w:p>
        </w:tc>
        <w:tc>
          <w:tcPr>
            <w:tcW w:w="1317"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307FA90F" w:rsidP="000A4806" w:rsidRDefault="08EB1C5A" w14:paraId="47EE8F88" w14:textId="18A59087">
            <w:pPr>
              <w:rPr>
                <w:sz w:val="14"/>
                <w:szCs w:val="14"/>
              </w:rPr>
            </w:pPr>
            <w:r w:rsidRPr="08EB1C5A">
              <w:rPr>
                <w:sz w:val="14"/>
                <w:szCs w:val="14"/>
              </w:rPr>
              <w:t>2, 27</w:t>
            </w:r>
          </w:p>
        </w:tc>
      </w:tr>
      <w:bookmarkEnd w:id="246"/>
      <w:bookmarkEnd w:id="247"/>
      <w:bookmarkEnd w:id="261"/>
    </w:tbl>
    <w:p w:rsidRPr="005E3B83" w:rsidR="005E3B83" w:rsidRDefault="005E3B83" w14:paraId="10190B8F" w14:textId="43711E75">
      <w:pPr>
        <w:spacing w:after="240"/>
        <w:rPr>
          <w:b/>
          <w:bCs/>
        </w:rPr>
      </w:pPr>
    </w:p>
    <w:p w:rsidRPr="005E3B83" w:rsidR="005E3B83" w:rsidP="00B47D5C" w:rsidRDefault="029219A7" w14:paraId="2BDD316F" w14:textId="77777777">
      <w:pPr>
        <w:pStyle w:val="Heading2"/>
      </w:pPr>
      <w:bookmarkStart w:name="_Toc1002790754" w:id="262"/>
      <w:bookmarkStart w:name="_Toc1404586793" w:id="263"/>
      <w:bookmarkStart w:name="_Toc1320300478" w:id="264"/>
      <w:bookmarkStart w:name="_Toc224121672" w:id="265"/>
      <w:r>
        <w:t>ID ATC Extraction</w:t>
      </w:r>
      <w:bookmarkEnd w:id="262"/>
      <w:bookmarkEnd w:id="263"/>
      <w:bookmarkEnd w:id="264"/>
      <w:bookmarkEnd w:id="265"/>
    </w:p>
    <w:p w:rsidRPr="005E3B83" w:rsidR="005E3B83" w:rsidP="000A4806" w:rsidRDefault="6FA6F48F" w14:paraId="5FBE49E9" w14:textId="1D95F832">
      <w:pPr>
        <w:spacing w:after="240"/>
      </w:pPr>
      <w:bookmarkStart w:name="_Toc344042305" w:id="266"/>
      <w:r>
        <w:t>The final step before sending results of capacity calculation to the coupling process is the ID ATC Extraction (and the related NTC, because Coupling Mechanism use the NTC and AAC for their coupling process). The ID ATC consists of three steps: firstly, the remaining RAM after AAC is calculated, secondly negative RAM are curtailed to zero, “low PTDF” under a certain threshold for CNECs with low RAMs are set to zero, and positive RAM are used for calculation of remaining positive ATCs for intraday market. At the end, the negative RAM, previously curtailed are used to perform the negative ATC calculation.</w:t>
      </w:r>
    </w:p>
    <w:tbl>
      <w:tblPr>
        <w:tblW w:w="0" w:type="auto"/>
        <w:tblInd w:w="90" w:type="dxa"/>
        <w:tblLook w:val="04A0" w:firstRow="1" w:lastRow="0" w:firstColumn="1" w:lastColumn="0" w:noHBand="0" w:noVBand="1"/>
      </w:tblPr>
      <w:tblGrid>
        <w:gridCol w:w="1278"/>
        <w:gridCol w:w="957"/>
        <w:gridCol w:w="1009"/>
        <w:gridCol w:w="858"/>
        <w:gridCol w:w="874"/>
        <w:gridCol w:w="887"/>
        <w:gridCol w:w="1084"/>
        <w:gridCol w:w="1054"/>
        <w:gridCol w:w="1187"/>
      </w:tblGrid>
      <w:tr w:rsidRPr="00B81FE3" w:rsidR="005E3B83" w:rsidTr="6FA6F48F" w14:paraId="1CA364D5" w14:textId="77777777">
        <w:trPr>
          <w:trHeight w:val="279"/>
        </w:trPr>
        <w:tc>
          <w:tcPr>
            <w:tcW w:w="127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355623C2" w14:textId="77777777">
            <w:pPr>
              <w:rPr>
                <w:sz w:val="14"/>
                <w:szCs w:val="14"/>
              </w:rPr>
            </w:pPr>
            <w:r w:rsidRPr="00B81FE3">
              <w:rPr>
                <w:sz w:val="14"/>
                <w:szCs w:val="14"/>
              </w:rPr>
              <w:t>Activity</w:t>
            </w:r>
          </w:p>
        </w:tc>
        <w:tc>
          <w:tcPr>
            <w:tcW w:w="95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44A69B73" w14:textId="77777777">
            <w:pPr>
              <w:rPr>
                <w:sz w:val="14"/>
                <w:szCs w:val="14"/>
              </w:rPr>
            </w:pPr>
            <w:r w:rsidRPr="00B81FE3">
              <w:rPr>
                <w:sz w:val="14"/>
                <w:szCs w:val="14"/>
              </w:rPr>
              <w:t>Owner</w:t>
            </w:r>
          </w:p>
        </w:tc>
        <w:tc>
          <w:tcPr>
            <w:tcW w:w="100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46A659AD" w14:textId="77777777">
            <w:pPr>
              <w:rPr>
                <w:sz w:val="14"/>
                <w:szCs w:val="14"/>
              </w:rPr>
            </w:pPr>
            <w:r w:rsidRPr="00B81FE3">
              <w:rPr>
                <w:sz w:val="14"/>
                <w:szCs w:val="14"/>
              </w:rPr>
              <w:t>Tool</w:t>
            </w:r>
          </w:p>
        </w:tc>
        <w:tc>
          <w:tcPr>
            <w:tcW w:w="85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76CB25F3" w14:textId="77777777">
            <w:pPr>
              <w:rPr>
                <w:sz w:val="14"/>
                <w:szCs w:val="14"/>
              </w:rPr>
            </w:pPr>
            <w:r w:rsidRPr="00B81FE3">
              <w:rPr>
                <w:sz w:val="14"/>
                <w:szCs w:val="14"/>
              </w:rPr>
              <w:t>Target Start Time</w:t>
            </w:r>
          </w:p>
        </w:tc>
        <w:tc>
          <w:tcPr>
            <w:tcW w:w="87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6A7BCEE4" w14:textId="77777777">
            <w:pPr>
              <w:rPr>
                <w:sz w:val="14"/>
                <w:szCs w:val="14"/>
              </w:rPr>
            </w:pPr>
            <w:r w:rsidRPr="00B81FE3">
              <w:rPr>
                <w:sz w:val="14"/>
                <w:szCs w:val="14"/>
              </w:rPr>
              <w:t>Target End Time</w:t>
            </w:r>
          </w:p>
        </w:tc>
        <w:tc>
          <w:tcPr>
            <w:tcW w:w="88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2ABCE529" w14:textId="77777777">
            <w:pPr>
              <w:rPr>
                <w:sz w:val="14"/>
                <w:szCs w:val="14"/>
              </w:rPr>
            </w:pPr>
            <w:r w:rsidRPr="00B81FE3">
              <w:rPr>
                <w:sz w:val="14"/>
                <w:szCs w:val="14"/>
              </w:rPr>
              <w:t>Critical End Time</w:t>
            </w:r>
          </w:p>
        </w:tc>
        <w:tc>
          <w:tcPr>
            <w:tcW w:w="3325"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2BB011B0" w14:textId="77777777">
            <w:pPr>
              <w:rPr>
                <w:sz w:val="14"/>
                <w:szCs w:val="14"/>
              </w:rPr>
            </w:pPr>
            <w:r w:rsidRPr="00B81FE3">
              <w:rPr>
                <w:sz w:val="14"/>
                <w:szCs w:val="14"/>
              </w:rPr>
              <w:t>Data Exchange</w:t>
            </w:r>
          </w:p>
        </w:tc>
      </w:tr>
      <w:tr w:rsidRPr="00B81FE3" w:rsidR="005E3B83" w:rsidTr="6FA6F48F" w14:paraId="02284D4D" w14:textId="77777777">
        <w:trPr>
          <w:trHeight w:val="279"/>
        </w:trPr>
        <w:tc>
          <w:tcPr>
            <w:tcW w:w="1278" w:type="dxa"/>
            <w:vMerge/>
          </w:tcPr>
          <w:p w:rsidRPr="00B81FE3" w:rsidR="005E3B83" w:rsidP="000A4806" w:rsidRDefault="005E3B83" w14:paraId="435FF554" w14:textId="77777777">
            <w:pPr>
              <w:rPr>
                <w:sz w:val="14"/>
                <w:szCs w:val="14"/>
              </w:rPr>
            </w:pPr>
          </w:p>
        </w:tc>
        <w:tc>
          <w:tcPr>
            <w:tcW w:w="957" w:type="dxa"/>
            <w:vMerge/>
          </w:tcPr>
          <w:p w:rsidRPr="00B81FE3" w:rsidR="005E3B83" w:rsidP="000A4806" w:rsidRDefault="005E3B83" w14:paraId="535368F6" w14:textId="77777777">
            <w:pPr>
              <w:rPr>
                <w:sz w:val="14"/>
                <w:szCs w:val="14"/>
              </w:rPr>
            </w:pPr>
          </w:p>
        </w:tc>
        <w:tc>
          <w:tcPr>
            <w:tcW w:w="1009" w:type="dxa"/>
            <w:vMerge/>
          </w:tcPr>
          <w:p w:rsidRPr="00B81FE3" w:rsidR="005E3B83" w:rsidP="000A4806" w:rsidRDefault="005E3B83" w14:paraId="41EE9037" w14:textId="77777777">
            <w:pPr>
              <w:rPr>
                <w:sz w:val="14"/>
                <w:szCs w:val="14"/>
              </w:rPr>
            </w:pPr>
          </w:p>
        </w:tc>
        <w:tc>
          <w:tcPr>
            <w:tcW w:w="858" w:type="dxa"/>
            <w:vMerge/>
          </w:tcPr>
          <w:p w:rsidRPr="00B81FE3" w:rsidR="005E3B83" w:rsidP="000A4806" w:rsidRDefault="005E3B83" w14:paraId="781F6891" w14:textId="77777777">
            <w:pPr>
              <w:rPr>
                <w:sz w:val="14"/>
                <w:szCs w:val="14"/>
              </w:rPr>
            </w:pPr>
          </w:p>
        </w:tc>
        <w:tc>
          <w:tcPr>
            <w:tcW w:w="874" w:type="dxa"/>
            <w:vMerge/>
          </w:tcPr>
          <w:p w:rsidRPr="00B81FE3" w:rsidR="005E3B83" w:rsidP="000A4806" w:rsidRDefault="005E3B83" w14:paraId="67FB73AA" w14:textId="77777777">
            <w:pPr>
              <w:rPr>
                <w:sz w:val="14"/>
                <w:szCs w:val="14"/>
              </w:rPr>
            </w:pPr>
          </w:p>
        </w:tc>
        <w:tc>
          <w:tcPr>
            <w:tcW w:w="887" w:type="dxa"/>
            <w:vMerge/>
          </w:tcPr>
          <w:p w:rsidRPr="00B81FE3" w:rsidR="005E3B83" w:rsidP="000A4806" w:rsidRDefault="005E3B83" w14:paraId="34913DAA" w14:textId="77777777">
            <w:pPr>
              <w:rPr>
                <w:sz w:val="14"/>
                <w:szCs w:val="14"/>
              </w:rPr>
            </w:pPr>
          </w:p>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42F774BB" w14:textId="77777777">
            <w:pPr>
              <w:rPr>
                <w:sz w:val="14"/>
                <w:szCs w:val="14"/>
              </w:rPr>
            </w:pPr>
            <w:r w:rsidRPr="00B81FE3">
              <w:rPr>
                <w:sz w:val="14"/>
                <w:szCs w:val="14"/>
              </w:rPr>
              <w:t>Input</w:t>
            </w:r>
          </w:p>
        </w:tc>
        <w:tc>
          <w:tcPr>
            <w:tcW w:w="1054"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2A45F8D6" w14:textId="77777777">
            <w:pPr>
              <w:rPr>
                <w:sz w:val="14"/>
                <w:szCs w:val="14"/>
              </w:rPr>
            </w:pPr>
            <w:r w:rsidRPr="00B81FE3">
              <w:rPr>
                <w:sz w:val="14"/>
                <w:szCs w:val="14"/>
              </w:rPr>
              <w:t>Output</w:t>
            </w:r>
          </w:p>
        </w:tc>
        <w:tc>
          <w:tcPr>
            <w:tcW w:w="1187"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B81FE3" w:rsidR="005E3B83" w:rsidP="000A4806" w:rsidRDefault="005E3B83" w14:paraId="5967E77B" w14:textId="77777777">
            <w:pPr>
              <w:rPr>
                <w:sz w:val="14"/>
                <w:szCs w:val="14"/>
              </w:rPr>
            </w:pPr>
            <w:r w:rsidRPr="00B81FE3">
              <w:rPr>
                <w:sz w:val="14"/>
                <w:szCs w:val="14"/>
              </w:rPr>
              <w:t>Counter part</w:t>
            </w:r>
          </w:p>
        </w:tc>
      </w:tr>
      <w:tr w:rsidRPr="00B81FE3" w:rsidR="005E3B83" w:rsidTr="6FA6F48F" w14:paraId="406A2E1F" w14:textId="77777777">
        <w:trPr>
          <w:trHeight w:val="300"/>
        </w:trPr>
        <w:tc>
          <w:tcPr>
            <w:tcW w:w="127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6FA6F48F" w:rsidP="6FA6F48F" w:rsidRDefault="6FA6F48F" w14:paraId="6F3BA033" w14:textId="757241AA">
            <w:pPr>
              <w:rPr>
                <w:sz w:val="14"/>
                <w:szCs w:val="14"/>
              </w:rPr>
            </w:pPr>
            <w:r w:rsidRPr="6FA6F48F">
              <w:rPr>
                <w:sz w:val="14"/>
                <w:szCs w:val="14"/>
              </w:rPr>
              <w:t>Split flows before Trigger FBPCM for ID ATC</w:t>
            </w:r>
          </w:p>
        </w:tc>
        <w:tc>
          <w:tcPr>
            <w:tcW w:w="95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6FA6F48F" w:rsidP="6FA6F48F" w:rsidRDefault="6FA6F48F" w14:paraId="052DA0B9" w14:textId="7219390D">
            <w:pPr>
              <w:rPr>
                <w:sz w:val="14"/>
                <w:szCs w:val="14"/>
              </w:rPr>
            </w:pPr>
            <w:r w:rsidRPr="6FA6F48F">
              <w:rPr>
                <w:sz w:val="14"/>
                <w:szCs w:val="14"/>
              </w:rPr>
              <w:t>CCC</w:t>
            </w:r>
          </w:p>
        </w:tc>
        <w:tc>
          <w:tcPr>
            <w:tcW w:w="100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6FA6F48F" w:rsidP="6FA6F48F" w:rsidRDefault="6FA6F48F" w14:paraId="6A346450" w14:textId="018C64B9">
            <w:pPr>
              <w:rPr>
                <w:sz w:val="14"/>
                <w:szCs w:val="14"/>
              </w:rPr>
            </w:pPr>
            <w:r w:rsidRPr="6FA6F48F">
              <w:rPr>
                <w:sz w:val="14"/>
                <w:szCs w:val="14"/>
              </w:rPr>
              <w:t>CCCt</w:t>
            </w:r>
          </w:p>
        </w:tc>
        <w:tc>
          <w:tcPr>
            <w:tcW w:w="2619" w:type="dxa"/>
            <w:gridSpan w:val="3"/>
            <w:vMerge w:val="restart"/>
            <w:tcBorders>
              <w:top w:val="single" w:color="FFFFFF" w:themeColor="background1" w:sz="8" w:space="0"/>
              <w:left w:val="single" w:color="FFFFFF" w:themeColor="background1" w:sz="8" w:space="0"/>
              <w:bottom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3F352867" w14:textId="77777777">
            <w:pPr>
              <w:rPr>
                <w:sz w:val="14"/>
                <w:szCs w:val="14"/>
              </w:rPr>
            </w:pPr>
          </w:p>
          <w:p w:rsidRPr="00B81FE3" w:rsidR="005E3B83" w:rsidP="000A4806" w:rsidRDefault="005E3B83" w14:paraId="755BD440" w14:textId="77777777">
            <w:pPr>
              <w:rPr>
                <w:sz w:val="14"/>
                <w:szCs w:val="14"/>
              </w:rPr>
            </w:pPr>
            <w:r w:rsidRPr="00B81FE3">
              <w:rPr>
                <w:sz w:val="14"/>
                <w:szCs w:val="14"/>
              </w:rPr>
              <w:t>See HLBP timetable as referred to under ‘2. Related documents’</w:t>
            </w:r>
          </w:p>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6FA6F48F" w:rsidP="6FA6F48F" w:rsidRDefault="6FA6F48F" w14:paraId="67500415" w14:textId="1CAEA28F">
            <w:pPr>
              <w:rPr>
                <w:sz w:val="14"/>
                <w:szCs w:val="14"/>
              </w:rPr>
            </w:pPr>
            <w:r w:rsidRPr="6FA6F48F">
              <w:rPr>
                <w:sz w:val="14"/>
                <w:szCs w:val="14"/>
              </w:rPr>
              <w:t>-</w:t>
            </w:r>
          </w:p>
        </w:tc>
        <w:tc>
          <w:tcPr>
            <w:tcW w:w="105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6FA6F48F" w:rsidP="6FA6F48F" w:rsidRDefault="6FA6F48F" w14:paraId="428D1E24" w14:textId="16313826">
            <w:pPr>
              <w:rPr>
                <w:sz w:val="14"/>
                <w:szCs w:val="14"/>
              </w:rPr>
            </w:pPr>
            <w:r w:rsidRPr="6FA6F48F">
              <w:rPr>
                <w:sz w:val="14"/>
                <w:szCs w:val="14"/>
              </w:rPr>
              <w:t>-</w:t>
            </w:r>
          </w:p>
        </w:tc>
        <w:tc>
          <w:tcPr>
            <w:tcW w:w="118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6FA6F48F" w:rsidP="6FA6F48F" w:rsidRDefault="6FA6F48F" w14:paraId="471BC4FB" w14:textId="79BF151D">
            <w:pPr>
              <w:rPr>
                <w:sz w:val="14"/>
                <w:szCs w:val="14"/>
              </w:rPr>
            </w:pPr>
            <w:r w:rsidRPr="6FA6F48F">
              <w:rPr>
                <w:sz w:val="14"/>
                <w:szCs w:val="14"/>
              </w:rPr>
              <w:t>-</w:t>
            </w:r>
          </w:p>
        </w:tc>
      </w:tr>
      <w:tr w:rsidRPr="00B81FE3" w:rsidR="005E3B83" w:rsidTr="6FA6F48F" w14:paraId="495A6B72" w14:textId="77777777">
        <w:trPr>
          <w:trHeight w:val="279"/>
        </w:trPr>
        <w:tc>
          <w:tcPr>
            <w:tcW w:w="12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1724E395" w14:textId="77777777">
            <w:pPr>
              <w:rPr>
                <w:sz w:val="14"/>
                <w:szCs w:val="14"/>
              </w:rPr>
            </w:pPr>
            <w:r w:rsidRPr="00B81FE3">
              <w:rPr>
                <w:sz w:val="14"/>
                <w:szCs w:val="14"/>
              </w:rPr>
              <w:t>Trigger FBPCM for ID ATC</w:t>
            </w:r>
          </w:p>
        </w:tc>
        <w:tc>
          <w:tcPr>
            <w:tcW w:w="95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7D3B9528" w14:textId="77777777">
            <w:pPr>
              <w:rPr>
                <w:sz w:val="14"/>
                <w:szCs w:val="14"/>
              </w:rPr>
            </w:pPr>
            <w:r w:rsidRPr="00B81FE3">
              <w:rPr>
                <w:sz w:val="14"/>
                <w:szCs w:val="14"/>
              </w:rPr>
              <w:t>CCC</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RDefault="6FA6F48F" w14:paraId="71D60B0D" w14:textId="55B040E4">
            <w:pPr>
              <w:rPr>
                <w:rFonts w:eastAsia="Arial" w:cs="Arial"/>
                <w:sz w:val="14"/>
                <w:szCs w:val="14"/>
              </w:rPr>
            </w:pPr>
            <w:r w:rsidRPr="6FA6F48F">
              <w:rPr>
                <w:sz w:val="14"/>
                <w:szCs w:val="14"/>
              </w:rPr>
              <w:t>FBPCM</w:t>
            </w:r>
          </w:p>
        </w:tc>
        <w:tc>
          <w:tcPr>
            <w:tcW w:w="2619" w:type="dxa"/>
            <w:gridSpan w:val="3"/>
            <w:vMerge/>
          </w:tcPr>
          <w:p w:rsidRPr="00B81FE3" w:rsidR="005E3B83" w:rsidP="000A4806" w:rsidRDefault="005E3B83" w14:paraId="3B72E4BD" w14:textId="77777777">
            <w:pPr>
              <w:rPr>
                <w:sz w:val="14"/>
                <w:szCs w:val="14"/>
              </w:rPr>
            </w:pPr>
          </w:p>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41BDF99B" w14:textId="77777777">
            <w:pPr>
              <w:rPr>
                <w:sz w:val="14"/>
                <w:szCs w:val="14"/>
              </w:rPr>
            </w:pPr>
            <w:r w:rsidRPr="00B81FE3">
              <w:rPr>
                <w:sz w:val="14"/>
                <w:szCs w:val="14"/>
              </w:rPr>
              <w:t>-</w:t>
            </w:r>
          </w:p>
        </w:tc>
        <w:tc>
          <w:tcPr>
            <w:tcW w:w="105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301D8C12" w14:textId="77777777">
            <w:pPr>
              <w:rPr>
                <w:sz w:val="14"/>
                <w:szCs w:val="14"/>
              </w:rPr>
            </w:pPr>
            <w:r w:rsidRPr="00B81FE3">
              <w:rPr>
                <w:sz w:val="14"/>
                <w:szCs w:val="14"/>
              </w:rPr>
              <w:t>-</w:t>
            </w:r>
          </w:p>
        </w:tc>
        <w:tc>
          <w:tcPr>
            <w:tcW w:w="118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7893636E" w14:textId="77777777">
            <w:pPr>
              <w:rPr>
                <w:sz w:val="14"/>
                <w:szCs w:val="14"/>
              </w:rPr>
            </w:pPr>
            <w:r w:rsidRPr="00B81FE3">
              <w:rPr>
                <w:sz w:val="14"/>
                <w:szCs w:val="14"/>
              </w:rPr>
              <w:t>-</w:t>
            </w:r>
          </w:p>
        </w:tc>
      </w:tr>
      <w:tr w:rsidRPr="00B81FE3" w:rsidR="005E3B83" w:rsidTr="6FA6F48F" w14:paraId="335243AB" w14:textId="77777777">
        <w:trPr>
          <w:trHeight w:val="279"/>
        </w:trPr>
        <w:tc>
          <w:tcPr>
            <w:tcW w:w="12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2CD8D140" w14:textId="77777777">
            <w:pPr>
              <w:rPr>
                <w:sz w:val="14"/>
                <w:szCs w:val="14"/>
              </w:rPr>
            </w:pPr>
            <w:r w:rsidRPr="00B81FE3">
              <w:rPr>
                <w:sz w:val="14"/>
                <w:szCs w:val="14"/>
              </w:rPr>
              <w:t>Process ID ATC Results</w:t>
            </w:r>
          </w:p>
        </w:tc>
        <w:tc>
          <w:tcPr>
            <w:tcW w:w="95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14E0601D" w14:textId="77777777">
            <w:pPr>
              <w:rPr>
                <w:sz w:val="14"/>
                <w:szCs w:val="14"/>
              </w:rPr>
            </w:pPr>
            <w:r w:rsidRPr="00B81FE3">
              <w:rPr>
                <w:sz w:val="14"/>
                <w:szCs w:val="14"/>
              </w:rPr>
              <w:t>CCC</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7ED40688" w14:textId="77777777">
            <w:pPr>
              <w:rPr>
                <w:sz w:val="14"/>
                <w:szCs w:val="14"/>
              </w:rPr>
            </w:pPr>
            <w:r w:rsidRPr="00B81FE3">
              <w:rPr>
                <w:sz w:val="14"/>
                <w:szCs w:val="14"/>
              </w:rPr>
              <w:t>FBPCM</w:t>
            </w:r>
          </w:p>
        </w:tc>
        <w:tc>
          <w:tcPr>
            <w:tcW w:w="2619" w:type="dxa"/>
            <w:gridSpan w:val="3"/>
            <w:vMerge/>
            <w:tcMar>
              <w:left w:w="99" w:type="dxa"/>
              <w:right w:w="99" w:type="dxa"/>
            </w:tcMar>
            <w:vAlign w:val="center"/>
          </w:tcPr>
          <w:p w:rsidRPr="00B81FE3" w:rsidR="005E3B83" w:rsidP="000A4806" w:rsidRDefault="005E3B83" w14:paraId="270B92FB" w14:textId="77777777">
            <w:pPr>
              <w:rPr>
                <w:sz w:val="14"/>
                <w:szCs w:val="14"/>
              </w:rPr>
            </w:pPr>
          </w:p>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02127F87" w14:textId="77777777">
            <w:pPr>
              <w:rPr>
                <w:sz w:val="14"/>
                <w:szCs w:val="14"/>
              </w:rPr>
            </w:pPr>
            <w:r w:rsidRPr="00B81FE3">
              <w:rPr>
                <w:sz w:val="14"/>
                <w:szCs w:val="14"/>
              </w:rPr>
              <w:t>-</w:t>
            </w:r>
          </w:p>
        </w:tc>
        <w:tc>
          <w:tcPr>
            <w:tcW w:w="105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1AB31771" w14:textId="77777777">
            <w:pPr>
              <w:rPr>
                <w:sz w:val="14"/>
                <w:szCs w:val="14"/>
              </w:rPr>
            </w:pPr>
            <w:r w:rsidRPr="00B81FE3">
              <w:rPr>
                <w:sz w:val="14"/>
                <w:szCs w:val="14"/>
              </w:rPr>
              <w:t>-</w:t>
            </w:r>
          </w:p>
        </w:tc>
        <w:tc>
          <w:tcPr>
            <w:tcW w:w="118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639702C6" w14:textId="77777777">
            <w:pPr>
              <w:rPr>
                <w:sz w:val="14"/>
                <w:szCs w:val="14"/>
              </w:rPr>
            </w:pPr>
            <w:r w:rsidRPr="00B81FE3">
              <w:rPr>
                <w:sz w:val="14"/>
                <w:szCs w:val="14"/>
              </w:rPr>
              <w:t>-</w:t>
            </w:r>
          </w:p>
        </w:tc>
      </w:tr>
      <w:tr w:rsidRPr="00B81FE3" w:rsidR="000B6699" w:rsidTr="6FA6F48F" w14:paraId="7A96B684" w14:textId="77777777">
        <w:trPr>
          <w:trHeight w:val="279"/>
        </w:trPr>
        <w:tc>
          <w:tcPr>
            <w:tcW w:w="12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A4806" w:rsidRDefault="000B6699" w14:paraId="4D4DF28B" w14:textId="121417AE">
            <w:pPr>
              <w:rPr>
                <w:sz w:val="14"/>
                <w:szCs w:val="14"/>
              </w:rPr>
            </w:pPr>
            <w:r>
              <w:rPr>
                <w:sz w:val="14"/>
                <w:szCs w:val="14"/>
              </w:rPr>
              <w:t>Checkpoint for NTC to XBID delivery time</w:t>
            </w:r>
          </w:p>
        </w:tc>
        <w:tc>
          <w:tcPr>
            <w:tcW w:w="95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A4806" w:rsidRDefault="000B6699" w14:paraId="425EAE97" w14:textId="5F38CD02">
            <w:pPr>
              <w:rPr>
                <w:sz w:val="14"/>
                <w:szCs w:val="14"/>
              </w:rPr>
            </w:pPr>
            <w:r>
              <w:rPr>
                <w:sz w:val="14"/>
                <w:szCs w:val="14"/>
              </w:rPr>
              <w:t>CCC</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A4806" w:rsidRDefault="000B6699" w14:paraId="455CA681" w14:textId="1BCE8DB4">
            <w:pPr>
              <w:rPr>
                <w:sz w:val="14"/>
                <w:szCs w:val="14"/>
              </w:rPr>
            </w:pPr>
            <w:r>
              <w:rPr>
                <w:sz w:val="14"/>
                <w:szCs w:val="14"/>
              </w:rPr>
              <w:t>CCCt</w:t>
            </w:r>
          </w:p>
        </w:tc>
        <w:tc>
          <w:tcPr>
            <w:tcW w:w="2619" w:type="dxa"/>
            <w:gridSpan w:val="3"/>
            <w:vMerge/>
            <w:tcMar>
              <w:left w:w="99" w:type="dxa"/>
              <w:right w:w="99" w:type="dxa"/>
            </w:tcMar>
            <w:vAlign w:val="center"/>
          </w:tcPr>
          <w:p w:rsidRPr="00B81FE3" w:rsidR="000B6699" w:rsidP="000A4806" w:rsidRDefault="000B6699" w14:paraId="0E6C7FED" w14:textId="77777777">
            <w:pPr>
              <w:rPr>
                <w:sz w:val="14"/>
                <w:szCs w:val="14"/>
              </w:rPr>
            </w:pPr>
          </w:p>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A4806" w:rsidRDefault="000B6699" w14:paraId="73747180" w14:textId="2F08F734">
            <w:pPr>
              <w:rPr>
                <w:sz w:val="14"/>
                <w:szCs w:val="14"/>
              </w:rPr>
            </w:pPr>
            <w:r>
              <w:rPr>
                <w:sz w:val="14"/>
                <w:szCs w:val="14"/>
              </w:rPr>
              <w:t>-</w:t>
            </w:r>
          </w:p>
        </w:tc>
        <w:tc>
          <w:tcPr>
            <w:tcW w:w="105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A4806" w:rsidRDefault="000B6699" w14:paraId="55332380" w14:textId="064EAD93">
            <w:pPr>
              <w:rPr>
                <w:sz w:val="14"/>
                <w:szCs w:val="14"/>
              </w:rPr>
            </w:pPr>
            <w:r>
              <w:rPr>
                <w:sz w:val="14"/>
                <w:szCs w:val="14"/>
              </w:rPr>
              <w:t>-</w:t>
            </w:r>
          </w:p>
        </w:tc>
        <w:tc>
          <w:tcPr>
            <w:tcW w:w="118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A4806" w:rsidRDefault="000B6699" w14:paraId="25E5C3D6" w14:textId="270D8CC4">
            <w:pPr>
              <w:rPr>
                <w:sz w:val="14"/>
                <w:szCs w:val="14"/>
              </w:rPr>
            </w:pPr>
            <w:r>
              <w:rPr>
                <w:sz w:val="14"/>
                <w:szCs w:val="14"/>
              </w:rPr>
              <w:t>-</w:t>
            </w:r>
          </w:p>
        </w:tc>
      </w:tr>
      <w:tr w:rsidRPr="00B81FE3" w:rsidR="005E3B83" w:rsidTr="6FA6F48F" w14:paraId="5C5507B6" w14:textId="77777777">
        <w:trPr>
          <w:trHeight w:val="279"/>
        </w:trPr>
        <w:tc>
          <w:tcPr>
            <w:tcW w:w="12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75FAB383" w14:textId="2D40F68C">
            <w:pPr>
              <w:rPr>
                <w:sz w:val="14"/>
                <w:szCs w:val="14"/>
              </w:rPr>
            </w:pPr>
            <w:r w:rsidRPr="00B81FE3">
              <w:rPr>
                <w:sz w:val="14"/>
                <w:szCs w:val="14"/>
              </w:rPr>
              <w:t>Distribute ID ATC Results</w:t>
            </w:r>
            <w:r w:rsidR="000B6699">
              <w:rPr>
                <w:sz w:val="14"/>
                <w:szCs w:val="14"/>
              </w:rPr>
              <w:t xml:space="preserve"> to XBID</w:t>
            </w:r>
          </w:p>
        </w:tc>
        <w:tc>
          <w:tcPr>
            <w:tcW w:w="95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2DC591DE" w14:textId="77777777">
            <w:pPr>
              <w:rPr>
                <w:sz w:val="14"/>
                <w:szCs w:val="14"/>
              </w:rPr>
            </w:pPr>
            <w:r w:rsidRPr="00B81FE3">
              <w:rPr>
                <w:sz w:val="14"/>
                <w:szCs w:val="14"/>
              </w:rPr>
              <w:t>CCC</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0F79AD12" w14:textId="77777777">
            <w:pPr>
              <w:rPr>
                <w:sz w:val="14"/>
                <w:szCs w:val="14"/>
              </w:rPr>
            </w:pPr>
            <w:r w:rsidRPr="00B81FE3">
              <w:rPr>
                <w:sz w:val="14"/>
                <w:szCs w:val="14"/>
              </w:rPr>
              <w:t>CCCt</w:t>
            </w:r>
          </w:p>
        </w:tc>
        <w:tc>
          <w:tcPr>
            <w:tcW w:w="2619" w:type="dxa"/>
            <w:gridSpan w:val="3"/>
            <w:vMerge/>
            <w:tcMar>
              <w:left w:w="99" w:type="dxa"/>
              <w:right w:w="99" w:type="dxa"/>
            </w:tcMar>
            <w:vAlign w:val="center"/>
          </w:tcPr>
          <w:p w:rsidRPr="00B81FE3" w:rsidR="005E3B83" w:rsidP="000A4806" w:rsidRDefault="005E3B83" w14:paraId="49F14097" w14:textId="77777777">
            <w:pPr>
              <w:rPr>
                <w:sz w:val="14"/>
                <w:szCs w:val="14"/>
              </w:rPr>
            </w:pPr>
          </w:p>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4747AB69" w14:textId="77777777">
            <w:pPr>
              <w:rPr>
                <w:sz w:val="14"/>
                <w:szCs w:val="14"/>
              </w:rPr>
            </w:pPr>
            <w:r w:rsidRPr="00B81FE3">
              <w:rPr>
                <w:sz w:val="14"/>
                <w:szCs w:val="14"/>
              </w:rPr>
              <w:t>-</w:t>
            </w:r>
          </w:p>
        </w:tc>
        <w:tc>
          <w:tcPr>
            <w:tcW w:w="105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2387AAB8" w14:textId="0FD65359">
            <w:pPr>
              <w:rPr>
                <w:sz w:val="14"/>
                <w:szCs w:val="14"/>
              </w:rPr>
            </w:pPr>
            <w:r w:rsidRPr="00B81FE3">
              <w:rPr>
                <w:sz w:val="14"/>
                <w:szCs w:val="14"/>
              </w:rPr>
              <w:t>NTCs</w:t>
            </w:r>
          </w:p>
        </w:tc>
        <w:tc>
          <w:tcPr>
            <w:tcW w:w="118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5E3B83" w:rsidP="000A4806" w:rsidRDefault="005E3B83" w14:paraId="26AD2AF0" w14:textId="2C4837C7">
            <w:pPr>
              <w:rPr>
                <w:sz w:val="14"/>
                <w:szCs w:val="14"/>
              </w:rPr>
            </w:pPr>
            <w:r w:rsidRPr="00B81FE3">
              <w:rPr>
                <w:sz w:val="14"/>
                <w:szCs w:val="14"/>
              </w:rPr>
              <w:t>XBID</w:t>
            </w:r>
          </w:p>
        </w:tc>
      </w:tr>
      <w:tr w:rsidRPr="00B81FE3" w:rsidR="000B6699" w:rsidTr="6FA6F48F" w14:paraId="34C9FBCB" w14:textId="77777777">
        <w:trPr>
          <w:trHeight w:val="279"/>
        </w:trPr>
        <w:tc>
          <w:tcPr>
            <w:tcW w:w="12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127F8A36" w14:textId="36DEDBE2">
            <w:pPr>
              <w:rPr>
                <w:sz w:val="14"/>
                <w:szCs w:val="14"/>
              </w:rPr>
            </w:pPr>
            <w:r w:rsidRPr="00B81FE3">
              <w:rPr>
                <w:sz w:val="14"/>
                <w:szCs w:val="14"/>
              </w:rPr>
              <w:t>Distribute ID ATC Results</w:t>
            </w:r>
          </w:p>
        </w:tc>
        <w:tc>
          <w:tcPr>
            <w:tcW w:w="95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41E5F303" w14:textId="329FE083">
            <w:pPr>
              <w:rPr>
                <w:sz w:val="14"/>
                <w:szCs w:val="14"/>
              </w:rPr>
            </w:pPr>
            <w:r w:rsidRPr="00B81FE3">
              <w:rPr>
                <w:sz w:val="14"/>
                <w:szCs w:val="14"/>
              </w:rPr>
              <w:t>CCC</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2DA8992D" w14:textId="3A74CE64">
            <w:pPr>
              <w:rPr>
                <w:sz w:val="14"/>
                <w:szCs w:val="14"/>
              </w:rPr>
            </w:pPr>
            <w:r w:rsidRPr="00B81FE3">
              <w:rPr>
                <w:sz w:val="14"/>
                <w:szCs w:val="14"/>
              </w:rPr>
              <w:t>CCCt</w:t>
            </w:r>
          </w:p>
        </w:tc>
        <w:tc>
          <w:tcPr>
            <w:tcW w:w="2619" w:type="dxa"/>
            <w:gridSpan w:val="3"/>
            <w:vMerge/>
            <w:tcMar>
              <w:left w:w="99" w:type="dxa"/>
              <w:right w:w="99" w:type="dxa"/>
            </w:tcMar>
            <w:vAlign w:val="center"/>
          </w:tcPr>
          <w:p w:rsidRPr="00B81FE3" w:rsidR="000B6699" w:rsidP="000B6699" w:rsidRDefault="000B6699" w14:paraId="38091A15" w14:textId="77777777">
            <w:pPr>
              <w:rPr>
                <w:sz w:val="14"/>
                <w:szCs w:val="14"/>
              </w:rPr>
            </w:pPr>
          </w:p>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503A5D16" w14:textId="2E1EB323">
            <w:pPr>
              <w:rPr>
                <w:sz w:val="14"/>
                <w:szCs w:val="14"/>
              </w:rPr>
            </w:pPr>
            <w:r w:rsidRPr="00B81FE3">
              <w:rPr>
                <w:sz w:val="14"/>
                <w:szCs w:val="14"/>
              </w:rPr>
              <w:t>-</w:t>
            </w:r>
          </w:p>
        </w:tc>
        <w:tc>
          <w:tcPr>
            <w:tcW w:w="105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6A11FD71" w14:textId="6ACB1343">
            <w:pPr>
              <w:rPr>
                <w:sz w:val="14"/>
                <w:szCs w:val="14"/>
              </w:rPr>
            </w:pPr>
            <w:r w:rsidRPr="00B81FE3">
              <w:rPr>
                <w:sz w:val="14"/>
                <w:szCs w:val="14"/>
              </w:rPr>
              <w:t>ATCs, NTCs</w:t>
            </w:r>
          </w:p>
        </w:tc>
        <w:tc>
          <w:tcPr>
            <w:tcW w:w="118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4F34B9D5" w14:textId="6FCF3FFF">
            <w:pPr>
              <w:rPr>
                <w:sz w:val="14"/>
                <w:szCs w:val="14"/>
              </w:rPr>
            </w:pPr>
            <w:r w:rsidRPr="00B81FE3">
              <w:rPr>
                <w:sz w:val="14"/>
                <w:szCs w:val="14"/>
              </w:rPr>
              <w:t>TSOs</w:t>
            </w:r>
          </w:p>
        </w:tc>
      </w:tr>
      <w:tr w:rsidR="000B6699" w:rsidTr="6FA6F48F" w14:paraId="4EB420F2" w14:textId="77777777">
        <w:trPr>
          <w:trHeight w:val="279"/>
        </w:trPr>
        <w:tc>
          <w:tcPr>
            <w:tcW w:w="12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000B6699" w:rsidRDefault="000B6699" w14:paraId="141697BF" w14:textId="18EC6541">
            <w:pPr>
              <w:rPr>
                <w:sz w:val="14"/>
                <w:szCs w:val="14"/>
              </w:rPr>
            </w:pPr>
            <w:r w:rsidRPr="6FA6F48F">
              <w:rPr>
                <w:sz w:val="14"/>
                <w:szCs w:val="14"/>
              </w:rPr>
              <w:t>Distribute merged ATC Reduction</w:t>
            </w:r>
          </w:p>
        </w:tc>
        <w:tc>
          <w:tcPr>
            <w:tcW w:w="95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000B6699" w:rsidRDefault="000B6699" w14:paraId="08AB6CC7" w14:textId="2D48EA41">
            <w:pPr>
              <w:rPr>
                <w:sz w:val="14"/>
                <w:szCs w:val="14"/>
              </w:rPr>
            </w:pPr>
            <w:r w:rsidRPr="6FA6F48F">
              <w:rPr>
                <w:sz w:val="14"/>
                <w:szCs w:val="14"/>
              </w:rPr>
              <w:t>CCC</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000B6699" w:rsidRDefault="000B6699" w14:paraId="0CC95FEE" w14:textId="487CEE0E">
            <w:pPr>
              <w:rPr>
                <w:sz w:val="14"/>
                <w:szCs w:val="14"/>
              </w:rPr>
            </w:pPr>
            <w:r w:rsidRPr="6FA6F48F">
              <w:rPr>
                <w:sz w:val="14"/>
                <w:szCs w:val="14"/>
              </w:rPr>
              <w:t>CCCt</w:t>
            </w:r>
          </w:p>
        </w:tc>
        <w:tc>
          <w:tcPr>
            <w:tcW w:w="2619" w:type="dxa"/>
            <w:gridSpan w:val="3"/>
            <w:vMerge/>
            <w:tcMar>
              <w:left w:w="99" w:type="dxa"/>
              <w:right w:w="99" w:type="dxa"/>
            </w:tcMar>
            <w:vAlign w:val="center"/>
          </w:tcPr>
          <w:p w:rsidR="000B6699" w:rsidP="000B6699" w:rsidRDefault="000B6699" w14:paraId="5002AC3A" w14:textId="77777777"/>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000B6699" w:rsidRDefault="000B6699" w14:paraId="702F951D" w14:textId="5069BA21">
            <w:pPr>
              <w:rPr>
                <w:sz w:val="14"/>
                <w:szCs w:val="14"/>
              </w:rPr>
            </w:pPr>
            <w:r w:rsidRPr="6FA6F48F">
              <w:rPr>
                <w:sz w:val="14"/>
                <w:szCs w:val="14"/>
              </w:rPr>
              <w:t>ATCs</w:t>
            </w:r>
          </w:p>
        </w:tc>
        <w:tc>
          <w:tcPr>
            <w:tcW w:w="105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000B6699" w:rsidRDefault="000B6699" w14:paraId="560D494B" w14:textId="67EA8653">
            <w:pPr>
              <w:rPr>
                <w:sz w:val="14"/>
                <w:szCs w:val="14"/>
              </w:rPr>
            </w:pPr>
            <w:r w:rsidRPr="6FA6F48F">
              <w:rPr>
                <w:sz w:val="14"/>
                <w:szCs w:val="14"/>
              </w:rPr>
              <w:t>Merged ATCs</w:t>
            </w:r>
          </w:p>
        </w:tc>
        <w:tc>
          <w:tcPr>
            <w:tcW w:w="118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0B6699" w:rsidP="000B6699" w:rsidRDefault="000B6699" w14:paraId="64E08697" w14:textId="2F54B137">
            <w:pPr>
              <w:rPr>
                <w:sz w:val="14"/>
                <w:szCs w:val="14"/>
              </w:rPr>
            </w:pPr>
            <w:r w:rsidRPr="6FA6F48F">
              <w:rPr>
                <w:sz w:val="14"/>
                <w:szCs w:val="14"/>
              </w:rPr>
              <w:t>TSOs</w:t>
            </w:r>
          </w:p>
        </w:tc>
      </w:tr>
      <w:tr w:rsidRPr="00B81FE3" w:rsidR="000B6699" w:rsidTr="6FA6F48F" w14:paraId="65DDEFB9" w14:textId="77777777">
        <w:trPr>
          <w:trHeight w:val="279"/>
        </w:trPr>
        <w:tc>
          <w:tcPr>
            <w:tcW w:w="12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4515B8BE" w14:textId="77777777">
            <w:pPr>
              <w:rPr>
                <w:sz w:val="14"/>
                <w:szCs w:val="14"/>
              </w:rPr>
            </w:pPr>
            <w:r w:rsidRPr="00B81FE3">
              <w:rPr>
                <w:sz w:val="14"/>
                <w:szCs w:val="14"/>
              </w:rPr>
              <w:t>Distribute Final FBC Results</w:t>
            </w:r>
          </w:p>
        </w:tc>
        <w:tc>
          <w:tcPr>
            <w:tcW w:w="95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6D5D32E1" w14:textId="77777777">
            <w:pPr>
              <w:rPr>
                <w:sz w:val="14"/>
                <w:szCs w:val="14"/>
              </w:rPr>
            </w:pPr>
            <w:r w:rsidRPr="00B81FE3">
              <w:rPr>
                <w:sz w:val="14"/>
                <w:szCs w:val="14"/>
              </w:rPr>
              <w:t>CCC</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2B75C41F" w14:textId="77777777">
            <w:pPr>
              <w:rPr>
                <w:sz w:val="14"/>
                <w:szCs w:val="14"/>
              </w:rPr>
            </w:pPr>
            <w:r w:rsidRPr="00B81FE3">
              <w:rPr>
                <w:sz w:val="14"/>
                <w:szCs w:val="14"/>
              </w:rPr>
              <w:t>CCCt</w:t>
            </w:r>
          </w:p>
        </w:tc>
        <w:tc>
          <w:tcPr>
            <w:tcW w:w="2619" w:type="dxa"/>
            <w:gridSpan w:val="3"/>
            <w:vMerge/>
            <w:tcMar>
              <w:left w:w="99" w:type="dxa"/>
              <w:right w:w="99" w:type="dxa"/>
            </w:tcMar>
            <w:vAlign w:val="center"/>
          </w:tcPr>
          <w:p w:rsidRPr="00B81FE3" w:rsidR="000B6699" w:rsidP="000B6699" w:rsidRDefault="000B6699" w14:paraId="5FF19FC5" w14:textId="77777777">
            <w:pPr>
              <w:rPr>
                <w:sz w:val="14"/>
                <w:szCs w:val="14"/>
              </w:rPr>
            </w:pPr>
          </w:p>
        </w:tc>
        <w:tc>
          <w:tcPr>
            <w:tcW w:w="1084"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538B1F7B" w14:textId="77777777">
            <w:pPr>
              <w:rPr>
                <w:sz w:val="14"/>
                <w:szCs w:val="14"/>
              </w:rPr>
            </w:pPr>
            <w:r w:rsidRPr="00B81FE3">
              <w:rPr>
                <w:sz w:val="14"/>
                <w:szCs w:val="14"/>
              </w:rPr>
              <w:t>-</w:t>
            </w:r>
          </w:p>
        </w:tc>
        <w:tc>
          <w:tcPr>
            <w:tcW w:w="105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1B43A680" w14:textId="77777777">
            <w:pPr>
              <w:rPr>
                <w:sz w:val="14"/>
                <w:szCs w:val="14"/>
              </w:rPr>
            </w:pPr>
            <w:r w:rsidRPr="00B81FE3">
              <w:rPr>
                <w:sz w:val="14"/>
                <w:szCs w:val="14"/>
              </w:rPr>
              <w:t>Final Domain</w:t>
            </w:r>
          </w:p>
        </w:tc>
        <w:tc>
          <w:tcPr>
            <w:tcW w:w="118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B81FE3" w:rsidR="000B6699" w:rsidP="000B6699" w:rsidRDefault="000B6699" w14:paraId="0D5736CC" w14:textId="77777777">
            <w:pPr>
              <w:rPr>
                <w:sz w:val="14"/>
                <w:szCs w:val="14"/>
              </w:rPr>
            </w:pPr>
            <w:r w:rsidRPr="00B81FE3">
              <w:rPr>
                <w:sz w:val="14"/>
                <w:szCs w:val="14"/>
              </w:rPr>
              <w:t>TSOs, JAO</w:t>
            </w:r>
          </w:p>
        </w:tc>
      </w:tr>
    </w:tbl>
    <w:p w:rsidRPr="005E3B83" w:rsidR="005E3B83" w:rsidP="000A4806" w:rsidRDefault="005E3B83" w14:paraId="258AFDF0" w14:textId="77777777">
      <w:pPr>
        <w:spacing w:before="240"/>
      </w:pPr>
      <w:r w:rsidRPr="005E3B83">
        <w:t>The following inputs are required to calculate the ID ATC for SIDC:</w:t>
      </w:r>
    </w:p>
    <w:p w:rsidR="00B81FE3" w:rsidP="00750DB4" w:rsidRDefault="00415F53" w14:paraId="798B0446" w14:textId="4E93BDB0">
      <w:pPr>
        <w:pStyle w:val="ListParagraph"/>
        <w:numPr>
          <w:ilvl w:val="0"/>
          <w:numId w:val="26"/>
        </w:numPr>
        <w:spacing w:after="240"/>
      </w:pPr>
      <w:r>
        <w:t>T</w:t>
      </w:r>
      <w:r w:rsidRPr="005E3B83" w:rsidR="005E3B83">
        <w:t xml:space="preserve">he final flow-based parameters for each MTU of the </w:t>
      </w:r>
      <w:r w:rsidR="000A4806">
        <w:t>Core</w:t>
      </w:r>
      <w:r w:rsidRPr="005E3B83" w:rsidR="005E3B83">
        <w:t xml:space="preserve"> ID CC process at Ref</w:t>
      </w:r>
      <w:r>
        <w:t>P</w:t>
      </w:r>
      <w:r w:rsidRPr="005E3B83" w:rsidR="005E3B83">
        <w:t xml:space="preserve">rog Balance consisting of the PTDFs based on the CGM the RAM for all CNECs according to Article 21 of ID CCM </w:t>
      </w:r>
    </w:p>
    <w:p w:rsidRPr="005E3B83" w:rsidR="005E3B83" w:rsidP="00750DB4" w:rsidRDefault="005E3B83" w14:paraId="1094BFF0" w14:textId="1FC23C2B">
      <w:pPr>
        <w:pStyle w:val="ListParagraph"/>
        <w:numPr>
          <w:ilvl w:val="0"/>
          <w:numId w:val="26"/>
        </w:numPr>
        <w:spacing w:after="240"/>
      </w:pPr>
      <w:r w:rsidRPr="005E3B83">
        <w:t>External Constraints if necessary</w:t>
      </w:r>
      <w:r w:rsidR="00C53C16">
        <w:t xml:space="preserve"> </w:t>
      </w:r>
    </w:p>
    <w:p w:rsidRPr="005E3B83" w:rsidR="005E3B83" w:rsidP="00750DB4" w:rsidRDefault="005E3B83" w14:paraId="359425B7" w14:textId="77777777">
      <w:pPr>
        <w:pStyle w:val="ListParagraph"/>
        <w:numPr>
          <w:ilvl w:val="0"/>
          <w:numId w:val="26"/>
        </w:numPr>
        <w:spacing w:after="240"/>
      </w:pPr>
      <w:r w:rsidRPr="005E3B83">
        <w:t>AAC grid model and the latest AAC sent by XBID</w:t>
      </w:r>
    </w:p>
    <w:p w:rsidRPr="005E3B83" w:rsidR="005E3B83" w:rsidP="000A4806" w:rsidRDefault="005E3B83" w14:paraId="0F77BAEB" w14:textId="77777777">
      <w:r w:rsidRPr="005E3B83">
        <w:t>The outputs are:</w:t>
      </w:r>
    </w:p>
    <w:p w:rsidRPr="005E3B83" w:rsidR="005E3B83" w:rsidP="00750DB4" w:rsidRDefault="005E3B83" w14:paraId="7F4A9040" w14:textId="69909AD7">
      <w:pPr>
        <w:pStyle w:val="ListParagraph"/>
        <w:numPr>
          <w:ilvl w:val="0"/>
          <w:numId w:val="27"/>
        </w:numPr>
        <w:spacing w:after="240"/>
      </w:pPr>
      <w:r w:rsidRPr="005E3B83">
        <w:t>ID NTCs (</w:t>
      </w:r>
      <w:r w:rsidR="00956DAF">
        <w:t>ID2-</w:t>
      </w:r>
      <w:r w:rsidRPr="005E3B83">
        <w:t>921)</w:t>
      </w:r>
    </w:p>
    <w:p w:rsidRPr="005E3B83" w:rsidR="005E3B83" w:rsidP="00750DB4" w:rsidRDefault="005E3B83" w14:paraId="6A8CE102" w14:textId="6B912A3B">
      <w:pPr>
        <w:pStyle w:val="ListParagraph"/>
        <w:numPr>
          <w:ilvl w:val="0"/>
          <w:numId w:val="27"/>
        </w:numPr>
        <w:spacing w:after="240"/>
      </w:pPr>
      <w:r w:rsidRPr="005E3B83">
        <w:t>ID ATCs (</w:t>
      </w:r>
      <w:r w:rsidR="00956DAF">
        <w:t>ID2-</w:t>
      </w:r>
      <w:r w:rsidRPr="005E3B83">
        <w:t>922)</w:t>
      </w:r>
    </w:p>
    <w:p w:rsidRPr="005E3B83" w:rsidR="005E3B83" w:rsidP="00B47D5C" w:rsidRDefault="47656B1D" w14:paraId="6D3E3839" w14:textId="77777777">
      <w:pPr>
        <w:pStyle w:val="Heading3"/>
      </w:pPr>
      <w:r>
        <w:t>Extraction of Positive ATC</w:t>
      </w:r>
    </w:p>
    <w:p w:rsidRPr="005E3B83" w:rsidR="005E3B83" w:rsidP="000A4806" w:rsidRDefault="005E3B83" w14:paraId="06FFD953" w14:textId="77777777">
      <w:pPr>
        <w:spacing w:after="240"/>
      </w:pPr>
      <w:r w:rsidRPr="005E3B83">
        <w:t>The constrains having negative or 0 RAM after ID ATC computation are those who determine / limit the ATC domain for the borders with positive zone-to-zone PTDFs. The RAM of the constraint calculated during iterative process will reach 0 MW (or negative but forced to 0 since negative RAM is currently not allowed) and prevent ATC of corresponding directions increasing further. For this part of the algorithm, negative RAM are curtailed to zero.</w:t>
      </w:r>
    </w:p>
    <w:p w:rsidRPr="005E3B83" w:rsidR="005E3B83" w:rsidP="000A4806" w:rsidRDefault="005E3B83" w14:paraId="2040E6F3" w14:textId="77777777">
      <w:pPr>
        <w:spacing w:after="240"/>
      </w:pPr>
      <w:r w:rsidRPr="005E3B83">
        <w:t xml:space="preserve">In addition, TSO have the possibility to set the “low” pPTDFzone-to-zone to zero if the RAM is under a certain threshold. This feature shall ensure that a sufficient amount of ATC is extracted, without being blocked by a constraint with limited impact on the border. Current situation at the date of 16/11/2022, the </w:t>
      </w:r>
      <w:r w:rsidRPr="005E3B83">
        <w:t>parameters are defined as follow: for a constraint with RAM lower than 50MW, all the pPTDFzone-to-zone lower than 3% are set to zero.</w:t>
      </w:r>
    </w:p>
    <w:p w:rsidRPr="005E3B83" w:rsidR="005E3B83" w:rsidP="000A4806" w:rsidRDefault="005E3B83" w14:paraId="74E8A8AE" w14:textId="422FCF36">
      <w:pPr>
        <w:spacing w:after="240"/>
      </w:pPr>
      <w:r w:rsidRPr="005E3B83">
        <w:t>In each iteration, each of the</w:t>
      </w:r>
      <w:r w:rsidR="00773A81">
        <w:t xml:space="preserve"> “n”</w:t>
      </w:r>
      <w:r w:rsidRPr="005E3B83">
        <w:t xml:space="preserve"> oriented borders may “consume” </w:t>
      </w:r>
      <w:r w:rsidR="00773A81">
        <w:t>“</w:t>
      </w:r>
      <w:r w:rsidRPr="005E3B83">
        <w:t>1/n</w:t>
      </w:r>
      <w:r w:rsidR="00773A81">
        <w:t>”</w:t>
      </w:r>
      <w:r w:rsidRPr="005E3B83">
        <w:t xml:space="preserve"> of the RAM on each CNEC. A maximum possible increment to each border’s ATC is computed, and an actual consumption of RAM is deducted for each CNEC. A next iteration starts from the RAM remaining on each CNEC after the previous iteration. The process stops when the difference between the sum of all ATCs from the last iteration compared to the previous iteration does not exceed 1kW.</w:t>
      </w:r>
    </w:p>
    <w:p w:rsidRPr="005E3B83" w:rsidR="005E3B83" w:rsidP="000A4806" w:rsidRDefault="005E3B83" w14:paraId="1C9C0217" w14:textId="77777777">
      <w:pPr>
        <w:spacing w:after="240"/>
      </w:pPr>
    </w:p>
    <w:p w:rsidRPr="005E3B83" w:rsidR="005E3B83" w:rsidP="000A4806" w:rsidRDefault="00000000" w14:paraId="2808EEF8" w14:textId="77777777">
      <w:pPr>
        <w:spacing w:after="24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RAM</m:t>
                  </m:r>
                </m:e>
              </m:acc>
            </m:e>
            <m:sub>
              <m:r>
                <w:rPr>
                  <w:rFonts w:ascii="Cambria Math" w:hAnsi="Cambria Math"/>
                </w:rPr>
                <m:t>ATC</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acc>
                <m:accPr>
                  <m:chr m:val="⃗"/>
                  <m:ctrlPr>
                    <w:rPr>
                      <w:rFonts w:ascii="Cambria Math" w:hAnsi="Cambria Math"/>
                      <w:lang w:val="en-GB"/>
                    </w:rPr>
                  </m:ctrlPr>
                </m:accPr>
                <m:e>
                  <m:r>
                    <w:rPr>
                      <w:rFonts w:ascii="Cambria Math" w:hAnsi="Cambria Math"/>
                    </w:rPr>
                    <m:t>RAM</m:t>
                  </m:r>
                </m:e>
              </m:acc>
            </m:e>
            <m:sub>
              <m:r>
                <w:rPr>
                  <w:rFonts w:ascii="Cambria Math" w:hAnsi="Cambria Math"/>
                </w:rPr>
                <m:t>ATC</m:t>
              </m:r>
            </m:sub>
          </m:sSub>
          <m:r>
            <w:rPr>
              <w:rFonts w:ascii="Cambria Math" w:hAnsi="Cambria Math"/>
            </w:rPr>
            <m:t>(0)</m:t>
          </m:r>
          <m:r>
            <m:rPr>
              <m:sty m:val="p"/>
            </m:rPr>
            <w:rPr>
              <w:rFonts w:ascii="Cambria Math" w:hAnsi="Cambria Math"/>
            </w:rPr>
            <m:t>-</m:t>
          </m:r>
          <m:sSub>
            <m:sSubPr>
              <m:ctrlPr>
                <w:rPr>
                  <w:rFonts w:ascii="Cambria Math" w:hAnsi="Cambria Math"/>
                </w:rPr>
              </m:ctrlPr>
            </m:sSubPr>
            <m:e>
              <m:r>
                <m:rPr>
                  <m:sty m:val="b"/>
                </m:rPr>
                <w:rPr>
                  <w:rFonts w:ascii="Cambria Math" w:hAnsi="Cambria Math"/>
                </w:rPr>
                <m:t>pPTDF</m:t>
              </m:r>
            </m:e>
            <m:sub>
              <m:r>
                <m:rPr>
                  <m:sty m:val="bi"/>
                </m:rPr>
                <w:rPr>
                  <w:rFonts w:ascii="Cambria Math" w:hAnsi="Cambria Math"/>
                </w:rPr>
                <m:t>zone</m:t>
              </m:r>
              <m:r>
                <m:rPr>
                  <m:sty m:val="b"/>
                </m:rPr>
                <w:rPr>
                  <w:rFonts w:ascii="Cambria Math" w:hAnsi="Cambria Math"/>
                </w:rPr>
                <m:t>-</m:t>
              </m:r>
              <m:r>
                <m:rPr>
                  <m:sty m:val="bi"/>
                </m:rPr>
                <w:rPr>
                  <w:rFonts w:ascii="Cambria Math" w:hAnsi="Cambria Math"/>
                </w:rPr>
                <m:t>to</m:t>
              </m:r>
              <m:r>
                <m:rPr>
                  <m:sty m:val="b"/>
                </m:rPr>
                <w:rPr>
                  <w:rFonts w:ascii="Cambria Math" w:hAnsi="Cambria Math"/>
                </w:rPr>
                <m:t>-</m:t>
              </m:r>
              <m:r>
                <m:rPr>
                  <m:sty m:val="bi"/>
                </m:rPr>
                <w:rPr>
                  <w:rFonts w:ascii="Cambria Math" w:hAnsi="Cambria Math"/>
                </w:rPr>
                <m:t>zone</m:t>
              </m:r>
            </m:sub>
          </m:sSub>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ATC</m:t>
                  </m:r>
                </m:e>
              </m:acc>
            </m:e>
            <m:sub>
              <m:r>
                <w:rPr>
                  <w:rFonts w:ascii="Cambria Math" w:hAnsi="Cambria Math"/>
                </w:rPr>
                <m:t>k-1</m:t>
              </m:r>
            </m:sub>
          </m:sSub>
        </m:oMath>
      </m:oMathPara>
    </w:p>
    <w:p w:rsidRPr="005E3B83" w:rsidR="005E3B83" w:rsidP="000A4806" w:rsidRDefault="005E3B83" w14:paraId="79C465EC" w14:textId="77777777">
      <w:pPr>
        <w:spacing w:after="240"/>
      </w:pPr>
      <w:r w:rsidRPr="005E3B83">
        <w:t>Where</w:t>
      </w:r>
    </w:p>
    <w:p w:rsidRPr="005E3B83" w:rsidR="005E3B83" w:rsidP="00750DB4" w:rsidRDefault="00000000" w14:paraId="7E871A06" w14:textId="77777777">
      <w:pPr>
        <w:pStyle w:val="ListParagraph"/>
        <w:numPr>
          <w:ilvl w:val="0"/>
          <w:numId w:val="28"/>
        </w:numPr>
        <w:spacing w:after="240"/>
      </w:pPr>
      <m:oMath>
        <m:sSub>
          <m:sSubPr>
            <m:ctrlPr>
              <w:rPr>
                <w:rFonts w:ascii="Cambria Math" w:hAnsi="Cambria Math"/>
              </w:rPr>
            </m:ctrlPr>
          </m:sSubPr>
          <m:e>
            <m:acc>
              <m:accPr>
                <m:chr m:val="⃗"/>
                <m:ctrlPr>
                  <w:rPr>
                    <w:rFonts w:ascii="Cambria Math" w:hAnsi="Cambria Math"/>
                  </w:rPr>
                </m:ctrlPr>
              </m:accPr>
              <m:e>
                <m:r>
                  <w:rPr>
                    <w:rFonts w:ascii="Cambria Math" w:hAnsi="Cambria Math"/>
                  </w:rPr>
                  <m:t>RAM</m:t>
                </m:r>
              </m:e>
            </m:acc>
          </m:e>
          <m:sub>
            <m:r>
              <w:rPr>
                <w:rFonts w:ascii="Cambria Math" w:hAnsi="Cambria Math"/>
              </w:rPr>
              <m:t>ATC</m:t>
            </m:r>
          </m:sub>
        </m:sSub>
        <m:r>
          <w:rPr>
            <w:rFonts w:ascii="Cambria Math" w:hAnsi="Cambria Math"/>
          </w:rPr>
          <m:t>(0)</m:t>
        </m:r>
      </m:oMath>
      <w:r w:rsidRPr="005E3B83" w:rsidR="005E3B83">
        <w:t>remaining available margin from IDCC (in other words RAM at AAC for ATC calculation at iteration k=0</w:t>
      </w:r>
    </w:p>
    <w:p w:rsidRPr="005E3B83" w:rsidR="005E3B83" w:rsidP="00750DB4" w:rsidRDefault="00000000" w14:paraId="1FFE4BCC" w14:textId="77777777">
      <w:pPr>
        <w:pStyle w:val="ListParagraph"/>
        <w:numPr>
          <w:ilvl w:val="0"/>
          <w:numId w:val="28"/>
        </w:numPr>
        <w:spacing w:after="240"/>
      </w:pPr>
      <m:oMath>
        <m:sSub>
          <m:sSubPr>
            <m:ctrlPr>
              <w:rPr>
                <w:rFonts w:ascii="Cambria Math" w:hAnsi="Cambria Math"/>
              </w:rPr>
            </m:ctrlPr>
          </m:sSubPr>
          <m:e>
            <m:acc>
              <m:accPr>
                <m:chr m:val="⃗"/>
                <m:ctrlPr>
                  <w:rPr>
                    <w:rFonts w:ascii="Cambria Math" w:hAnsi="Cambria Math"/>
                  </w:rPr>
                </m:ctrlPr>
              </m:accPr>
              <m:e>
                <m:r>
                  <w:rPr>
                    <w:rFonts w:ascii="Cambria Math" w:hAnsi="Cambria Math"/>
                  </w:rPr>
                  <m:t>RAM</m:t>
                </m:r>
              </m:e>
            </m:acc>
          </m:e>
          <m:sub>
            <m:r>
              <w:rPr>
                <w:rFonts w:ascii="Cambria Math" w:hAnsi="Cambria Math"/>
              </w:rPr>
              <m:t>ATC</m:t>
            </m:r>
          </m:sub>
        </m:sSub>
        <m:r>
          <w:rPr>
            <w:rFonts w:ascii="Cambria Math" w:hAnsi="Cambria Math"/>
          </w:rPr>
          <m:t>(k)</m:t>
        </m:r>
      </m:oMath>
      <w:r w:rsidRPr="005E3B83" w:rsidR="005E3B83">
        <w:t>remaining available margin for ATC calculation at iteration k</w:t>
      </w:r>
    </w:p>
    <w:p w:rsidRPr="005E3B83" w:rsidR="005E3B83" w:rsidP="00750DB4" w:rsidRDefault="00000000" w14:paraId="79AE8F12" w14:textId="77777777">
      <w:pPr>
        <w:pStyle w:val="ListParagraph"/>
        <w:numPr>
          <w:ilvl w:val="0"/>
          <w:numId w:val="28"/>
        </w:numPr>
        <w:spacing w:after="240"/>
      </w:pPr>
      <m:oMath>
        <m:sSub>
          <m:sSubPr>
            <m:ctrlPr>
              <w:rPr>
                <w:rFonts w:ascii="Cambria Math" w:hAnsi="Cambria Math"/>
              </w:rPr>
            </m:ctrlPr>
          </m:sSubPr>
          <m:e>
            <m:acc>
              <m:accPr>
                <m:chr m:val="⃗"/>
                <m:ctrlPr>
                  <w:rPr>
                    <w:rFonts w:ascii="Cambria Math" w:hAnsi="Cambria Math"/>
                  </w:rPr>
                </m:ctrlPr>
              </m:accPr>
              <m:e>
                <m:r>
                  <w:rPr>
                    <w:rFonts w:ascii="Cambria Math" w:hAnsi="Cambria Math"/>
                  </w:rPr>
                  <m:t>ATC</m:t>
                </m:r>
              </m:e>
            </m:acc>
          </m:e>
          <m:sub>
            <m:r>
              <w:rPr>
                <w:rFonts w:ascii="Cambria Math" w:hAnsi="Cambria Math"/>
              </w:rPr>
              <m:t>k-1</m:t>
            </m:r>
          </m:sub>
        </m:sSub>
      </m:oMath>
      <w:r w:rsidRPr="005E3B83" w:rsidR="005E3B83">
        <w:t xml:space="preserve"> ATCs at iteration k-1</w:t>
      </w:r>
    </w:p>
    <w:p w:rsidRPr="005E3B83" w:rsidR="005E3B83" w:rsidP="00750DB4" w:rsidRDefault="00000000" w14:paraId="2B8E9EA9" w14:textId="72842D1A">
      <w:pPr>
        <w:pStyle w:val="ListParagraph"/>
        <w:numPr>
          <w:ilvl w:val="0"/>
          <w:numId w:val="28"/>
        </w:numPr>
        <w:spacing w:after="240"/>
      </w:pPr>
      <m:oMath>
        <m:sSub>
          <m:sSubPr>
            <m:ctrlPr>
              <w:rPr>
                <w:rFonts w:ascii="Cambria Math" w:hAnsi="Cambria Math"/>
              </w:rPr>
            </m:ctrlPr>
          </m:sSubPr>
          <m:e>
            <m:r>
              <m:rPr>
                <m:sty m:val="b"/>
              </m:rPr>
              <w:rPr>
                <w:rFonts w:ascii="Cambria Math" w:hAnsi="Cambria Math"/>
              </w:rPr>
              <m:t>pPTDF</m:t>
            </m:r>
          </m:e>
          <m:sub>
            <m:r>
              <m:rPr>
                <m:sty m:val="bi"/>
              </m:rPr>
              <w:rPr>
                <w:rFonts w:ascii="Cambria Math" w:hAnsi="Cambria Math"/>
              </w:rPr>
              <m:t>zone</m:t>
            </m:r>
            <m:r>
              <m:rPr>
                <m:sty m:val="b"/>
              </m:rPr>
              <w:rPr>
                <w:rFonts w:ascii="Cambria Math" w:hAnsi="Cambria Math"/>
              </w:rPr>
              <m:t>-</m:t>
            </m:r>
            <m:r>
              <m:rPr>
                <m:sty m:val="bi"/>
              </m:rPr>
              <w:rPr>
                <w:rFonts w:ascii="Cambria Math" w:hAnsi="Cambria Math"/>
              </w:rPr>
              <m:t>to</m:t>
            </m:r>
            <m:r>
              <m:rPr>
                <m:sty m:val="b"/>
              </m:rPr>
              <w:rPr>
                <w:rFonts w:ascii="Cambria Math" w:hAnsi="Cambria Math"/>
              </w:rPr>
              <m:t>-</m:t>
            </m:r>
            <m:r>
              <m:rPr>
                <m:sty m:val="bi"/>
              </m:rPr>
              <w:rPr>
                <w:rFonts w:ascii="Cambria Math" w:hAnsi="Cambria Math"/>
              </w:rPr>
              <m:t>zone</m:t>
            </m:r>
          </m:sub>
        </m:sSub>
      </m:oMath>
      <w:r w:rsidRPr="005E3B83" w:rsidR="005E3B83">
        <w:t xml:space="preserve"> positive zone-to-zone power transfer distribution factor matrix</w:t>
      </w:r>
    </w:p>
    <w:p w:rsidRPr="005E3B83" w:rsidR="005E3B83" w:rsidP="00B47D5C" w:rsidRDefault="47656B1D" w14:paraId="1969829A" w14:textId="77777777">
      <w:pPr>
        <w:pStyle w:val="Heading3"/>
      </w:pPr>
      <w:r>
        <w:t>Extraction of Negative ATC</w:t>
      </w:r>
    </w:p>
    <w:p w:rsidRPr="005E3B83" w:rsidR="005E3B83" w:rsidP="000A4806" w:rsidRDefault="005E3B83" w14:paraId="7FC4132D" w14:textId="77777777">
      <w:pPr>
        <w:spacing w:after="240"/>
      </w:pPr>
      <w:r w:rsidRPr="005E3B83">
        <w:t>Once the positive ATC have been extracted the last part of the algorithm, the extraction of Negative ATC starts.</w:t>
      </w:r>
    </w:p>
    <w:p w:rsidRPr="005E3B83" w:rsidR="005E3B83" w:rsidP="000A4806" w:rsidRDefault="005E3B83" w14:paraId="20209F42" w14:textId="5F0D4EB9">
      <w:pPr>
        <w:spacing w:after="240"/>
      </w:pPr>
      <w:r w:rsidRPr="005E3B83">
        <w:t xml:space="preserve">This part is important, because the </w:t>
      </w:r>
      <w:r w:rsidR="001B13ED">
        <w:t>f</w:t>
      </w:r>
      <w:r w:rsidRPr="005E3B83">
        <w:t>inal flow-based IDCC Domain can contain CNECs with a negative RAM as no virtual margins are applied in IDCC. Negative RAMs must be translated to negative ATCs for the allocation in XBID to ensure grid security by preventing netting. In case a trade is made in a relieving market direction, the market would not be allowed making trades that would go back in the critical direction until the negative ATC becomes positive again. For example</w:t>
      </w:r>
      <w:r w:rsidR="001B13ED">
        <w:t>,</w:t>
      </w:r>
      <w:r w:rsidRPr="005E3B83">
        <w:t xml:space="preserve"> if there is a negative ATC for the border direction A&gt;B of 100 MW then 101 MW have to be allocated in the opposite direction B&gt;A before an allocation in the burdening direction A&gt;B is possible again. A negative ATC is not seen as a hard constraint and not imposing any cross-zonal trade. It is just preventing the netting effect in case there are trades in the direction towards the ‘safe’ capacity domain. For ID Auctions</w:t>
      </w:r>
      <w:r w:rsidRPr="00773A81">
        <w:rPr>
          <w:vertAlign w:val="superscript"/>
        </w:rPr>
        <w:footnoteReference w:id="11"/>
      </w:r>
      <w:r w:rsidR="00773A81">
        <w:t xml:space="preserve">, </w:t>
      </w:r>
      <w:r w:rsidRPr="005E3B83">
        <w:t>a zero ATC will be provided instead of a negative ATC. Hence, there is no loss of socio-economic welfare, the IDCC process is only providing negative ATCs to XBID (continuous trading) to prevent that freed-up capacities in ID Auctions are taken back during continuous trading.</w:t>
      </w:r>
    </w:p>
    <w:p w:rsidRPr="005E3B83" w:rsidR="005E3B83" w:rsidP="000A4806" w:rsidRDefault="005E3B83" w14:paraId="1E8A6ED6" w14:textId="77777777">
      <w:pPr>
        <w:spacing w:after="240"/>
      </w:pPr>
      <w:r w:rsidRPr="005E3B83">
        <w:t xml:space="preserve">Negative ATCs are calculated for CNECs with negative </w:t>
      </w:r>
      <m:oMath>
        <m:sSub>
          <m:sSubPr>
            <m:ctrlPr>
              <w:rPr>
                <w:rFonts w:ascii="Cambria Math" w:hAnsi="Cambria Math"/>
              </w:rPr>
            </m:ctrlPr>
          </m:sSubPr>
          <m:e>
            <m:r>
              <w:rPr>
                <w:rFonts w:ascii="Cambria Math" w:hAnsi="Cambria Math"/>
              </w:rPr>
              <m:t>RAM</m:t>
            </m:r>
          </m:e>
          <m:sub>
            <m:r>
              <w:rPr>
                <w:rFonts w:ascii="Cambria Math" w:hAnsi="Cambria Math"/>
              </w:rPr>
              <m:t>ATC</m:t>
            </m:r>
          </m:sub>
        </m:sSub>
        <m:r>
          <w:rPr>
            <w:rFonts w:ascii="Cambria Math" w:hAnsi="Cambria Math"/>
          </w:rPr>
          <m:t>(0)</m:t>
        </m:r>
      </m:oMath>
      <w:r w:rsidRPr="005E3B83">
        <w:t xml:space="preserve"> according to the following procedure:</w:t>
      </w:r>
    </w:p>
    <w:p w:rsidRPr="005E3B83" w:rsidR="005E3B83" w:rsidP="000A4806" w:rsidRDefault="005E3B83" w14:paraId="3FCAC2A3" w14:textId="17E44974">
      <w:pPr>
        <w:spacing w:after="240"/>
      </w:pPr>
      <w:r w:rsidRPr="005E3B83">
        <w:t>Per CNEC with negative remaining available margin for ATC calculation at iteration k=0 (</w:t>
      </w:r>
      <m:oMath>
        <m:sSub>
          <m:sSubPr>
            <m:ctrlPr>
              <w:rPr>
                <w:rFonts w:ascii="Cambria Math" w:hAnsi="Cambria Math"/>
              </w:rPr>
            </m:ctrlPr>
          </m:sSubPr>
          <m:e>
            <m:r>
              <w:rPr>
                <w:rFonts w:ascii="Cambria Math" w:hAnsi="Cambria Math"/>
              </w:rPr>
              <m:t>RAM</m:t>
            </m:r>
          </m:e>
          <m:sub>
            <m:r>
              <w:rPr>
                <w:rFonts w:ascii="Cambria Math" w:hAnsi="Cambria Math"/>
              </w:rPr>
              <m:t>ATC</m:t>
            </m:r>
          </m:sub>
        </m:sSub>
        <m:r>
          <w:rPr>
            <w:rFonts w:ascii="Cambria Math" w:hAnsi="Cambria Math"/>
          </w:rPr>
          <m:t>(0))</m:t>
        </m:r>
      </m:oMath>
      <w:r w:rsidRPr="005E3B83">
        <w:t xml:space="preserve"> negative ATCs are calculated for all oriented bidding zone borders with positive PTDFs according to </w:t>
      </w:r>
      <w:r w:rsidRPr="005E3B83">
        <w:fldChar w:fldCharType="begin"/>
      </w:r>
      <w:r w:rsidRPr="005E3B83">
        <w:instrText xml:space="preserve"> REF _Ref87857166 \h  \* MERGEFORMAT </w:instrText>
      </w:r>
      <w:r w:rsidRPr="005E3B83">
        <w:fldChar w:fldCharType="separate"/>
      </w:r>
      <w:r w:rsidR="007D4BE8">
        <w:rPr>
          <w:b/>
          <w:bCs/>
          <w:lang w:val="en-US"/>
        </w:rPr>
        <w:t>Error! Reference source not found.</w:t>
      </w:r>
      <w:r w:rsidRPr="005E3B83">
        <w:fldChar w:fldCharType="end"/>
      </w:r>
      <w:r w:rsidRPr="005E3B83">
        <w:t xml:space="preserve">: </w:t>
      </w:r>
    </w:p>
    <w:bookmarkStart w:name="_Hlk80088160" w:id="267"/>
    <w:p w:rsidRPr="005E3B83" w:rsidR="005E3B83" w:rsidP="000A4806" w:rsidRDefault="00000000" w14:paraId="6099B836" w14:textId="77777777">
      <w:pPr>
        <w:spacing w:after="240"/>
      </w:pPr>
      <m:oMathPara>
        <m:oMathParaPr>
          <m:jc m:val="left"/>
        </m:oMathParaPr>
        <m:oMath>
          <m:sSub>
            <m:sSubPr>
              <m:ctrlPr>
                <w:rPr>
                  <w:rFonts w:ascii="Cambria Math" w:hAnsi="Cambria Math"/>
                </w:rPr>
              </m:ctrlPr>
            </m:sSubPr>
            <m:e>
              <m:r>
                <w:rPr>
                  <w:rFonts w:ascii="Cambria Math" w:hAnsi="Cambria Math"/>
                </w:rPr>
                <m:t>ATC</m:t>
              </m:r>
            </m:e>
            <m:sub>
              <m:r>
                <w:rPr>
                  <w:rFonts w:ascii="Cambria Math" w:hAnsi="Cambria Math"/>
                </w:rPr>
                <m:t>A→B,CNEC 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pPTDF</m:t>
                  </m:r>
                </m:e>
                <m:sub>
                  <m:r>
                    <w:rPr>
                      <w:rFonts w:ascii="Cambria Math" w:hAnsi="Cambria Math"/>
                    </w:rPr>
                    <m:t>A→B,CNEC i</m:t>
                  </m:r>
                </m:sub>
              </m:sSub>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A,B</m:t>
                      </m:r>
                    </m:e>
                  </m:d>
                  <m:r>
                    <w:rPr>
                      <w:rFonts w:ascii="Cambria Math" w:hAnsi="Cambria Math"/>
                    </w:rPr>
                    <m:t>∈ Core contract paths with positive z2zPTDFs</m:t>
                  </m:r>
                </m:sub>
                <m:sup/>
                <m:e>
                  <m:sSubSup>
                    <m:sSubSupPr>
                      <m:ctrlPr>
                        <w:rPr>
                          <w:rFonts w:ascii="Cambria Math" w:hAnsi="Cambria Math"/>
                        </w:rPr>
                      </m:ctrlPr>
                    </m:sSubSupPr>
                    <m:e>
                      <m:r>
                        <w:rPr>
                          <w:rFonts w:ascii="Cambria Math" w:hAnsi="Cambria Math"/>
                        </w:rPr>
                        <m:t>PTDF</m:t>
                      </m:r>
                    </m:e>
                    <m:sub>
                      <m:r>
                        <w:rPr>
                          <w:rFonts w:ascii="Cambria Math" w:hAnsi="Cambria Math"/>
                        </w:rPr>
                        <m:t>A→B</m:t>
                      </m:r>
                    </m:sub>
                    <m:sup>
                      <m:r>
                        <w:rPr>
                          <w:rFonts w:ascii="Cambria Math" w:hAnsi="Cambria Math"/>
                        </w:rPr>
                        <m:t>2</m:t>
                      </m:r>
                    </m:sup>
                  </m:sSubSup>
                </m:e>
              </m:nary>
            </m:den>
          </m:f>
          <m:r>
            <w:rPr>
              <w:rFonts w:ascii="Cambria Math" w:hAnsi="Cambria Math"/>
            </w:rPr>
            <m:t xml:space="preserve"> </m:t>
          </m:r>
          <m:sSub>
            <m:sSubPr>
              <m:ctrlPr>
                <w:rPr>
                  <w:rFonts w:ascii="Cambria Math" w:hAnsi="Cambria Math"/>
                </w:rPr>
              </m:ctrlPr>
            </m:sSubPr>
            <m:e>
              <m:r>
                <w:rPr>
                  <w:rFonts w:ascii="Cambria Math" w:hAnsi="Cambria Math"/>
                </w:rPr>
                <m:t>RAM</m:t>
              </m:r>
            </m:e>
            <m:sub>
              <m:r>
                <w:rPr>
                  <w:rFonts w:ascii="Cambria Math" w:hAnsi="Cambria Math"/>
                </w:rPr>
                <m:t>ATC, CNEC i</m:t>
              </m:r>
            </m:sub>
          </m:sSub>
          <m:d>
            <m:dPr>
              <m:ctrlPr>
                <w:rPr>
                  <w:rFonts w:ascii="Cambria Math" w:hAnsi="Cambria Math"/>
                </w:rPr>
              </m:ctrlPr>
            </m:dPr>
            <m:e>
              <m:r>
                <w:rPr>
                  <w:rFonts w:ascii="Cambria Math" w:hAnsi="Cambria Math"/>
                </w:rPr>
                <m:t>0</m:t>
              </m:r>
            </m:e>
          </m:d>
        </m:oMath>
      </m:oMathPara>
    </w:p>
    <w:bookmarkEnd w:id="267"/>
    <w:p w:rsidRPr="005E3B83" w:rsidR="005E3B83" w:rsidP="000A4806" w:rsidRDefault="005E3B83" w14:paraId="043CD706" w14:textId="77777777">
      <w:pPr>
        <w:spacing w:after="240"/>
      </w:pPr>
    </w:p>
    <w:p w:rsidRPr="005E3B83" w:rsidR="005E3B83" w:rsidP="000A4806" w:rsidRDefault="005E3B83" w14:paraId="2D11A7C5" w14:textId="77777777">
      <w:pPr>
        <w:spacing w:after="240"/>
      </w:pPr>
      <w:r w:rsidRPr="005E3B83">
        <w:t>with</w:t>
      </w:r>
    </w:p>
    <w:tbl>
      <w:tblPr>
        <w:tblW w:w="7088" w:type="dxa"/>
        <w:tblInd w:w="1658" w:type="dxa"/>
        <w:tblLook w:val="04A0" w:firstRow="1" w:lastRow="0" w:firstColumn="1" w:lastColumn="0" w:noHBand="0" w:noVBand="1"/>
      </w:tblPr>
      <w:tblGrid>
        <w:gridCol w:w="2551"/>
        <w:gridCol w:w="4537"/>
      </w:tblGrid>
      <w:tr w:rsidRPr="005E3B83" w:rsidR="005E3B83" w:rsidTr="00227835" w14:paraId="1BDB2002" w14:textId="77777777">
        <w:trPr>
          <w:cantSplit/>
        </w:trPr>
        <w:tc>
          <w:tcPr>
            <w:tcW w:w="2551" w:type="dxa"/>
          </w:tcPr>
          <w:p w:rsidRPr="005E3B83" w:rsidR="005E3B83" w:rsidP="000A4806" w:rsidRDefault="00000000" w14:paraId="195DF8F3" w14:textId="77777777">
            <w:pPr>
              <w:spacing w:after="240"/>
            </w:pPr>
            <m:oMathPara>
              <m:oMath>
                <m:sSub>
                  <m:sSubPr>
                    <m:ctrlPr>
                      <w:rPr>
                        <w:rFonts w:ascii="Cambria Math" w:hAnsi="Cambria Math"/>
                      </w:rPr>
                    </m:ctrlPr>
                  </m:sSubPr>
                  <m:e>
                    <m:r>
                      <w:rPr>
                        <w:rFonts w:ascii="Cambria Math" w:hAnsi="Cambria Math"/>
                      </w:rPr>
                      <m:t>ATC</m:t>
                    </m:r>
                  </m:e>
                  <m:sub>
                    <m:r>
                      <w:rPr>
                        <w:rFonts w:ascii="Cambria Math" w:hAnsi="Cambria Math"/>
                      </w:rPr>
                      <m:t>A→B, CNEC i</m:t>
                    </m:r>
                  </m:sub>
                </m:sSub>
              </m:oMath>
            </m:oMathPara>
          </w:p>
        </w:tc>
        <w:tc>
          <w:tcPr>
            <w:tcW w:w="4537" w:type="dxa"/>
          </w:tcPr>
          <w:p w:rsidRPr="005E3B83" w:rsidR="005E3B83" w:rsidP="000A4806" w:rsidRDefault="005E3B83" w14:paraId="45244796" w14:textId="77777777">
            <w:pPr>
              <w:spacing w:after="240"/>
            </w:pPr>
            <w:r w:rsidRPr="005E3B83">
              <w:t>negative ATC for the oriented bidding zone border A to B determined by CNEC i</w:t>
            </w:r>
          </w:p>
        </w:tc>
      </w:tr>
      <w:tr w:rsidRPr="005E3B83" w:rsidR="005E3B83" w:rsidTr="00227835" w14:paraId="7EAD1215" w14:textId="77777777">
        <w:trPr>
          <w:cantSplit/>
        </w:trPr>
        <w:tc>
          <w:tcPr>
            <w:tcW w:w="2551" w:type="dxa"/>
          </w:tcPr>
          <w:p w:rsidRPr="005E3B83" w:rsidR="005E3B83" w:rsidP="000A4806" w:rsidRDefault="005E3B83" w14:paraId="4067B063" w14:textId="77777777">
            <w:pPr>
              <w:spacing w:after="240"/>
            </w:pPr>
            <m:oMathPara>
              <m:oMath>
                <m:r>
                  <w:rPr>
                    <w:rFonts w:ascii="Cambria Math" w:hAnsi="Cambria Math"/>
                  </w:rPr>
                  <m:t>A,B</m:t>
                </m:r>
              </m:oMath>
            </m:oMathPara>
          </w:p>
        </w:tc>
        <w:tc>
          <w:tcPr>
            <w:tcW w:w="4537" w:type="dxa"/>
          </w:tcPr>
          <w:p w:rsidRPr="005E3B83" w:rsidR="005E3B83" w:rsidP="000A4806" w:rsidRDefault="005E3B83" w14:paraId="64E6A0A0" w14:textId="77777777">
            <w:pPr>
              <w:spacing w:after="240"/>
            </w:pPr>
            <w:r w:rsidRPr="005E3B83">
              <w:t>Core bidding zones</w:t>
            </w:r>
          </w:p>
        </w:tc>
      </w:tr>
      <w:tr w:rsidRPr="005E3B83" w:rsidR="005E3B83" w:rsidTr="00227835" w14:paraId="4491E8F0" w14:textId="77777777">
        <w:trPr>
          <w:cantSplit/>
          <w:trHeight w:val="300"/>
        </w:trPr>
        <w:tc>
          <w:tcPr>
            <w:tcW w:w="2551" w:type="dxa"/>
          </w:tcPr>
          <w:p w:rsidRPr="005E3B83" w:rsidR="005E3B83" w:rsidP="000A4806" w:rsidRDefault="00000000" w14:paraId="509BA86A" w14:textId="77777777">
            <w:pPr>
              <w:spacing w:after="240"/>
            </w:pPr>
            <m:oMathPara>
              <m:oMath>
                <m:sSub>
                  <m:sSubPr>
                    <m:ctrlPr>
                      <w:rPr>
                        <w:rFonts w:ascii="Cambria Math" w:hAnsi="Cambria Math"/>
                      </w:rPr>
                    </m:ctrlPr>
                  </m:sSubPr>
                  <m:e>
                    <m:r>
                      <w:rPr>
                        <w:rFonts w:ascii="Cambria Math" w:hAnsi="Cambria Math"/>
                      </w:rPr>
                      <m:t>RAM</m:t>
                    </m:r>
                  </m:e>
                  <m:sub>
                    <m:r>
                      <w:rPr>
                        <w:rFonts w:ascii="Cambria Math" w:hAnsi="Cambria Math"/>
                      </w:rPr>
                      <m:t>ATC, CNEC i</m:t>
                    </m:r>
                  </m:sub>
                </m:sSub>
                <m:r>
                  <w:rPr>
                    <w:rFonts w:ascii="Cambria Math" w:hAnsi="Cambria Math"/>
                  </w:rPr>
                  <m:t>(0)</m:t>
                </m:r>
              </m:oMath>
            </m:oMathPara>
          </w:p>
        </w:tc>
        <w:tc>
          <w:tcPr>
            <w:tcW w:w="4537" w:type="dxa"/>
          </w:tcPr>
          <w:p w:rsidRPr="005E3B83" w:rsidR="005E3B83" w:rsidP="000A4806" w:rsidRDefault="005E3B83" w14:paraId="7E98BCDA" w14:textId="77777777">
            <w:pPr>
              <w:spacing w:after="240"/>
            </w:pPr>
            <w:r w:rsidRPr="005E3B83">
              <w:t>remaining available margin for ATC calculation at iteration k=0 of CNEC i</w:t>
            </w:r>
          </w:p>
        </w:tc>
      </w:tr>
      <w:tr w:rsidRPr="005E3B83" w:rsidR="005E3B83" w:rsidTr="00227835" w14:paraId="47651D3D" w14:textId="77777777">
        <w:trPr>
          <w:cantSplit/>
        </w:trPr>
        <w:tc>
          <w:tcPr>
            <w:tcW w:w="2551" w:type="dxa"/>
          </w:tcPr>
          <w:p w:rsidRPr="005E3B83" w:rsidR="005E3B83" w:rsidP="000A4806" w:rsidRDefault="00000000" w14:paraId="2CA20ED6" w14:textId="77777777">
            <w:pPr>
              <w:spacing w:after="240"/>
            </w:pPr>
            <m:oMathPara>
              <m:oMath>
                <m:sSub>
                  <m:sSubPr>
                    <m:ctrlPr>
                      <w:rPr>
                        <w:rFonts w:ascii="Cambria Math" w:hAnsi="Cambria Math"/>
                      </w:rPr>
                    </m:ctrlPr>
                  </m:sSubPr>
                  <m:e>
                    <m:r>
                      <w:rPr>
                        <w:rFonts w:ascii="Cambria Math" w:hAnsi="Cambria Math"/>
                      </w:rPr>
                      <m:t>pPTDF</m:t>
                    </m:r>
                  </m:e>
                  <m:sub>
                    <m:r>
                      <w:rPr>
                        <w:rFonts w:ascii="Cambria Math" w:hAnsi="Cambria Math"/>
                      </w:rPr>
                      <m:t>A→B,CNEC i</m:t>
                    </m:r>
                  </m:sub>
                </m:sSub>
              </m:oMath>
            </m:oMathPara>
          </w:p>
        </w:tc>
        <w:tc>
          <w:tcPr>
            <w:tcW w:w="4537" w:type="dxa"/>
          </w:tcPr>
          <w:p w:rsidRPr="005E3B83" w:rsidR="005E3B83" w:rsidP="000A4806" w:rsidRDefault="005E3B83" w14:paraId="602004CD" w14:textId="77777777">
            <w:pPr>
              <w:spacing w:after="240"/>
            </w:pPr>
            <w:r w:rsidRPr="005E3B83">
              <w:t>Final positive zone-to-zone PTDF of the oriented bidding zone border A to B</w:t>
            </w:r>
          </w:p>
        </w:tc>
      </w:tr>
    </w:tbl>
    <w:p w:rsidRPr="005E3B83" w:rsidR="005E3B83" w:rsidP="00750DB4" w:rsidRDefault="005E3B83" w14:paraId="0D1F952A" w14:textId="77777777">
      <w:pPr>
        <w:pStyle w:val="ListParagraph"/>
        <w:numPr>
          <w:ilvl w:val="0"/>
          <w:numId w:val="29"/>
        </w:numPr>
        <w:spacing w:after="240"/>
      </w:pPr>
      <w:r w:rsidRPr="005E3B83">
        <w:t xml:space="preserve">In case for an oriented Core bidding zone border more than one negative ATC has been calculated according to the previous Equation then for each oriented Core bidding zone border the most negative ATC is determined over all CNECs </w:t>
      </w:r>
      <w:bookmarkStart w:name="_Hlk93075978" w:id="268"/>
      <w:r w:rsidRPr="005E3B83">
        <w:t>with negative remaining available margin</w:t>
      </w:r>
      <w:bookmarkEnd w:id="268"/>
      <w:r w:rsidRPr="005E3B83">
        <w:t>.</w:t>
      </w:r>
    </w:p>
    <w:p w:rsidRPr="00415F53" w:rsidR="005E3B83" w:rsidP="000A4806" w:rsidRDefault="00000000" w14:paraId="0D3CB936" w14:textId="208ABD64">
      <w:pPr>
        <w:pStyle w:val="ListParagraph"/>
        <w:numPr>
          <w:ilvl w:val="0"/>
          <w:numId w:val="0"/>
        </w:numPr>
        <w:spacing w:after="240"/>
        <w:ind w:left="72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ATC</m:t>
                  </m:r>
                </m:e>
              </m:acc>
            </m:e>
            <m:sub>
              <m:r>
                <w:rPr>
                  <w:rFonts w:ascii="Cambria Math" w:hAnsi="Cambria Math"/>
                </w:rPr>
                <m:t>A→B</m:t>
              </m:r>
            </m:sub>
          </m:sSub>
          <m:r>
            <w:rPr>
              <w:rFonts w:ascii="Cambria Math" w:hAnsi="Cambria Math"/>
            </w:rPr>
            <m:t>=min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ATC</m:t>
                      </m:r>
                    </m:e>
                  </m:acc>
                </m:e>
                <m:sub>
                  <m:r>
                    <w:rPr>
                      <w:rFonts w:ascii="Cambria Math" w:hAnsi="Cambria Math"/>
                    </w:rPr>
                    <m:t>A→B, CNEC i</m:t>
                  </m:r>
                </m:sub>
              </m:sSub>
              <m:r>
                <w:rPr>
                  <w:rFonts w:ascii="Cambria Math" w:hAnsi="Cambria Math"/>
                </w:rPr>
                <m:t xml:space="preserve"> </m:t>
              </m:r>
            </m:e>
          </m:d>
          <m:r>
            <w:rPr>
              <w:rFonts w:ascii="Cambria Math" w:hAnsi="Cambria Math"/>
            </w:rPr>
            <m:t xml:space="preserve"> </m:t>
          </m:r>
        </m:oMath>
      </m:oMathPara>
    </w:p>
    <w:p w:rsidRPr="005E3B83" w:rsidR="00415F53" w:rsidP="000A4806" w:rsidRDefault="00415F53" w14:paraId="5BA4F7E9" w14:textId="77777777">
      <w:pPr>
        <w:pStyle w:val="ListParagraph"/>
        <w:numPr>
          <w:ilvl w:val="0"/>
          <w:numId w:val="0"/>
        </w:numPr>
        <w:spacing w:after="240"/>
        <w:ind w:left="720"/>
      </w:pPr>
    </w:p>
    <w:p w:rsidRPr="005E3B83" w:rsidR="005E3B83" w:rsidP="00750DB4" w:rsidRDefault="005E3B83" w14:paraId="6D9A14EC" w14:textId="0EF7F01F">
      <w:pPr>
        <w:pStyle w:val="ListParagraph"/>
        <w:numPr>
          <w:ilvl w:val="0"/>
          <w:numId w:val="29"/>
        </w:numPr>
        <w:spacing w:before="240" w:after="240"/>
      </w:pPr>
      <w:r w:rsidRPr="005E3B83">
        <w:t>After extraction of negative ATCs</w:t>
      </w:r>
      <w:r w:rsidR="00415F53">
        <w:t>,</w:t>
      </w:r>
      <w:r w:rsidRPr="005E3B83">
        <w:t xml:space="preserve"> a scaling factor (SF) is calculated for each CNEC with negative remaining available margin:</w:t>
      </w:r>
    </w:p>
    <w:p w:rsidRPr="005E3B83" w:rsidR="005E3B83" w:rsidP="000A4806" w:rsidRDefault="00000000" w14:paraId="602F5552" w14:textId="2AA2F479">
      <w:pPr>
        <w:spacing w:after="240"/>
      </w:pPr>
      <m:oMathPara>
        <m:oMath>
          <m:sSub>
            <m:sSubPr>
              <m:ctrlPr>
                <w:rPr>
                  <w:rFonts w:ascii="Cambria Math" w:hAnsi="Cambria Math"/>
                </w:rPr>
              </m:ctrlPr>
            </m:sSubPr>
            <m:e>
              <m:r>
                <w:rPr>
                  <w:rFonts w:ascii="Cambria Math" w:hAnsi="Cambria Math"/>
                </w:rPr>
                <m:t>SF</m:t>
              </m:r>
            </m:e>
            <m:sub>
              <m:r>
                <w:rPr>
                  <w:rFonts w:ascii="Cambria Math" w:hAnsi="Cambria Math"/>
                </w:rPr>
                <m:t>CNEC i</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RAM</m:t>
                      </m:r>
                    </m:e>
                    <m:sub>
                      <m:r>
                        <w:rPr>
                          <w:rFonts w:ascii="Cambria Math" w:hAnsi="Cambria Math"/>
                        </w:rPr>
                        <m:t>ATC, CNEC i</m:t>
                      </m:r>
                    </m:sub>
                  </m:sSub>
                  <m:d>
                    <m:dPr>
                      <m:ctrlPr>
                        <w:rPr>
                          <w:rFonts w:ascii="Cambria Math" w:hAnsi="Cambria Math"/>
                        </w:rPr>
                      </m:ctrlPr>
                    </m:dPr>
                    <m:e>
                      <m:r>
                        <w:rPr>
                          <w:rFonts w:ascii="Cambria Math" w:hAnsi="Cambria Math"/>
                        </w:rPr>
                        <m:t>0</m:t>
                      </m:r>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A,B</m:t>
                          </m:r>
                        </m:e>
                      </m:d>
                      <m:r>
                        <w:rPr>
                          <w:rFonts w:ascii="Cambria Math" w:hAnsi="Cambria Math"/>
                        </w:rPr>
                        <m:t>∈ Core contract paths with positive z2zPTDFs</m:t>
                      </m:r>
                    </m:sub>
                    <m:sup/>
                    <m:e>
                      <m:sSub>
                        <m:sSubPr>
                          <m:ctrlPr>
                            <w:rPr>
                              <w:rFonts w:ascii="Cambria Math" w:hAnsi="Cambria Math"/>
                            </w:rPr>
                          </m:ctrlPr>
                        </m:sSubPr>
                        <m:e>
                          <m:r>
                            <w:rPr>
                              <w:rFonts w:ascii="Cambria Math" w:hAnsi="Cambria Math"/>
                            </w:rPr>
                            <m:t>PTDF</m:t>
                          </m:r>
                        </m:e>
                        <m:sub>
                          <m:r>
                            <w:rPr>
                              <w:rFonts w:ascii="Cambria Math" w:hAnsi="Cambria Math"/>
                            </w:rPr>
                            <m:t>A→B,CNEC i</m:t>
                          </m:r>
                        </m:sub>
                      </m:sSub>
                      <m:r>
                        <w:rPr>
                          <w:rFonts w:ascii="Cambria Math" w:hAnsi="Cambria Math"/>
                        </w:rPr>
                        <m:t xml:space="preserve"> </m:t>
                      </m:r>
                    </m:e>
                  </m:nary>
                  <m:sSub>
                    <m:sSubPr>
                      <m:ctrlPr>
                        <w:rPr>
                          <w:rFonts w:ascii="Cambria Math" w:hAnsi="Cambria Math"/>
                        </w:rPr>
                      </m:ctrlPr>
                    </m:sSubPr>
                    <m:e>
                      <m:r>
                        <w:rPr>
                          <w:rFonts w:ascii="Cambria Math" w:hAnsi="Cambria Math"/>
                        </w:rPr>
                        <m:t>ATC</m:t>
                      </m:r>
                    </m:e>
                    <m:sub>
                      <m:r>
                        <w:rPr>
                          <w:rFonts w:ascii="Cambria Math" w:hAnsi="Cambria Math"/>
                        </w:rPr>
                        <m:t>A→B</m:t>
                      </m:r>
                    </m:sub>
                  </m:sSub>
                </m:den>
              </m:f>
            </m:e>
          </m:d>
        </m:oMath>
      </m:oMathPara>
    </w:p>
    <w:p w:rsidRPr="005E3B83" w:rsidR="005E3B83" w:rsidP="000A4806" w:rsidRDefault="005E3B83" w14:paraId="12E91471" w14:textId="77777777">
      <w:pPr>
        <w:spacing w:after="240"/>
      </w:pPr>
      <w:r w:rsidRPr="005E3B83">
        <w:t xml:space="preserve">The final scaling factor </w:t>
      </w:r>
      <m:oMath>
        <m:r>
          <w:rPr>
            <w:rFonts w:ascii="Cambria Math" w:hAnsi="Cambria Math"/>
          </w:rPr>
          <m:t>(</m:t>
        </m:r>
        <m:sSub>
          <m:sSubPr>
            <m:ctrlPr>
              <w:rPr>
                <w:rFonts w:ascii="Cambria Math" w:hAnsi="Cambria Math"/>
              </w:rPr>
            </m:ctrlPr>
          </m:sSubPr>
          <m:e>
            <m:r>
              <w:rPr>
                <w:rFonts w:ascii="Cambria Math" w:hAnsi="Cambria Math"/>
              </w:rPr>
              <m:t>SF</m:t>
            </m:r>
          </m:e>
          <m:sub>
            <m:r>
              <w:rPr>
                <w:rFonts w:ascii="Cambria Math" w:hAnsi="Cambria Math"/>
              </w:rPr>
              <m:t>final</m:t>
            </m:r>
          </m:sub>
        </m:sSub>
      </m:oMath>
      <w:r w:rsidRPr="005E3B83">
        <w:t>) is the maximum of all calculated scaling factors:</w:t>
      </w:r>
    </w:p>
    <w:p w:rsidRPr="005E3B83" w:rsidR="005E3B83" w:rsidP="000A4806" w:rsidRDefault="00000000" w14:paraId="345C5337" w14:textId="510D02AA">
      <w:pPr>
        <w:spacing w:after="240"/>
      </w:pPr>
      <m:oMathPara>
        <m:oMath>
          <m:sSub>
            <m:sSubPr>
              <m:ctrlPr>
                <w:rPr>
                  <w:rFonts w:ascii="Cambria Math" w:hAnsi="Cambria Math"/>
                </w:rPr>
              </m:ctrlPr>
            </m:sSubPr>
            <m:e>
              <m:r>
                <w:rPr>
                  <w:rFonts w:ascii="Cambria Math" w:hAnsi="Cambria Math"/>
                </w:rPr>
                <m:t>SF</m:t>
              </m:r>
            </m:e>
            <m:sub>
              <m:r>
                <w:rPr>
                  <w:rFonts w:ascii="Cambria Math" w:hAnsi="Cambria Math"/>
                </w:rPr>
                <m:t>final</m:t>
              </m:r>
            </m:sub>
          </m:sSub>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SF</m:t>
                  </m:r>
                </m:e>
                <m:sub>
                  <m:r>
                    <w:rPr>
                      <w:rFonts w:ascii="Cambria Math" w:hAnsi="Cambria Math"/>
                    </w:rPr>
                    <m:t>CNEC i</m:t>
                  </m:r>
                </m:sub>
              </m:sSub>
            </m:e>
          </m:d>
        </m:oMath>
      </m:oMathPara>
    </w:p>
    <w:p w:rsidRPr="005E3B83" w:rsidR="005E3B83" w:rsidP="00750DB4" w:rsidRDefault="005E3B83" w14:paraId="54F13587" w14:textId="77777777">
      <w:pPr>
        <w:pStyle w:val="ListParagraph"/>
        <w:numPr>
          <w:ilvl w:val="0"/>
          <w:numId w:val="29"/>
        </w:numPr>
        <w:spacing w:after="240"/>
      </w:pPr>
      <w:r w:rsidRPr="005E3B83">
        <w:t>The final negative ATCs are calculated by scaling the negative ATCs with the final scaling factor:</w:t>
      </w:r>
    </w:p>
    <w:p w:rsidRPr="005E3B83" w:rsidR="005E3B83" w:rsidP="000A4806" w:rsidRDefault="00000000" w14:paraId="31329F51" w14:textId="78EC2785">
      <w:pPr>
        <w:spacing w:after="24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ATC</m:t>
                  </m:r>
                </m:e>
              </m:acc>
            </m:e>
            <m:sub>
              <m:r>
                <w:rPr>
                  <w:rFonts w:ascii="Cambria Math" w:hAnsi="Cambria Math"/>
                </w:rPr>
                <m:t>negative, final</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ATC</m:t>
                  </m:r>
                </m:e>
              </m:acc>
            </m:e>
            <m:sub>
              <m:r>
                <w:rPr>
                  <w:rFonts w:ascii="Cambria Math" w:hAnsi="Cambria Math"/>
                </w:rPr>
                <m:t>A→B</m:t>
              </m:r>
            </m:sub>
          </m:sSub>
          <m:r>
            <w:rPr>
              <w:rFonts w:ascii="Cambria Math" w:hAnsi="Cambria Math"/>
            </w:rPr>
            <m:t xml:space="preserve"> </m:t>
          </m:r>
          <m:sSub>
            <m:sSubPr>
              <m:ctrlPr>
                <w:rPr>
                  <w:rFonts w:ascii="Cambria Math" w:hAnsi="Cambria Math"/>
                </w:rPr>
              </m:ctrlPr>
            </m:sSubPr>
            <m:e>
              <m:r>
                <w:rPr>
                  <w:rFonts w:ascii="Cambria Math" w:hAnsi="Cambria Math"/>
                </w:rPr>
                <m:t>SF</m:t>
              </m:r>
            </m:e>
            <m:sub>
              <m:r>
                <w:rPr>
                  <w:rFonts w:ascii="Cambria Math" w:hAnsi="Cambria Math"/>
                </w:rPr>
                <m:t>final</m:t>
              </m:r>
            </m:sub>
          </m:sSub>
        </m:oMath>
      </m:oMathPara>
    </w:p>
    <w:p w:rsidRPr="005E3B83" w:rsidR="005E3B83" w:rsidP="000A4806" w:rsidRDefault="005E3B83" w14:paraId="7E16AC8E" w14:textId="77777777">
      <w:pPr>
        <w:spacing w:after="240"/>
      </w:pPr>
      <w:r w:rsidRPr="005E3B83">
        <w:t>The stage (ii) to (iii) are related to the scaling process. A visual illustration to depict the situation below:</w:t>
      </w:r>
    </w:p>
    <w:p w:rsidRPr="005E3B83" w:rsidR="005E3B83" w:rsidP="000A4806" w:rsidRDefault="005E3B83" w14:paraId="46E6C463" w14:textId="77777777">
      <w:pPr>
        <w:spacing w:after="240"/>
      </w:pPr>
      <w:r w:rsidRPr="005E3B83">
        <w:t>A visual description of this approach follows:</w:t>
      </w:r>
    </w:p>
    <w:p w:rsidRPr="005E3B83" w:rsidR="005E3B83" w:rsidP="000A4806" w:rsidRDefault="005E3B83" w14:paraId="1E08ED19" w14:textId="77777777">
      <w:pPr>
        <w:spacing w:after="240"/>
      </w:pPr>
      <w:r w:rsidRPr="005E3B83">
        <w:rPr>
          <w:noProof/>
        </w:rPr>
        <w:drawing>
          <wp:inline distT="0" distB="0" distL="0" distR="0" wp14:anchorId="5E72E5E3" wp14:editId="78EA2122">
            <wp:extent cx="2761430" cy="1871133"/>
            <wp:effectExtent l="0" t="0" r="1270" b="0"/>
            <wp:docPr id="21" name="Picture 2" descr="A diagram of a graph&#10;&#10;Description automatically generated">
              <a:extLst xmlns:a="http://schemas.openxmlformats.org/drawingml/2006/main">
                <a:ext uri="{FF2B5EF4-FFF2-40B4-BE49-F238E27FC236}">
                  <a16:creationId xmlns:a16="http://schemas.microsoft.com/office/drawing/2014/main" id="{FDA0F522-5907-4D2E-9881-EE703D085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A diagram of a graph&#10;&#10;Description automatically generated">
                      <a:extLst>
                        <a:ext uri="{FF2B5EF4-FFF2-40B4-BE49-F238E27FC236}">
                          <a16:creationId xmlns:a16="http://schemas.microsoft.com/office/drawing/2014/main" id="{FDA0F522-5907-4D2E-9881-EE703D0855A0}"/>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778913" cy="1882980"/>
                    </a:xfrm>
                    <a:prstGeom prst="rect">
                      <a:avLst/>
                    </a:prstGeom>
                  </pic:spPr>
                </pic:pic>
              </a:graphicData>
            </a:graphic>
          </wp:inline>
        </w:drawing>
      </w:r>
      <w:r w:rsidRPr="005E3B83">
        <w:rPr>
          <w:noProof/>
        </w:rPr>
        <w:drawing>
          <wp:inline distT="0" distB="0" distL="0" distR="0" wp14:anchorId="4906163A" wp14:editId="098F9919">
            <wp:extent cx="2643069" cy="1879176"/>
            <wp:effectExtent l="0" t="0" r="5080" b="6985"/>
            <wp:docPr id="32" name="Picture 3" descr="A diagram of a straight line&#10;&#10;Description automatically generated">
              <a:extLst xmlns:a="http://schemas.openxmlformats.org/drawingml/2006/main">
                <a:ext uri="{FF2B5EF4-FFF2-40B4-BE49-F238E27FC236}">
                  <a16:creationId xmlns:a16="http://schemas.microsoft.com/office/drawing/2014/main" id="{5810704B-0660-4373-A501-5E89D69FA0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descr="A diagram of a straight line&#10;&#10;Description automatically generated">
                      <a:extLst>
                        <a:ext uri="{FF2B5EF4-FFF2-40B4-BE49-F238E27FC236}">
                          <a16:creationId xmlns:a16="http://schemas.microsoft.com/office/drawing/2014/main" id="{5810704B-0660-4373-A501-5E89D69FA042}"/>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646587" cy="1881677"/>
                    </a:xfrm>
                    <a:prstGeom prst="rect">
                      <a:avLst/>
                    </a:prstGeom>
                  </pic:spPr>
                </pic:pic>
              </a:graphicData>
            </a:graphic>
          </wp:inline>
        </w:drawing>
      </w:r>
    </w:p>
    <w:p w:rsidRPr="005E3B83" w:rsidR="005E3B83" w:rsidP="000A4806" w:rsidRDefault="005E3B83" w14:paraId="577C9778" w14:textId="77777777">
      <w:pPr>
        <w:spacing w:after="240"/>
      </w:pPr>
      <w:r w:rsidRPr="005E3B83">
        <w:t>Red and blue are negative ATCs of CNEC 1 and CNEC 2. The green area represents the resulting negative ATCs before scaling. As it is determined by the most negative ATCs it reaches inside the FB Domain.</w:t>
      </w:r>
    </w:p>
    <w:p w:rsidRPr="005E3B83" w:rsidR="005E3B83" w:rsidP="000A4806" w:rsidRDefault="005E3B83" w14:paraId="61CBCA0E" w14:textId="77777777">
      <w:pPr>
        <w:spacing w:after="240"/>
      </w:pPr>
      <w:r w:rsidRPr="005E3B83">
        <w:t>During scaling, as visualized below, the green ATCs are reduced to just touch but not reach inside the safe FB Domain.</w:t>
      </w:r>
    </w:p>
    <w:p w:rsidRPr="005E3B83" w:rsidR="005E3B83" w:rsidP="000A4806" w:rsidRDefault="005E3B83" w14:paraId="621377C4" w14:textId="77777777">
      <w:pPr>
        <w:spacing w:after="240"/>
      </w:pPr>
      <w:r w:rsidRPr="005E3B83">
        <w:rPr>
          <w:noProof/>
        </w:rPr>
        <w:drawing>
          <wp:inline distT="0" distB="0" distL="0" distR="0" wp14:anchorId="64F10861" wp14:editId="0DDB6934">
            <wp:extent cx="2755768" cy="1820122"/>
            <wp:effectExtent l="0" t="0" r="6985" b="8890"/>
            <wp:docPr id="38" name="Picture 5" descr="A diagram of a straight line&#10;&#10;Description automatically generated">
              <a:extLst xmlns:a="http://schemas.openxmlformats.org/drawingml/2006/main">
                <a:ext uri="{FF2B5EF4-FFF2-40B4-BE49-F238E27FC236}">
                  <a16:creationId xmlns:a16="http://schemas.microsoft.com/office/drawing/2014/main" id="{A5B0C1C5-D9D8-4413-8CC3-F5F2BE0ABA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descr="A diagram of a straight line&#10;&#10;Description automatically generated">
                      <a:extLst>
                        <a:ext uri="{FF2B5EF4-FFF2-40B4-BE49-F238E27FC236}">
                          <a16:creationId xmlns:a16="http://schemas.microsoft.com/office/drawing/2014/main" id="{A5B0C1C5-D9D8-4413-8CC3-F5F2BE0ABA46}"/>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773982" cy="1832152"/>
                    </a:xfrm>
                    <a:prstGeom prst="rect">
                      <a:avLst/>
                    </a:prstGeom>
                  </pic:spPr>
                </pic:pic>
              </a:graphicData>
            </a:graphic>
          </wp:inline>
        </w:drawing>
      </w:r>
      <w:r w:rsidRPr="005E3B83">
        <w:rPr>
          <w:noProof/>
        </w:rPr>
        <w:drawing>
          <wp:inline distT="0" distB="0" distL="0" distR="0" wp14:anchorId="355F9BF3" wp14:editId="2FEE8BA0">
            <wp:extent cx="2617233" cy="1828377"/>
            <wp:effectExtent l="0" t="0" r="0" b="635"/>
            <wp:docPr id="42" name="Picture 10" descr="A diagram of a straight line&#10;&#10;Description automatically generated">
              <a:extLst xmlns:a="http://schemas.openxmlformats.org/drawingml/2006/main">
                <a:ext uri="{FF2B5EF4-FFF2-40B4-BE49-F238E27FC236}">
                  <a16:creationId xmlns:a16="http://schemas.microsoft.com/office/drawing/2014/main" id="{33EC6254-2431-4522-9F2C-7EE35F5CD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descr="A diagram of a straight line&#10;&#10;Description automatically generated">
                      <a:extLst>
                        <a:ext uri="{FF2B5EF4-FFF2-40B4-BE49-F238E27FC236}">
                          <a16:creationId xmlns:a16="http://schemas.microsoft.com/office/drawing/2014/main" id="{33EC6254-2431-4522-9F2C-7EE35F5CDBFF}"/>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621074" cy="1831060"/>
                    </a:xfrm>
                    <a:prstGeom prst="rect">
                      <a:avLst/>
                    </a:prstGeom>
                  </pic:spPr>
                </pic:pic>
              </a:graphicData>
            </a:graphic>
          </wp:inline>
        </w:drawing>
      </w:r>
      <w:r w:rsidRPr="005E3B83">
        <w:t xml:space="preserve"> </w:t>
      </w:r>
    </w:p>
    <w:p w:rsidRPr="005E3B83" w:rsidR="005E3B83" w:rsidP="000A4806" w:rsidRDefault="005E3B83" w14:paraId="1FE67DA3" w14:textId="77777777">
      <w:pPr>
        <w:spacing w:after="240"/>
      </w:pPr>
    </w:p>
    <w:p w:rsidRPr="00B40048" w:rsidR="6B4EE4C3" w:rsidP="6B4EE4C3" w:rsidRDefault="6B4EE4C3" w14:paraId="71A0E4CC" w14:textId="7C5907AE">
      <w:pPr>
        <w:pStyle w:val="Heading3"/>
      </w:pPr>
      <w:r w:rsidRPr="00B40048">
        <w:t>Late NTC delivery (after 21:55)</w:t>
      </w:r>
    </w:p>
    <w:p w:rsidR="6B4EE4C3" w:rsidP="008078E8" w:rsidRDefault="1C6A2CF3" w14:paraId="0E9F79C8" w14:textId="3B0E0A80">
      <w:r w:rsidRPr="00B40048">
        <w:t>Since CCCT version 4.2, it is now possible to submit NTC to XBID after 21:55. In case the checkpoint of NTC delivery to XBID is not reached before 21:53, the IDCC</w:t>
      </w:r>
      <w:r w:rsidRPr="00B40048" w:rsidR="006F3215">
        <w:t>(</w:t>
      </w:r>
      <w:r w:rsidRPr="00B40048">
        <w:t>b</w:t>
      </w:r>
      <w:r w:rsidRPr="00B40048" w:rsidR="006F3215">
        <w:t>)</w:t>
      </w:r>
      <w:r w:rsidRPr="00B40048">
        <w:t xml:space="preserve"> process is halted. It is then restarted after the end of IDA2. A new ATC extraction is triggered and will take into account the post IDA2 AAC. New NTC will be delivered to XBID before 22:30.</w:t>
      </w:r>
    </w:p>
    <w:p w:rsidRPr="005E3B83" w:rsidR="005E3B83" w:rsidP="00B47D5C" w:rsidRDefault="47656B1D" w14:paraId="686E8B1D" w14:textId="77777777">
      <w:pPr>
        <w:pStyle w:val="Heading3"/>
      </w:pPr>
      <w:bookmarkStart w:name="_Toc93092010" w:id="269"/>
      <w:bookmarkStart w:name="_Toc1524617079" w:id="270"/>
      <w:r>
        <w:t>Backup and Fallback processes</w:t>
      </w:r>
      <w:bookmarkEnd w:id="269"/>
      <w:bookmarkEnd w:id="270"/>
    </w:p>
    <w:p w:rsidRPr="005E3B83" w:rsidR="005E3B83" w:rsidP="000A4806" w:rsidRDefault="005E3B83" w14:paraId="73DBBA83" w14:textId="77777777">
      <w:pPr>
        <w:spacing w:after="240"/>
      </w:pPr>
      <w:r w:rsidRPr="005E3B83">
        <w:t>As soon as an issue with the CCCt is identified (e.g. blocking the process to run normally), the CCC must call or email Unicorn Core helpdesk.</w:t>
      </w:r>
    </w:p>
    <w:tbl>
      <w:tblPr>
        <w:tblW w:w="9214" w:type="dxa"/>
        <w:tblLook w:val="06A0" w:firstRow="1" w:lastRow="0" w:firstColumn="1" w:lastColumn="0" w:noHBand="1" w:noVBand="1"/>
      </w:tblPr>
      <w:tblGrid>
        <w:gridCol w:w="740"/>
        <w:gridCol w:w="864"/>
        <w:gridCol w:w="1788"/>
        <w:gridCol w:w="3424"/>
        <w:gridCol w:w="704"/>
        <w:gridCol w:w="894"/>
        <w:gridCol w:w="800"/>
      </w:tblGrid>
      <w:tr w:rsidRPr="002F59B2" w:rsidR="00544E1A" w:rsidTr="6B4EE4C3" w14:paraId="2EBDC34A" w14:textId="77777777">
        <w:trPr>
          <w:trHeight w:val="510"/>
        </w:trPr>
        <w:tc>
          <w:tcPr>
            <w:tcW w:w="740"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2F59B2" w:rsidR="005E3B83" w:rsidP="000A4806" w:rsidRDefault="005E3B83" w14:paraId="4F8F31C5" w14:textId="77777777">
            <w:pPr>
              <w:rPr>
                <w:sz w:val="14"/>
                <w:szCs w:val="14"/>
              </w:rPr>
            </w:pPr>
            <w:r w:rsidRPr="002F59B2">
              <w:rPr>
                <w:sz w:val="14"/>
                <w:szCs w:val="14"/>
              </w:rPr>
              <w:t>Backup ID</w:t>
            </w:r>
          </w:p>
        </w:tc>
        <w:tc>
          <w:tcPr>
            <w:tcW w:w="86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F59B2" w:rsidR="005E3B83" w:rsidP="000A4806" w:rsidRDefault="005E3B83" w14:paraId="437527E9" w14:textId="77777777">
            <w:pPr>
              <w:rPr>
                <w:sz w:val="14"/>
                <w:szCs w:val="14"/>
              </w:rPr>
            </w:pPr>
            <w:r w:rsidRPr="002F59B2">
              <w:rPr>
                <w:sz w:val="14"/>
                <w:szCs w:val="14"/>
              </w:rPr>
              <w:t>Process Step</w:t>
            </w:r>
          </w:p>
        </w:tc>
        <w:tc>
          <w:tcPr>
            <w:tcW w:w="1788"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F59B2" w:rsidR="005E3B83" w:rsidP="000A4806" w:rsidRDefault="005E3B83" w14:paraId="0088EB38" w14:textId="77777777">
            <w:pPr>
              <w:rPr>
                <w:sz w:val="14"/>
                <w:szCs w:val="14"/>
              </w:rPr>
            </w:pPr>
            <w:r w:rsidRPr="002F59B2">
              <w:rPr>
                <w:sz w:val="14"/>
                <w:szCs w:val="14"/>
              </w:rPr>
              <w:t>Description</w:t>
            </w:r>
          </w:p>
        </w:tc>
        <w:tc>
          <w:tcPr>
            <w:tcW w:w="342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F59B2" w:rsidR="005E3B83" w:rsidP="000A4806" w:rsidRDefault="005E3B83" w14:paraId="1FB46118" w14:textId="77777777">
            <w:pPr>
              <w:rPr>
                <w:sz w:val="14"/>
                <w:szCs w:val="14"/>
              </w:rPr>
            </w:pPr>
            <w:r w:rsidRPr="002F59B2">
              <w:rPr>
                <w:sz w:val="14"/>
                <w:szCs w:val="14"/>
              </w:rPr>
              <w:t>Solution/Action</w:t>
            </w:r>
          </w:p>
        </w:tc>
        <w:tc>
          <w:tcPr>
            <w:tcW w:w="70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F59B2" w:rsidR="005E3B83" w:rsidP="000A4806" w:rsidRDefault="005E3B83" w14:paraId="65FD8D77" w14:textId="77777777">
            <w:pPr>
              <w:rPr>
                <w:sz w:val="14"/>
                <w:szCs w:val="14"/>
              </w:rPr>
            </w:pPr>
            <w:r w:rsidRPr="002F59B2">
              <w:rPr>
                <w:sz w:val="14"/>
                <w:szCs w:val="14"/>
              </w:rPr>
              <w:t>Owner</w:t>
            </w:r>
          </w:p>
        </w:tc>
        <w:tc>
          <w:tcPr>
            <w:tcW w:w="89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2F59B2" w:rsidR="005E3B83" w:rsidP="000A4806" w:rsidRDefault="005E3B83" w14:paraId="4B28F8F7" w14:textId="77777777">
            <w:pPr>
              <w:rPr>
                <w:sz w:val="14"/>
                <w:szCs w:val="14"/>
              </w:rPr>
            </w:pPr>
            <w:r w:rsidRPr="002F59B2">
              <w:rPr>
                <w:sz w:val="14"/>
                <w:szCs w:val="14"/>
              </w:rPr>
              <w:t>Tool</w:t>
            </w:r>
          </w:p>
        </w:tc>
        <w:tc>
          <w:tcPr>
            <w:tcW w:w="800" w:type="dxa"/>
            <w:tcBorders>
              <w:top w:val="nil"/>
              <w:left w:val="single" w:color="FFFFFF" w:themeColor="background1" w:sz="8" w:space="0"/>
              <w:bottom w:val="nil"/>
              <w:right w:val="nil"/>
            </w:tcBorders>
            <w:shd w:val="clear" w:color="auto" w:fill="2F2F2F" w:themeFill="text2" w:themeFillShade="80"/>
            <w:vAlign w:val="center"/>
          </w:tcPr>
          <w:p w:rsidRPr="002F59B2" w:rsidR="005E3B83" w:rsidP="000A4806" w:rsidRDefault="005E3B83" w14:paraId="7DE3FF15" w14:textId="77777777">
            <w:pPr>
              <w:rPr>
                <w:sz w:val="14"/>
                <w:szCs w:val="14"/>
              </w:rPr>
            </w:pPr>
            <w:r w:rsidRPr="002F59B2">
              <w:rPr>
                <w:sz w:val="14"/>
                <w:szCs w:val="14"/>
              </w:rPr>
              <w:t>Email Template #</w:t>
            </w:r>
          </w:p>
        </w:tc>
      </w:tr>
      <w:tr w:rsidR="009C061D" w:rsidTr="6B4EE4C3" w14:paraId="7A7983C6" w14:textId="77777777">
        <w:trPr>
          <w:trHeight w:val="645"/>
        </w:trPr>
        <w:tc>
          <w:tcPr>
            <w:tcW w:w="7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009C061D" w:rsidP="08EB1C5A" w:rsidRDefault="47E385B5" w14:paraId="0F0F9F18" w14:textId="24B5AE16">
            <w:pPr>
              <w:rPr>
                <w:sz w:val="14"/>
                <w:szCs w:val="14"/>
              </w:rPr>
            </w:pPr>
            <w:r w:rsidRPr="47E385B5">
              <w:rPr>
                <w:sz w:val="14"/>
                <w:szCs w:val="14"/>
              </w:rPr>
              <w:t>ID2_1</w:t>
            </w:r>
            <w:r w:rsidR="00887342">
              <w:rPr>
                <w:sz w:val="14"/>
                <w:szCs w:val="14"/>
              </w:rPr>
              <w:t>5</w:t>
            </w:r>
          </w:p>
        </w:tc>
        <w:tc>
          <w:tcPr>
            <w:tcW w:w="864"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vAlign w:val="center"/>
          </w:tcPr>
          <w:p w:rsidR="009C061D" w:rsidP="000A4806" w:rsidRDefault="009C061D" w14:paraId="60FD7A6A" w14:textId="54D60752">
            <w:pPr>
              <w:rPr>
                <w:sz w:val="14"/>
                <w:szCs w:val="14"/>
              </w:rPr>
            </w:pPr>
            <w:r w:rsidRPr="002F59B2">
              <w:rPr>
                <w:sz w:val="14"/>
                <w:szCs w:val="14"/>
              </w:rPr>
              <w:t>ID ATC Extraction</w:t>
            </w:r>
          </w:p>
        </w:tc>
        <w:tc>
          <w:tcPr>
            <w:tcW w:w="1788"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009C061D" w:rsidP="08EB1C5A" w:rsidRDefault="009C061D" w14:paraId="64415EA5" w14:textId="1969FBBB">
            <w:pPr>
              <w:jc w:val="center"/>
              <w:rPr>
                <w:rFonts w:eastAsia="Arial" w:cs="Arial"/>
                <w:color w:val="000000" w:themeColor="text1"/>
                <w:sz w:val="14"/>
                <w:szCs w:val="14"/>
              </w:rPr>
            </w:pPr>
            <w:r w:rsidRPr="08EB1C5A">
              <w:rPr>
                <w:rFonts w:eastAsia="Arial" w:cs="Arial"/>
                <w:color w:val="000000" w:themeColor="text1"/>
                <w:sz w:val="14"/>
                <w:szCs w:val="14"/>
              </w:rPr>
              <w:t>Delivery of NTCs after target time 21:45 to XBID</w:t>
            </w:r>
          </w:p>
        </w:tc>
        <w:tc>
          <w:tcPr>
            <w:tcW w:w="342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8078E8" w:rsidR="009C061D" w:rsidP="08EB1C5A" w:rsidRDefault="009C061D" w14:paraId="19E43F88" w14:textId="08D09C37">
            <w:pPr>
              <w:rPr>
                <w:rFonts w:eastAsia="Arial" w:cs="Arial"/>
                <w:color w:val="000000" w:themeColor="text1"/>
                <w:sz w:val="14"/>
                <w:szCs w:val="14"/>
                <w:lang w:val="sv-SE"/>
              </w:rPr>
            </w:pPr>
            <w:r w:rsidRPr="008078E8">
              <w:rPr>
                <w:rFonts w:eastAsia="Arial" w:cs="Arial"/>
                <w:color w:val="000000" w:themeColor="text1"/>
                <w:sz w:val="14"/>
                <w:szCs w:val="14"/>
                <w:lang w:val="sv-SE"/>
              </w:rPr>
              <w:t>1. Inform all market parties via UMM</w:t>
            </w:r>
          </w:p>
          <w:p w:rsidR="009C061D" w:rsidP="08EB1C5A" w:rsidRDefault="009C061D" w14:paraId="21CBAD2C" w14:textId="540D6C31">
            <w:pPr>
              <w:rPr>
                <w:rFonts w:eastAsia="Arial" w:cs="Arial"/>
                <w:color w:val="000000" w:themeColor="text1"/>
                <w:sz w:val="14"/>
                <w:szCs w:val="14"/>
              </w:rPr>
            </w:pPr>
            <w:r w:rsidRPr="08EB1C5A">
              <w:rPr>
                <w:rFonts w:eastAsia="Arial" w:cs="Arial"/>
                <w:color w:val="000000" w:themeColor="text1"/>
                <w:sz w:val="14"/>
                <w:szCs w:val="14"/>
              </w:rPr>
              <w:t>2. Inform TSOs</w:t>
            </w:r>
          </w:p>
        </w:tc>
        <w:tc>
          <w:tcPr>
            <w:tcW w:w="7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9C061D" w:rsidP="08EB1C5A" w:rsidRDefault="009C061D" w14:paraId="629AE7AC" w14:textId="194A45B0">
            <w:pPr>
              <w:jc w:val="center"/>
              <w:rPr>
                <w:rFonts w:eastAsia="Arial" w:cs="Arial"/>
                <w:color w:val="000000" w:themeColor="text1"/>
                <w:sz w:val="14"/>
                <w:szCs w:val="14"/>
              </w:rPr>
            </w:pPr>
            <w:r w:rsidRPr="08EB1C5A">
              <w:rPr>
                <w:rFonts w:eastAsia="Arial" w:cs="Arial"/>
                <w:color w:val="000000" w:themeColor="text1"/>
                <w:sz w:val="14"/>
                <w:szCs w:val="14"/>
              </w:rPr>
              <w:t>CCC</w:t>
            </w:r>
          </w:p>
        </w:tc>
        <w:tc>
          <w:tcPr>
            <w:tcW w:w="89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9C061D" w:rsidP="08EB1C5A" w:rsidRDefault="009C061D" w14:paraId="453C9380" w14:textId="278C2B5F">
            <w:pPr>
              <w:jc w:val="center"/>
              <w:rPr>
                <w:rFonts w:eastAsia="Arial" w:cs="Arial"/>
                <w:color w:val="000000" w:themeColor="text1"/>
                <w:sz w:val="14"/>
                <w:szCs w:val="14"/>
              </w:rPr>
            </w:pPr>
            <w:r w:rsidRPr="08EB1C5A">
              <w:rPr>
                <w:rFonts w:eastAsia="Arial" w:cs="Arial"/>
                <w:color w:val="000000" w:themeColor="text1"/>
                <w:sz w:val="14"/>
                <w:szCs w:val="14"/>
              </w:rPr>
              <w:t>Email</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9C061D" w:rsidP="08EB1C5A" w:rsidRDefault="009C061D" w14:paraId="78C19F35" w14:textId="4DFD7873">
            <w:pPr>
              <w:rPr>
                <w:sz w:val="14"/>
                <w:szCs w:val="14"/>
              </w:rPr>
            </w:pPr>
            <w:r w:rsidRPr="08EB1C5A">
              <w:rPr>
                <w:sz w:val="14"/>
                <w:szCs w:val="14"/>
              </w:rPr>
              <w:t>24, 22</w:t>
            </w:r>
          </w:p>
        </w:tc>
      </w:tr>
      <w:tr w:rsidR="6B4EE4C3" w:rsidTr="6B4EE4C3" w14:paraId="3E81AFA8" w14:textId="77777777">
        <w:trPr>
          <w:trHeight w:val="645"/>
        </w:trPr>
        <w:tc>
          <w:tcPr>
            <w:tcW w:w="7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B40048" w:rsidR="6B4EE4C3" w:rsidP="6B4EE4C3" w:rsidRDefault="6B4EE4C3" w14:paraId="52035A09" w14:textId="68E456CF">
            <w:pPr>
              <w:rPr>
                <w:sz w:val="14"/>
                <w:szCs w:val="14"/>
              </w:rPr>
            </w:pPr>
            <w:r w:rsidRPr="00B40048">
              <w:rPr>
                <w:sz w:val="14"/>
                <w:szCs w:val="14"/>
              </w:rPr>
              <w:t>ID2_</w:t>
            </w:r>
            <w:r w:rsidRPr="00B40048" w:rsidR="00887342">
              <w:rPr>
                <w:sz w:val="14"/>
                <w:szCs w:val="14"/>
              </w:rPr>
              <w:t>16</w:t>
            </w:r>
          </w:p>
        </w:tc>
        <w:tc>
          <w:tcPr>
            <w:tcW w:w="864" w:type="dxa"/>
            <w:vMerge/>
            <w:vAlign w:val="center"/>
          </w:tcPr>
          <w:p w:rsidRPr="00B40048" w:rsidR="00C514BE" w:rsidRDefault="00C514BE" w14:paraId="3150B80B" w14:textId="77777777"/>
        </w:tc>
        <w:tc>
          <w:tcPr>
            <w:tcW w:w="1788"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B40048" w:rsidR="6B4EE4C3" w:rsidP="6B4EE4C3" w:rsidRDefault="6B4EE4C3" w14:paraId="3AEE0337" w14:textId="5DB04A25">
            <w:pPr>
              <w:rPr>
                <w:sz w:val="14"/>
                <w:szCs w:val="14"/>
              </w:rPr>
            </w:pPr>
            <w:r w:rsidRPr="00B40048">
              <w:rPr>
                <w:sz w:val="14"/>
                <w:szCs w:val="14"/>
              </w:rPr>
              <w:t>Delivery of NTCs after 21:55</w:t>
            </w:r>
          </w:p>
        </w:tc>
        <w:tc>
          <w:tcPr>
            <w:tcW w:w="342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B40048" w:rsidR="6B4EE4C3" w:rsidP="005D1606" w:rsidRDefault="005D1606" w14:paraId="16B64FCF" w14:textId="49219AD6">
            <w:pPr>
              <w:rPr>
                <w:sz w:val="14"/>
                <w:szCs w:val="14"/>
              </w:rPr>
            </w:pPr>
            <w:r w:rsidRPr="00B40048">
              <w:rPr>
                <w:sz w:val="14"/>
                <w:szCs w:val="14"/>
              </w:rPr>
              <w:t xml:space="preserve">1. </w:t>
            </w:r>
            <w:r w:rsidRPr="00B40048" w:rsidR="6B4EE4C3">
              <w:rPr>
                <w:sz w:val="14"/>
                <w:szCs w:val="14"/>
              </w:rPr>
              <w:t>Inform all market parties via UMM that ID2 capacities are delayed after IDA2</w:t>
            </w:r>
          </w:p>
          <w:p w:rsidRPr="00B40048" w:rsidR="6B4EE4C3" w:rsidP="008078E8" w:rsidRDefault="005D1606" w14:paraId="3FA26803" w14:textId="542A1EAD">
            <w:pPr>
              <w:rPr>
                <w:sz w:val="14"/>
                <w:szCs w:val="14"/>
              </w:rPr>
            </w:pPr>
            <w:r w:rsidRPr="00B40048">
              <w:rPr>
                <w:sz w:val="14"/>
                <w:szCs w:val="14"/>
              </w:rPr>
              <w:t xml:space="preserve">2. </w:t>
            </w:r>
            <w:r w:rsidRPr="00B40048" w:rsidR="6B4EE4C3">
              <w:rPr>
                <w:sz w:val="14"/>
                <w:szCs w:val="14"/>
              </w:rPr>
              <w:t>Inform TSOs</w:t>
            </w:r>
          </w:p>
        </w:tc>
        <w:tc>
          <w:tcPr>
            <w:tcW w:w="7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B40048" w:rsidR="6B4EE4C3" w:rsidP="6B4EE4C3" w:rsidRDefault="6B4EE4C3" w14:paraId="613F8B53" w14:textId="1C612855">
            <w:pPr>
              <w:rPr>
                <w:sz w:val="14"/>
                <w:szCs w:val="14"/>
              </w:rPr>
            </w:pPr>
            <w:r w:rsidRPr="00B40048">
              <w:rPr>
                <w:sz w:val="14"/>
                <w:szCs w:val="14"/>
              </w:rPr>
              <w:t>CCC</w:t>
            </w:r>
          </w:p>
        </w:tc>
        <w:tc>
          <w:tcPr>
            <w:tcW w:w="89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B40048" w:rsidR="6B4EE4C3" w:rsidP="6B4EE4C3" w:rsidRDefault="6B4EE4C3" w14:paraId="20646404" w14:textId="21C44181">
            <w:pPr>
              <w:rPr>
                <w:sz w:val="14"/>
                <w:szCs w:val="14"/>
              </w:rPr>
            </w:pPr>
            <w:r w:rsidRPr="00B40048">
              <w:rPr>
                <w:sz w:val="14"/>
                <w:szCs w:val="14"/>
              </w:rPr>
              <w:t>Email</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B40048" w:rsidR="6B4EE4C3" w:rsidP="6B4EE4C3" w:rsidRDefault="005D1606" w14:paraId="09FB6311" w14:textId="0BBB3A7C">
            <w:pPr>
              <w:rPr>
                <w:sz w:val="14"/>
                <w:szCs w:val="14"/>
              </w:rPr>
            </w:pPr>
            <w:r w:rsidRPr="00B40048">
              <w:rPr>
                <w:sz w:val="14"/>
                <w:szCs w:val="14"/>
              </w:rPr>
              <w:t>3</w:t>
            </w:r>
            <w:r w:rsidRPr="00B40048" w:rsidR="00980FB6">
              <w:rPr>
                <w:sz w:val="14"/>
                <w:szCs w:val="14"/>
              </w:rPr>
              <w:t>2</w:t>
            </w:r>
            <w:r w:rsidRPr="00B40048">
              <w:rPr>
                <w:sz w:val="14"/>
                <w:szCs w:val="14"/>
              </w:rPr>
              <w:t>, 3</w:t>
            </w:r>
            <w:r w:rsidRPr="00B40048" w:rsidR="00980FB6">
              <w:rPr>
                <w:sz w:val="14"/>
                <w:szCs w:val="14"/>
              </w:rPr>
              <w:t>3</w:t>
            </w:r>
          </w:p>
        </w:tc>
      </w:tr>
      <w:tr w:rsidRPr="002F59B2" w:rsidR="009C061D" w:rsidTr="6B4EE4C3" w14:paraId="1E26ECF2" w14:textId="77777777">
        <w:trPr>
          <w:trHeight w:val="645"/>
        </w:trPr>
        <w:tc>
          <w:tcPr>
            <w:tcW w:w="7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2F59B2" w:rsidR="009C061D" w:rsidP="000A4806" w:rsidRDefault="47E385B5" w14:paraId="40F9AEB2" w14:textId="3A699A52">
            <w:pPr>
              <w:rPr>
                <w:sz w:val="14"/>
                <w:szCs w:val="14"/>
              </w:rPr>
            </w:pPr>
            <w:r w:rsidRPr="47E385B5">
              <w:rPr>
                <w:sz w:val="14"/>
                <w:szCs w:val="14"/>
              </w:rPr>
              <w:t xml:space="preserve"> ID2_17</w:t>
            </w:r>
          </w:p>
        </w:tc>
        <w:tc>
          <w:tcPr>
            <w:tcW w:w="864" w:type="dxa"/>
            <w:vMerge/>
            <w:vAlign w:val="center"/>
          </w:tcPr>
          <w:p w:rsidRPr="002F59B2" w:rsidR="009C061D" w:rsidP="000A4806" w:rsidRDefault="009C061D" w14:paraId="45AFC113" w14:textId="63782A2D">
            <w:pPr>
              <w:rPr>
                <w:sz w:val="14"/>
                <w:szCs w:val="14"/>
              </w:rPr>
            </w:pPr>
          </w:p>
        </w:tc>
        <w:tc>
          <w:tcPr>
            <w:tcW w:w="1788"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2F59B2" w:rsidR="009C061D" w:rsidP="000A4806" w:rsidRDefault="009C061D" w14:paraId="028ECAA6" w14:textId="77777777">
            <w:pPr>
              <w:rPr>
                <w:sz w:val="14"/>
                <w:szCs w:val="14"/>
              </w:rPr>
            </w:pPr>
            <w:r w:rsidRPr="002F59B2">
              <w:rPr>
                <w:sz w:val="14"/>
                <w:szCs w:val="14"/>
              </w:rPr>
              <w:t>Failed ATC Extraction</w:t>
            </w:r>
          </w:p>
        </w:tc>
        <w:tc>
          <w:tcPr>
            <w:tcW w:w="342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F59B2" w:rsidR="009C061D" w:rsidP="185C2361" w:rsidRDefault="009C061D" w14:paraId="4BF2D8E3" w14:textId="5E8B7ED2">
            <w:pPr>
              <w:rPr>
                <w:sz w:val="14"/>
                <w:szCs w:val="14"/>
              </w:rPr>
            </w:pPr>
            <w:r w:rsidRPr="08EB1C5A">
              <w:rPr>
                <w:sz w:val="14"/>
                <w:szCs w:val="14"/>
              </w:rPr>
              <w:t xml:space="preserve"> 1 If computation is not successfully finished by Critical End Time, inform parties per e-mail template about failure on provision of computed NTCs.</w:t>
            </w:r>
          </w:p>
          <w:p w:rsidRPr="002F59B2" w:rsidR="009C061D" w:rsidP="08EB1C5A" w:rsidRDefault="009C061D" w14:paraId="13FA9E06" w14:textId="743CFA42">
            <w:pPr>
              <w:rPr>
                <w:sz w:val="14"/>
                <w:szCs w:val="14"/>
              </w:rPr>
            </w:pPr>
            <w:r w:rsidRPr="08EB1C5A">
              <w:rPr>
                <w:sz w:val="14"/>
                <w:szCs w:val="14"/>
              </w:rPr>
              <w:t>2. Send UMM</w:t>
            </w:r>
          </w:p>
        </w:tc>
        <w:tc>
          <w:tcPr>
            <w:tcW w:w="7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F59B2" w:rsidR="009C061D" w:rsidP="000A4806" w:rsidRDefault="009C061D" w14:paraId="108D06B4" w14:textId="77777777">
            <w:pPr>
              <w:rPr>
                <w:sz w:val="14"/>
                <w:szCs w:val="14"/>
              </w:rPr>
            </w:pPr>
            <w:r w:rsidRPr="002F59B2">
              <w:rPr>
                <w:sz w:val="14"/>
                <w:szCs w:val="14"/>
              </w:rPr>
              <w:t>CCC</w:t>
            </w:r>
          </w:p>
        </w:tc>
        <w:tc>
          <w:tcPr>
            <w:tcW w:w="89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F59B2" w:rsidR="009C061D" w:rsidP="000A4806" w:rsidRDefault="009C061D" w14:paraId="0D46D58D" w14:textId="77777777">
            <w:pPr>
              <w:rPr>
                <w:sz w:val="14"/>
                <w:szCs w:val="14"/>
              </w:rPr>
            </w:pPr>
            <w:r w:rsidRPr="002F59B2">
              <w:rPr>
                <w:sz w:val="14"/>
                <w:szCs w:val="14"/>
              </w:rPr>
              <w:t>XBID, ID_CCCt</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F59B2" w:rsidR="009C061D" w:rsidP="32007864" w:rsidRDefault="009C061D" w14:paraId="717B3180" w14:textId="5E11C9EA">
            <w:pPr>
              <w:rPr>
                <w:sz w:val="14"/>
                <w:szCs w:val="14"/>
                <w:highlight w:val="yellow"/>
              </w:rPr>
            </w:pPr>
            <w:r w:rsidRPr="08EB1C5A">
              <w:rPr>
                <w:sz w:val="14"/>
                <w:szCs w:val="14"/>
              </w:rPr>
              <w:t>2, 27</w:t>
            </w:r>
          </w:p>
        </w:tc>
      </w:tr>
      <w:tr w:rsidRPr="002F59B2" w:rsidR="009C061D" w:rsidTr="6B4EE4C3" w14:paraId="77A07E7A" w14:textId="77777777">
        <w:trPr>
          <w:trHeight w:val="640"/>
        </w:trPr>
        <w:tc>
          <w:tcPr>
            <w:tcW w:w="7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2F59B2" w:rsidR="009C061D" w:rsidP="000A4806" w:rsidRDefault="47E385B5" w14:paraId="565CB3B0" w14:textId="62F7D547">
            <w:pPr>
              <w:rPr>
                <w:sz w:val="14"/>
                <w:szCs w:val="14"/>
              </w:rPr>
            </w:pPr>
            <w:r w:rsidRPr="47E385B5">
              <w:rPr>
                <w:sz w:val="14"/>
                <w:szCs w:val="14"/>
              </w:rPr>
              <w:t xml:space="preserve"> ID2_18</w:t>
            </w:r>
          </w:p>
        </w:tc>
        <w:tc>
          <w:tcPr>
            <w:tcW w:w="864" w:type="dxa"/>
            <w:vMerge/>
            <w:vAlign w:val="center"/>
          </w:tcPr>
          <w:p w:rsidRPr="002F59B2" w:rsidR="009C061D" w:rsidP="000A4806" w:rsidRDefault="009C061D" w14:paraId="3D66547C" w14:textId="5EFA4CF8">
            <w:pPr>
              <w:rPr>
                <w:sz w:val="14"/>
                <w:szCs w:val="14"/>
              </w:rPr>
            </w:pPr>
          </w:p>
        </w:tc>
        <w:tc>
          <w:tcPr>
            <w:tcW w:w="1788"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2F59B2" w:rsidR="009C061D" w:rsidP="000A4806" w:rsidRDefault="009C061D" w14:paraId="19C3E1F4" w14:textId="77777777">
            <w:pPr>
              <w:rPr>
                <w:sz w:val="14"/>
                <w:szCs w:val="14"/>
              </w:rPr>
            </w:pPr>
            <w:r w:rsidRPr="002F59B2">
              <w:rPr>
                <w:sz w:val="14"/>
                <w:szCs w:val="14"/>
              </w:rPr>
              <w:t>No distribution of NTCs (ID2-921) to XBID</w:t>
            </w:r>
          </w:p>
        </w:tc>
        <w:tc>
          <w:tcPr>
            <w:tcW w:w="342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F59B2" w:rsidR="009C061D" w:rsidP="000A4806" w:rsidRDefault="009C061D" w14:paraId="0AC01D5E" w14:textId="77777777">
            <w:pPr>
              <w:rPr>
                <w:sz w:val="14"/>
                <w:szCs w:val="14"/>
              </w:rPr>
            </w:pPr>
            <w:r w:rsidRPr="002F59B2">
              <w:rPr>
                <w:sz w:val="14"/>
                <w:szCs w:val="14"/>
              </w:rPr>
              <w:t xml:space="preserve">1. Submit to XBID via sFTP and wait for positive ACK. </w:t>
            </w:r>
          </w:p>
          <w:p w:rsidRPr="002F59B2" w:rsidR="009C061D" w:rsidP="000A4806" w:rsidRDefault="009C061D" w14:paraId="07335CD1" w14:textId="77777777">
            <w:pPr>
              <w:rPr>
                <w:sz w:val="14"/>
                <w:szCs w:val="14"/>
              </w:rPr>
            </w:pPr>
            <w:r w:rsidRPr="002F59B2">
              <w:rPr>
                <w:sz w:val="14"/>
                <w:szCs w:val="14"/>
              </w:rPr>
              <w:t>2. Inform parties via e-mail template.</w:t>
            </w:r>
          </w:p>
          <w:p w:rsidRPr="002F59B2" w:rsidR="009C061D" w:rsidP="135CD8B6" w:rsidRDefault="009C061D" w14:paraId="587C8435" w14:textId="1837CC04">
            <w:pPr>
              <w:rPr>
                <w:sz w:val="14"/>
                <w:szCs w:val="14"/>
              </w:rPr>
            </w:pPr>
            <w:r w:rsidRPr="08EB1C5A">
              <w:rPr>
                <w:sz w:val="14"/>
                <w:szCs w:val="14"/>
              </w:rPr>
              <w:t>3. Request USY to investigate issue.</w:t>
            </w:r>
          </w:p>
        </w:tc>
        <w:tc>
          <w:tcPr>
            <w:tcW w:w="7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F63136" w:rsidR="009C061D" w:rsidP="000A4806" w:rsidRDefault="009C061D" w14:paraId="3BE8CDA1" w14:textId="77777777">
            <w:pPr>
              <w:rPr>
                <w:sz w:val="14"/>
                <w:szCs w:val="14"/>
              </w:rPr>
            </w:pPr>
            <w:r w:rsidRPr="002F59B2">
              <w:rPr>
                <w:sz w:val="14"/>
                <w:szCs w:val="14"/>
              </w:rPr>
              <w:t>CCC</w:t>
            </w:r>
          </w:p>
        </w:tc>
        <w:tc>
          <w:tcPr>
            <w:tcW w:w="89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F63136" w:rsidR="009C061D" w:rsidP="000A4806" w:rsidRDefault="009C061D" w14:paraId="6D25744D" w14:textId="77777777">
            <w:pPr>
              <w:rPr>
                <w:sz w:val="14"/>
                <w:szCs w:val="14"/>
              </w:rPr>
            </w:pPr>
            <w:r w:rsidRPr="00F63136">
              <w:rPr>
                <w:sz w:val="14"/>
                <w:szCs w:val="14"/>
              </w:rPr>
              <w:t>XBID, Email</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F63136" w:rsidR="009C061D" w:rsidP="000A4806" w:rsidRDefault="009C061D" w14:paraId="50EB8D81" w14:textId="16B786EA">
            <w:pPr>
              <w:rPr>
                <w:sz w:val="14"/>
                <w:szCs w:val="14"/>
              </w:rPr>
            </w:pPr>
            <w:r w:rsidRPr="135CD8B6">
              <w:rPr>
                <w:sz w:val="14"/>
                <w:szCs w:val="14"/>
              </w:rPr>
              <w:t>7</w:t>
            </w:r>
          </w:p>
        </w:tc>
      </w:tr>
      <w:tr w:rsidRPr="002F59B2" w:rsidR="009C061D" w:rsidTr="6B4EE4C3" w14:paraId="46F37CE2" w14:textId="77777777">
        <w:trPr>
          <w:trHeight w:val="640"/>
        </w:trPr>
        <w:tc>
          <w:tcPr>
            <w:tcW w:w="7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2F59B2" w:rsidR="009C061D" w:rsidP="000A4806" w:rsidRDefault="47E385B5" w14:paraId="63210EBF" w14:textId="4ABFE4A0">
            <w:pPr>
              <w:rPr>
                <w:sz w:val="14"/>
                <w:szCs w:val="14"/>
              </w:rPr>
            </w:pPr>
            <w:r w:rsidRPr="47E385B5">
              <w:rPr>
                <w:sz w:val="14"/>
                <w:szCs w:val="14"/>
              </w:rPr>
              <w:t xml:space="preserve"> ID2_19</w:t>
            </w:r>
          </w:p>
        </w:tc>
        <w:tc>
          <w:tcPr>
            <w:tcW w:w="864" w:type="dxa"/>
            <w:vMerge/>
            <w:vAlign w:val="center"/>
          </w:tcPr>
          <w:p w:rsidRPr="002F59B2" w:rsidR="009C061D" w:rsidP="000A4806" w:rsidRDefault="009C061D" w14:paraId="063F9C1E" w14:textId="6B420905">
            <w:pPr>
              <w:rPr>
                <w:sz w:val="14"/>
                <w:szCs w:val="14"/>
              </w:rPr>
            </w:pPr>
          </w:p>
        </w:tc>
        <w:tc>
          <w:tcPr>
            <w:tcW w:w="1788"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2F59B2" w:rsidR="009C061D" w:rsidP="000A4806" w:rsidRDefault="009C061D" w14:paraId="5154DF7F" w14:textId="77777777">
            <w:pPr>
              <w:rPr>
                <w:sz w:val="14"/>
                <w:szCs w:val="14"/>
              </w:rPr>
            </w:pPr>
            <w:r w:rsidRPr="002F59B2">
              <w:rPr>
                <w:sz w:val="14"/>
                <w:szCs w:val="14"/>
              </w:rPr>
              <w:t>Missing or negative ACK for NTCs (ID-921)</w:t>
            </w:r>
          </w:p>
        </w:tc>
        <w:tc>
          <w:tcPr>
            <w:tcW w:w="342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009C061D" w:rsidP="1EF167E3" w:rsidRDefault="009C061D" w14:paraId="0ADF0268" w14:textId="544811BD">
            <w:pPr>
              <w:rPr>
                <w:sz w:val="14"/>
                <w:szCs w:val="14"/>
              </w:rPr>
            </w:pPr>
            <w:r w:rsidRPr="1EF167E3">
              <w:rPr>
                <w:sz w:val="14"/>
                <w:szCs w:val="14"/>
              </w:rPr>
              <w:t>1. Upload the affected flows via sFTP to XBID (secondary channel) and check the received ACK files.</w:t>
            </w:r>
          </w:p>
          <w:p w:rsidRPr="002F59B2" w:rsidR="009C061D" w:rsidP="000A4806" w:rsidRDefault="009C061D" w14:paraId="19643A9D" w14:textId="77777777">
            <w:pPr>
              <w:rPr>
                <w:sz w:val="14"/>
                <w:szCs w:val="14"/>
              </w:rPr>
            </w:pPr>
            <w:r w:rsidRPr="002F59B2">
              <w:rPr>
                <w:sz w:val="14"/>
                <w:szCs w:val="14"/>
              </w:rPr>
              <w:t xml:space="preserve">2. If still no (or negative) ACK was received, check affected borders on XBID. </w:t>
            </w:r>
          </w:p>
          <w:p w:rsidRPr="002F59B2" w:rsidR="009C061D" w:rsidP="000A4806" w:rsidRDefault="009C061D" w14:paraId="35294685" w14:textId="77777777">
            <w:pPr>
              <w:rPr>
                <w:sz w:val="14"/>
                <w:szCs w:val="14"/>
              </w:rPr>
            </w:pPr>
          </w:p>
          <w:p w:rsidRPr="00AB09CA" w:rsidR="009C061D" w:rsidP="000A4806" w:rsidRDefault="009C061D" w14:paraId="0B83199C" w14:textId="77777777">
            <w:pPr>
              <w:rPr>
                <w:b/>
                <w:bCs/>
                <w:sz w:val="14"/>
                <w:szCs w:val="14"/>
              </w:rPr>
            </w:pPr>
            <w:r w:rsidRPr="00AB09CA">
              <w:rPr>
                <w:b/>
                <w:bCs/>
                <w:sz w:val="14"/>
                <w:szCs w:val="14"/>
              </w:rPr>
              <w:t>IF XBID GUI indicates correct receiving (computed NTCs):</w:t>
            </w:r>
          </w:p>
          <w:p w:rsidRPr="002F59B2" w:rsidR="009C061D" w:rsidP="000A4806" w:rsidRDefault="009C061D" w14:paraId="3F7A3F7A" w14:textId="77777777">
            <w:pPr>
              <w:rPr>
                <w:sz w:val="14"/>
                <w:szCs w:val="14"/>
              </w:rPr>
            </w:pPr>
            <w:r w:rsidRPr="002F59B2">
              <w:rPr>
                <w:sz w:val="14"/>
                <w:szCs w:val="14"/>
              </w:rPr>
              <w:t>3. Continue as normal.</w:t>
            </w:r>
          </w:p>
          <w:p w:rsidRPr="002F59B2" w:rsidR="009C061D" w:rsidP="000A4806" w:rsidRDefault="009C061D" w14:paraId="4FE201F0" w14:textId="77777777">
            <w:pPr>
              <w:rPr>
                <w:sz w:val="14"/>
                <w:szCs w:val="14"/>
              </w:rPr>
            </w:pPr>
            <w:r w:rsidRPr="002F59B2">
              <w:rPr>
                <w:sz w:val="14"/>
                <w:szCs w:val="14"/>
              </w:rPr>
              <w:t>4. Inform parties via e-mail template.</w:t>
            </w:r>
          </w:p>
          <w:p w:rsidRPr="002F59B2" w:rsidR="009C061D" w:rsidP="08EB1C5A" w:rsidRDefault="009C061D" w14:paraId="41049149" w14:textId="4603ECE9">
            <w:pPr>
              <w:rPr>
                <w:sz w:val="14"/>
                <w:szCs w:val="14"/>
              </w:rPr>
            </w:pPr>
            <w:r w:rsidRPr="08EB1C5A">
              <w:rPr>
                <w:sz w:val="14"/>
                <w:szCs w:val="14"/>
              </w:rPr>
              <w:t>5. Request USY/DBAG Helpdesk to investigate issue.</w:t>
            </w:r>
          </w:p>
          <w:p w:rsidRPr="002F59B2" w:rsidR="009C061D" w:rsidP="185C2361" w:rsidRDefault="009C061D" w14:paraId="0CDD15C5" w14:textId="2CEA5BB8">
            <w:pPr>
              <w:rPr>
                <w:sz w:val="14"/>
                <w:szCs w:val="14"/>
              </w:rPr>
            </w:pPr>
          </w:p>
          <w:p w:rsidRPr="00910A60" w:rsidR="009C061D" w:rsidP="000A4806" w:rsidRDefault="009C061D" w14:paraId="3C89D74E" w14:textId="3F555D3D">
            <w:pPr>
              <w:rPr>
                <w:b/>
                <w:bCs/>
                <w:sz w:val="14"/>
                <w:szCs w:val="14"/>
              </w:rPr>
            </w:pPr>
            <w:r w:rsidRPr="00AB09CA">
              <w:rPr>
                <w:b/>
                <w:bCs/>
                <w:sz w:val="14"/>
                <w:szCs w:val="14"/>
              </w:rPr>
              <w:t>IF XBID GUI indicates NO correct receiving (computed NTCs):</w:t>
            </w:r>
          </w:p>
          <w:p w:rsidRPr="002F59B2" w:rsidR="009C061D" w:rsidP="000A4806" w:rsidRDefault="009C061D" w14:paraId="0F159AFD" w14:textId="77777777">
            <w:pPr>
              <w:rPr>
                <w:sz w:val="14"/>
                <w:szCs w:val="14"/>
              </w:rPr>
            </w:pPr>
            <w:r w:rsidRPr="6FA6F48F">
              <w:rPr>
                <w:sz w:val="14"/>
                <w:szCs w:val="14"/>
              </w:rPr>
              <w:t>3. If the file is erroneous, start investigation with USY Helpdesk to fix the issue and provide per CCCt to XBID (primary channel) or per sFTP to XBID (secondary channel)</w:t>
            </w:r>
          </w:p>
          <w:p w:rsidRPr="002F59B2" w:rsidR="009C061D" w:rsidP="000A4806" w:rsidRDefault="009C061D" w14:paraId="4AE7929C" w14:textId="77777777">
            <w:pPr>
              <w:rPr>
                <w:sz w:val="14"/>
                <w:szCs w:val="14"/>
              </w:rPr>
            </w:pPr>
            <w:r w:rsidRPr="002F59B2">
              <w:rPr>
                <w:sz w:val="14"/>
                <w:szCs w:val="14"/>
              </w:rPr>
              <w:t>4. If the issue is caused by the ACK message, submit files to XBID via sFTP (publish in folder ‘in’) and wait for positive ACK (available in folder ‘out’).</w:t>
            </w:r>
          </w:p>
          <w:p w:rsidRPr="002F59B2" w:rsidR="009C061D" w:rsidP="000A4806" w:rsidRDefault="009C061D" w14:paraId="30F03514" w14:textId="77777777">
            <w:pPr>
              <w:rPr>
                <w:sz w:val="14"/>
                <w:szCs w:val="14"/>
              </w:rPr>
            </w:pPr>
            <w:r w:rsidRPr="002F59B2">
              <w:rPr>
                <w:sz w:val="14"/>
                <w:szCs w:val="14"/>
              </w:rPr>
              <w:t>5. CCC uploads positive ACK to CCCt</w:t>
            </w:r>
          </w:p>
          <w:p w:rsidRPr="002F59B2" w:rsidR="009C061D" w:rsidP="000A4806" w:rsidRDefault="009C061D" w14:paraId="0A3101E8" w14:textId="77777777">
            <w:pPr>
              <w:rPr>
                <w:sz w:val="14"/>
                <w:szCs w:val="14"/>
              </w:rPr>
            </w:pPr>
            <w:r w:rsidRPr="002F59B2">
              <w:rPr>
                <w:sz w:val="14"/>
                <w:szCs w:val="14"/>
              </w:rPr>
              <w:t xml:space="preserve">6. Inform parties via e-mail template </w:t>
            </w:r>
          </w:p>
          <w:p w:rsidRPr="002F59B2" w:rsidR="009C061D" w:rsidP="000A4806" w:rsidRDefault="009C061D" w14:paraId="1522D941" w14:textId="77777777">
            <w:pPr>
              <w:rPr>
                <w:sz w:val="14"/>
                <w:szCs w:val="14"/>
              </w:rPr>
            </w:pPr>
            <w:r w:rsidRPr="185C2361">
              <w:rPr>
                <w:sz w:val="14"/>
                <w:szCs w:val="14"/>
              </w:rPr>
              <w:t>7. Request USY/DBAG helpdesk to investigate the issue.</w:t>
            </w:r>
          </w:p>
          <w:p w:rsidRPr="002F59B2" w:rsidR="009C061D" w:rsidP="135CD8B6" w:rsidRDefault="009C061D" w14:paraId="74F56063" w14:textId="0AB36B82">
            <w:pPr>
              <w:rPr>
                <w:sz w:val="14"/>
                <w:szCs w:val="14"/>
                <w:highlight w:val="yellow"/>
              </w:rPr>
            </w:pPr>
          </w:p>
        </w:tc>
        <w:tc>
          <w:tcPr>
            <w:tcW w:w="70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F59B2" w:rsidR="009C061D" w:rsidP="000A4806" w:rsidRDefault="009C061D" w14:paraId="047FA4A3" w14:textId="77777777">
            <w:pPr>
              <w:rPr>
                <w:sz w:val="14"/>
                <w:szCs w:val="14"/>
              </w:rPr>
            </w:pPr>
            <w:r w:rsidRPr="002F59B2">
              <w:rPr>
                <w:sz w:val="14"/>
                <w:szCs w:val="14"/>
              </w:rPr>
              <w:t>CCC</w:t>
            </w:r>
          </w:p>
        </w:tc>
        <w:tc>
          <w:tcPr>
            <w:tcW w:w="89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F59B2" w:rsidR="009C061D" w:rsidP="000A4806" w:rsidRDefault="009C061D" w14:paraId="2FDBBFA2" w14:textId="77777777">
            <w:pPr>
              <w:rPr>
                <w:sz w:val="14"/>
                <w:szCs w:val="14"/>
              </w:rPr>
            </w:pPr>
            <w:r w:rsidRPr="002F59B2">
              <w:rPr>
                <w:sz w:val="14"/>
                <w:szCs w:val="14"/>
              </w:rPr>
              <w:t>XBID, Email</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2F59B2" w:rsidR="009C061D" w:rsidP="135CD8B6" w:rsidRDefault="009C061D" w14:paraId="1C536918" w14:textId="6932EA6C">
            <w:pPr>
              <w:rPr>
                <w:sz w:val="14"/>
                <w:szCs w:val="14"/>
                <w:highlight w:val="yellow"/>
              </w:rPr>
            </w:pPr>
            <w:r w:rsidRPr="135CD8B6">
              <w:rPr>
                <w:sz w:val="14"/>
                <w:szCs w:val="14"/>
              </w:rPr>
              <w:t>12, 7</w:t>
            </w:r>
          </w:p>
        </w:tc>
      </w:tr>
    </w:tbl>
    <w:p w:rsidRPr="00AB09CA" w:rsidR="005E3B83" w:rsidP="000A4806" w:rsidRDefault="6FA6F48F" w14:paraId="10146136" w14:textId="44863A32">
      <w:pPr>
        <w:spacing w:after="240"/>
        <w:rPr>
          <w:b/>
          <w:bCs/>
        </w:rPr>
      </w:pPr>
      <w:r w:rsidRPr="6FA6F48F">
        <w:rPr>
          <w:b/>
          <w:bCs/>
        </w:rPr>
        <w:t>Disclaimer – CCC will not verify the correct publication in a normal day scenario via the XBID CMM GUI. The CCC verifies the correct provisioning to XBID by means of CCCt GUI interface. Furthermore, due to short timescales, submission of ID2-921 files using sFTP to XBID and transfer of ACK files from XBID to CCCt using sFTP will be on best efforts basis by the CCC. In this case, as mentioned in the email template, the TSOs on both sides of the border carry a shared responsibility to check whether the correct capacities are uploaded for their border. If possible, TSOs should validate towards CCC that the capacities on their border are correct.</w:t>
      </w:r>
    </w:p>
    <w:p w:rsidR="005E3B83" w:rsidP="000A4806" w:rsidRDefault="6FA6F48F" w14:paraId="14293DB4" w14:textId="5C03988B">
      <w:pPr>
        <w:spacing w:after="240"/>
      </w:pPr>
      <w:r>
        <w:t>The Backup/Fallback timings are detailed in the HLBP excel document available in Section 2.1.</w:t>
      </w:r>
    </w:p>
    <w:p w:rsidRPr="005E3B83" w:rsidR="00B40048" w:rsidP="000A4806" w:rsidRDefault="00B40048" w14:paraId="5C71E3F8" w14:textId="77777777">
      <w:pPr>
        <w:spacing w:after="240"/>
      </w:pPr>
    </w:p>
    <w:p w:rsidRPr="005E3B83" w:rsidR="005E3B83" w:rsidP="00B47D5C" w:rsidRDefault="029219A7" w14:paraId="0D30CE61" w14:textId="77777777">
      <w:pPr>
        <w:pStyle w:val="Heading2"/>
      </w:pPr>
      <w:bookmarkStart w:name="_Toc164199312" w:id="271"/>
      <w:bookmarkStart w:name="_Toc1514950873" w:id="272"/>
      <w:bookmarkStart w:name="_Toc1018775817" w:id="273"/>
      <w:bookmarkStart w:name="_Toc81316989" w:id="274"/>
      <w:bookmarkStart w:name="_Toc224121673" w:id="275"/>
      <w:r>
        <w:t>Export CGM at the Already Allocated Capacities</w:t>
      </w:r>
      <w:bookmarkEnd w:id="271"/>
      <w:bookmarkEnd w:id="272"/>
      <w:bookmarkEnd w:id="273"/>
      <w:bookmarkEnd w:id="275"/>
    </w:p>
    <w:p w:rsidR="005E3B83" w:rsidP="000A4806" w:rsidRDefault="005E3B83" w14:paraId="246A0441" w14:textId="77777777">
      <w:pPr>
        <w:spacing w:after="240"/>
      </w:pPr>
      <w:r w:rsidRPr="005E3B83">
        <w:t>During this process step, the provided CGM is updated with the latest commercial exchanges from XBID. This boils down to shifting the provided CGM to AAC. Since the initial combined CGM is provided at the RefProg, the CGMs need to be updated due to the fact there is continuous trade. Therefore, the CGM will be shifted to the latest exchanges using the TSOs GLSKs.</w:t>
      </w:r>
    </w:p>
    <w:p w:rsidR="00B40048" w:rsidP="000A4806" w:rsidRDefault="00B40048" w14:paraId="219A88EF" w14:textId="77777777">
      <w:pPr>
        <w:spacing w:after="240"/>
      </w:pPr>
    </w:p>
    <w:p w:rsidRPr="005E3B83" w:rsidR="00B40048" w:rsidP="000A4806" w:rsidRDefault="00B40048" w14:paraId="12FDEC2B" w14:textId="77777777">
      <w:pPr>
        <w:spacing w:after="240"/>
      </w:pPr>
    </w:p>
    <w:tbl>
      <w:tblPr>
        <w:tblW w:w="0" w:type="auto"/>
        <w:tblInd w:w="90" w:type="dxa"/>
        <w:tblLook w:val="04A0" w:firstRow="1" w:lastRow="0" w:firstColumn="1" w:lastColumn="0" w:noHBand="0" w:noVBand="1"/>
      </w:tblPr>
      <w:tblGrid>
        <w:gridCol w:w="1281"/>
        <w:gridCol w:w="959"/>
        <w:gridCol w:w="994"/>
        <w:gridCol w:w="843"/>
        <w:gridCol w:w="863"/>
        <w:gridCol w:w="869"/>
        <w:gridCol w:w="1133"/>
        <w:gridCol w:w="1039"/>
        <w:gridCol w:w="1207"/>
      </w:tblGrid>
      <w:tr w:rsidRPr="00AB09CA" w:rsidR="005E3B83" w:rsidTr="00B40048" w14:paraId="27B952F1" w14:textId="77777777">
        <w:trPr>
          <w:trHeight w:val="279"/>
        </w:trPr>
        <w:tc>
          <w:tcPr>
            <w:tcW w:w="128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1232011E" w14:textId="77777777">
            <w:pPr>
              <w:rPr>
                <w:sz w:val="14"/>
                <w:szCs w:val="14"/>
              </w:rPr>
            </w:pPr>
            <w:r w:rsidRPr="00AB09CA">
              <w:rPr>
                <w:sz w:val="14"/>
                <w:szCs w:val="14"/>
              </w:rPr>
              <w:t>Activity</w:t>
            </w:r>
          </w:p>
        </w:tc>
        <w:tc>
          <w:tcPr>
            <w:tcW w:w="95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236184A9" w14:textId="77777777">
            <w:pPr>
              <w:rPr>
                <w:sz w:val="14"/>
                <w:szCs w:val="14"/>
              </w:rPr>
            </w:pPr>
            <w:r w:rsidRPr="00AB09CA">
              <w:rPr>
                <w:sz w:val="14"/>
                <w:szCs w:val="14"/>
              </w:rPr>
              <w:t>Owner</w:t>
            </w:r>
          </w:p>
        </w:tc>
        <w:tc>
          <w:tcPr>
            <w:tcW w:w="99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6F2B1A0A" w14:textId="77777777">
            <w:pPr>
              <w:rPr>
                <w:sz w:val="14"/>
                <w:szCs w:val="14"/>
              </w:rPr>
            </w:pPr>
            <w:r w:rsidRPr="00AB09CA">
              <w:rPr>
                <w:sz w:val="14"/>
                <w:szCs w:val="14"/>
              </w:rPr>
              <w:t>Tool</w:t>
            </w:r>
          </w:p>
        </w:tc>
        <w:tc>
          <w:tcPr>
            <w:tcW w:w="84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6392D8E2" w14:textId="77777777">
            <w:pPr>
              <w:rPr>
                <w:sz w:val="14"/>
                <w:szCs w:val="14"/>
              </w:rPr>
            </w:pPr>
            <w:r w:rsidRPr="00AB09CA">
              <w:rPr>
                <w:sz w:val="14"/>
                <w:szCs w:val="14"/>
              </w:rPr>
              <w:t>Target Start Time</w:t>
            </w:r>
          </w:p>
        </w:tc>
        <w:tc>
          <w:tcPr>
            <w:tcW w:w="863"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13973BA2" w14:textId="77777777">
            <w:pPr>
              <w:rPr>
                <w:sz w:val="14"/>
                <w:szCs w:val="14"/>
              </w:rPr>
            </w:pPr>
            <w:r w:rsidRPr="00AB09CA">
              <w:rPr>
                <w:sz w:val="14"/>
                <w:szCs w:val="14"/>
              </w:rPr>
              <w:t>Target End Time</w:t>
            </w:r>
          </w:p>
        </w:tc>
        <w:tc>
          <w:tcPr>
            <w:tcW w:w="86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2BD76E0D" w14:textId="77777777">
            <w:pPr>
              <w:rPr>
                <w:sz w:val="14"/>
                <w:szCs w:val="14"/>
              </w:rPr>
            </w:pPr>
            <w:r w:rsidRPr="00AB09CA">
              <w:rPr>
                <w:sz w:val="14"/>
                <w:szCs w:val="14"/>
              </w:rPr>
              <w:t>Critical End Time</w:t>
            </w:r>
          </w:p>
        </w:tc>
        <w:tc>
          <w:tcPr>
            <w:tcW w:w="3379"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02A5A50B" w14:textId="77777777">
            <w:pPr>
              <w:rPr>
                <w:sz w:val="14"/>
                <w:szCs w:val="14"/>
              </w:rPr>
            </w:pPr>
            <w:r w:rsidRPr="00AB09CA">
              <w:rPr>
                <w:sz w:val="14"/>
                <w:szCs w:val="14"/>
              </w:rPr>
              <w:t>Data Exchange</w:t>
            </w:r>
          </w:p>
        </w:tc>
      </w:tr>
      <w:tr w:rsidRPr="00AB09CA" w:rsidR="005E3B83" w:rsidTr="00B40048" w14:paraId="36D04930" w14:textId="77777777">
        <w:trPr>
          <w:trHeight w:val="279"/>
        </w:trPr>
        <w:tc>
          <w:tcPr>
            <w:tcW w:w="1281" w:type="dxa"/>
            <w:vMerge/>
          </w:tcPr>
          <w:p w:rsidRPr="00AB09CA" w:rsidR="005E3B83" w:rsidP="000A4806" w:rsidRDefault="005E3B83" w14:paraId="0BAFA705" w14:textId="77777777">
            <w:pPr>
              <w:rPr>
                <w:sz w:val="14"/>
                <w:szCs w:val="14"/>
              </w:rPr>
            </w:pPr>
          </w:p>
        </w:tc>
        <w:tc>
          <w:tcPr>
            <w:tcW w:w="959" w:type="dxa"/>
            <w:vMerge/>
          </w:tcPr>
          <w:p w:rsidRPr="00AB09CA" w:rsidR="005E3B83" w:rsidP="000A4806" w:rsidRDefault="005E3B83" w14:paraId="6CA72F86" w14:textId="77777777">
            <w:pPr>
              <w:rPr>
                <w:sz w:val="14"/>
                <w:szCs w:val="14"/>
              </w:rPr>
            </w:pPr>
          </w:p>
        </w:tc>
        <w:tc>
          <w:tcPr>
            <w:tcW w:w="994" w:type="dxa"/>
            <w:vMerge/>
          </w:tcPr>
          <w:p w:rsidRPr="00AB09CA" w:rsidR="005E3B83" w:rsidP="000A4806" w:rsidRDefault="005E3B83" w14:paraId="64D7172C" w14:textId="77777777">
            <w:pPr>
              <w:rPr>
                <w:sz w:val="14"/>
                <w:szCs w:val="14"/>
              </w:rPr>
            </w:pPr>
          </w:p>
        </w:tc>
        <w:tc>
          <w:tcPr>
            <w:tcW w:w="843" w:type="dxa"/>
            <w:vMerge/>
          </w:tcPr>
          <w:p w:rsidRPr="00AB09CA" w:rsidR="005E3B83" w:rsidP="000A4806" w:rsidRDefault="005E3B83" w14:paraId="2AA0D79D" w14:textId="77777777">
            <w:pPr>
              <w:rPr>
                <w:sz w:val="14"/>
                <w:szCs w:val="14"/>
              </w:rPr>
            </w:pPr>
          </w:p>
        </w:tc>
        <w:tc>
          <w:tcPr>
            <w:tcW w:w="863" w:type="dxa"/>
            <w:vMerge/>
          </w:tcPr>
          <w:p w:rsidRPr="00AB09CA" w:rsidR="005E3B83" w:rsidP="000A4806" w:rsidRDefault="005E3B83" w14:paraId="777C79B3" w14:textId="77777777">
            <w:pPr>
              <w:rPr>
                <w:sz w:val="14"/>
                <w:szCs w:val="14"/>
              </w:rPr>
            </w:pPr>
          </w:p>
        </w:tc>
        <w:tc>
          <w:tcPr>
            <w:tcW w:w="869" w:type="dxa"/>
            <w:vMerge/>
          </w:tcPr>
          <w:p w:rsidRPr="00AB09CA" w:rsidR="005E3B83" w:rsidP="000A4806" w:rsidRDefault="005E3B83" w14:paraId="7D55B5CB" w14:textId="77777777">
            <w:pPr>
              <w:rPr>
                <w:sz w:val="14"/>
                <w:szCs w:val="14"/>
              </w:rPr>
            </w:pPr>
          </w:p>
        </w:tc>
        <w:tc>
          <w:tcPr>
            <w:tcW w:w="1133"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5C2C30FE" w14:textId="77777777">
            <w:pPr>
              <w:rPr>
                <w:sz w:val="14"/>
                <w:szCs w:val="14"/>
              </w:rPr>
            </w:pPr>
            <w:r w:rsidRPr="00AB09CA">
              <w:rPr>
                <w:sz w:val="14"/>
                <w:szCs w:val="14"/>
              </w:rPr>
              <w:t>Input</w:t>
            </w:r>
          </w:p>
        </w:tc>
        <w:tc>
          <w:tcPr>
            <w:tcW w:w="103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2660710B" w14:textId="77777777">
            <w:pPr>
              <w:rPr>
                <w:sz w:val="14"/>
                <w:szCs w:val="14"/>
              </w:rPr>
            </w:pPr>
            <w:r w:rsidRPr="00AB09CA">
              <w:rPr>
                <w:sz w:val="14"/>
                <w:szCs w:val="14"/>
              </w:rPr>
              <w:t>Output</w:t>
            </w:r>
          </w:p>
        </w:tc>
        <w:tc>
          <w:tcPr>
            <w:tcW w:w="1207"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B09CA" w:rsidR="005E3B83" w:rsidP="000A4806" w:rsidRDefault="005E3B83" w14:paraId="5CDD74A2" w14:textId="77777777">
            <w:pPr>
              <w:rPr>
                <w:sz w:val="14"/>
                <w:szCs w:val="14"/>
              </w:rPr>
            </w:pPr>
            <w:r w:rsidRPr="00AB09CA">
              <w:rPr>
                <w:sz w:val="14"/>
                <w:szCs w:val="14"/>
              </w:rPr>
              <w:t>Counter part</w:t>
            </w:r>
          </w:p>
        </w:tc>
      </w:tr>
      <w:tr w:rsidR="00B40048" w:rsidTr="6FA6F48F" w14:paraId="1C1066BA" w14:textId="77777777">
        <w:trPr>
          <w:trHeight w:val="279"/>
        </w:trPr>
        <w:tc>
          <w:tcPr>
            <w:tcW w:w="128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1A129ABD" w14:textId="1331E9DB">
            <w:pPr>
              <w:rPr>
                <w:sz w:val="14"/>
                <w:szCs w:val="14"/>
              </w:rPr>
            </w:pPr>
            <w:r w:rsidRPr="6FA6F48F">
              <w:rPr>
                <w:sz w:val="14"/>
                <w:szCs w:val="14"/>
              </w:rPr>
              <w:t>Split flows before trigger FBPCM for AAC export</w:t>
            </w:r>
          </w:p>
        </w:tc>
        <w:tc>
          <w:tcPr>
            <w:tcW w:w="95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1F35B698" w14:textId="757AA2FA">
            <w:pPr>
              <w:rPr>
                <w:sz w:val="14"/>
                <w:szCs w:val="14"/>
              </w:rPr>
            </w:pPr>
            <w:r w:rsidRPr="6FA6F48F">
              <w:rPr>
                <w:sz w:val="14"/>
                <w:szCs w:val="14"/>
              </w:rPr>
              <w:t>CCC</w:t>
            </w:r>
          </w:p>
        </w:tc>
        <w:tc>
          <w:tcPr>
            <w:tcW w:w="99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1597EFAD" w14:textId="076EA894">
            <w:pPr>
              <w:rPr>
                <w:sz w:val="14"/>
                <w:szCs w:val="14"/>
              </w:rPr>
            </w:pPr>
            <w:r w:rsidRPr="6FA6F48F">
              <w:rPr>
                <w:sz w:val="14"/>
                <w:szCs w:val="14"/>
              </w:rPr>
              <w:t>CCCt</w:t>
            </w:r>
          </w:p>
        </w:tc>
        <w:tc>
          <w:tcPr>
            <w:tcW w:w="2575"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4AF5644C" w14:textId="742010FC">
            <w:pPr>
              <w:rPr>
                <w:sz w:val="14"/>
                <w:szCs w:val="14"/>
              </w:rPr>
            </w:pPr>
          </w:p>
          <w:p w:rsidR="00B40048" w:rsidP="67A41994" w:rsidRDefault="00B40048" w14:paraId="56EF6462" w14:textId="77777777">
            <w:pPr>
              <w:rPr>
                <w:sz w:val="14"/>
                <w:szCs w:val="14"/>
              </w:rPr>
            </w:pPr>
          </w:p>
          <w:p w:rsidR="00B40048" w:rsidP="000A4806" w:rsidRDefault="00B40048" w14:paraId="793DD444" w14:textId="2BB2F93A">
            <w:pPr>
              <w:rPr>
                <w:sz w:val="14"/>
                <w:szCs w:val="14"/>
              </w:rPr>
            </w:pPr>
            <w:r w:rsidRPr="67A41994">
              <w:rPr>
                <w:sz w:val="14"/>
                <w:szCs w:val="14"/>
              </w:rPr>
              <w:t>See HLBP timetable as referred to under ‘2. Related documents’</w:t>
            </w:r>
          </w:p>
        </w:tc>
        <w:tc>
          <w:tcPr>
            <w:tcW w:w="113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6ACA738C" w14:textId="4D229931">
            <w:pPr>
              <w:rPr>
                <w:sz w:val="14"/>
                <w:szCs w:val="14"/>
              </w:rPr>
            </w:pPr>
            <w:r w:rsidRPr="6FA6F48F">
              <w:rPr>
                <w:sz w:val="14"/>
                <w:szCs w:val="14"/>
              </w:rPr>
              <w:t>-</w:t>
            </w:r>
          </w:p>
        </w:tc>
        <w:tc>
          <w:tcPr>
            <w:tcW w:w="103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42F87AEF" w14:textId="6FAF3857">
            <w:pPr>
              <w:rPr>
                <w:sz w:val="14"/>
                <w:szCs w:val="14"/>
              </w:rPr>
            </w:pPr>
            <w:r w:rsidRPr="6FA6F48F">
              <w:rPr>
                <w:sz w:val="14"/>
                <w:szCs w:val="14"/>
              </w:rPr>
              <w:t>-</w:t>
            </w:r>
          </w:p>
        </w:tc>
        <w:tc>
          <w:tcPr>
            <w:tcW w:w="120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7F8D098E" w14:textId="76D0FD0B">
            <w:pPr>
              <w:rPr>
                <w:sz w:val="14"/>
                <w:szCs w:val="14"/>
              </w:rPr>
            </w:pPr>
            <w:r w:rsidRPr="6FA6F48F">
              <w:rPr>
                <w:sz w:val="14"/>
                <w:szCs w:val="14"/>
              </w:rPr>
              <w:t>-</w:t>
            </w:r>
          </w:p>
        </w:tc>
      </w:tr>
      <w:tr w:rsidRPr="00AB09CA" w:rsidR="00B40048" w:rsidTr="00B40048" w14:paraId="5E8CA3C7" w14:textId="77777777">
        <w:trPr>
          <w:trHeight w:val="279"/>
        </w:trPr>
        <w:tc>
          <w:tcPr>
            <w:tcW w:w="1281"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6F948436" w14:textId="77777777">
            <w:pPr>
              <w:rPr>
                <w:sz w:val="14"/>
                <w:szCs w:val="14"/>
              </w:rPr>
            </w:pPr>
            <w:r w:rsidRPr="00AB09CA">
              <w:rPr>
                <w:sz w:val="14"/>
                <w:szCs w:val="14"/>
              </w:rPr>
              <w:t>Trigger FBPCM for AAC export</w:t>
            </w:r>
          </w:p>
        </w:tc>
        <w:tc>
          <w:tcPr>
            <w:tcW w:w="95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2FA0FA4A" w14:textId="77777777">
            <w:pPr>
              <w:rPr>
                <w:sz w:val="14"/>
                <w:szCs w:val="14"/>
              </w:rPr>
            </w:pPr>
            <w:r w:rsidRPr="00AB09CA">
              <w:rPr>
                <w:sz w:val="14"/>
                <w:szCs w:val="14"/>
              </w:rPr>
              <w:t>CCC</w:t>
            </w:r>
          </w:p>
        </w:tc>
        <w:tc>
          <w:tcPr>
            <w:tcW w:w="99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4DAEA74C" w14:textId="77777777">
            <w:pPr>
              <w:rPr>
                <w:sz w:val="14"/>
                <w:szCs w:val="14"/>
              </w:rPr>
            </w:pPr>
            <w:r w:rsidRPr="00AB09CA">
              <w:rPr>
                <w:sz w:val="14"/>
                <w:szCs w:val="14"/>
              </w:rPr>
              <w:t>CCCt</w:t>
            </w:r>
          </w:p>
        </w:tc>
        <w:tc>
          <w:tcPr>
            <w:tcW w:w="2575" w:type="dxa"/>
            <w:gridSpan w:val="3"/>
            <w:vMerge/>
            <w:tcBorders>
              <w:left w:val="single" w:color="FFFFFF" w:themeColor="background1" w:sz="8" w:space="0"/>
            </w:tcBorders>
            <w:tcMar>
              <w:left w:w="99" w:type="dxa"/>
              <w:right w:w="99" w:type="dxa"/>
            </w:tcMar>
            <w:vAlign w:val="center"/>
          </w:tcPr>
          <w:p w:rsidRPr="00AB09CA" w:rsidR="00B40048" w:rsidP="000A4806" w:rsidRDefault="00B40048" w14:paraId="1629A126" w14:textId="785E9892">
            <w:pPr>
              <w:rPr>
                <w:sz w:val="14"/>
                <w:szCs w:val="14"/>
              </w:rPr>
            </w:pPr>
          </w:p>
        </w:tc>
        <w:tc>
          <w:tcPr>
            <w:tcW w:w="113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5617E700" w14:textId="77777777">
            <w:pPr>
              <w:rPr>
                <w:sz w:val="14"/>
                <w:szCs w:val="14"/>
              </w:rPr>
            </w:pPr>
            <w:r w:rsidRPr="00AB09CA">
              <w:rPr>
                <w:sz w:val="14"/>
                <w:szCs w:val="14"/>
              </w:rPr>
              <w:t>-</w:t>
            </w:r>
          </w:p>
        </w:tc>
        <w:tc>
          <w:tcPr>
            <w:tcW w:w="103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6E05CDAE" w14:textId="77777777">
            <w:pPr>
              <w:rPr>
                <w:sz w:val="14"/>
                <w:szCs w:val="14"/>
              </w:rPr>
            </w:pPr>
            <w:r w:rsidRPr="00AB09CA">
              <w:rPr>
                <w:sz w:val="14"/>
                <w:szCs w:val="14"/>
              </w:rPr>
              <w:t>-</w:t>
            </w:r>
          </w:p>
        </w:tc>
        <w:tc>
          <w:tcPr>
            <w:tcW w:w="1207"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6FB06E84" w14:textId="77777777">
            <w:pPr>
              <w:rPr>
                <w:sz w:val="14"/>
                <w:szCs w:val="14"/>
              </w:rPr>
            </w:pPr>
            <w:r w:rsidRPr="00AB09CA">
              <w:rPr>
                <w:sz w:val="14"/>
                <w:szCs w:val="14"/>
              </w:rPr>
              <w:t>-</w:t>
            </w:r>
          </w:p>
        </w:tc>
      </w:tr>
      <w:tr w:rsidRPr="00AB09CA" w:rsidR="00B40048" w:rsidTr="00B40048" w14:paraId="354CD1D9" w14:textId="77777777">
        <w:trPr>
          <w:trHeight w:val="279"/>
        </w:trPr>
        <w:tc>
          <w:tcPr>
            <w:tcW w:w="12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547403CD" w14:textId="77777777">
            <w:pPr>
              <w:rPr>
                <w:sz w:val="14"/>
                <w:szCs w:val="14"/>
              </w:rPr>
            </w:pPr>
            <w:r w:rsidRPr="00AB09CA">
              <w:rPr>
                <w:sz w:val="14"/>
                <w:szCs w:val="14"/>
              </w:rPr>
              <w:t>Process FBC results</w:t>
            </w:r>
          </w:p>
        </w:tc>
        <w:tc>
          <w:tcPr>
            <w:tcW w:w="9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01C2A8A4" w14:textId="77777777">
            <w:pPr>
              <w:rPr>
                <w:sz w:val="14"/>
                <w:szCs w:val="14"/>
              </w:rPr>
            </w:pPr>
            <w:r w:rsidRPr="00AB09CA">
              <w:rPr>
                <w:sz w:val="14"/>
                <w:szCs w:val="14"/>
              </w:rPr>
              <w:t>CCC</w:t>
            </w:r>
          </w:p>
        </w:tc>
        <w:tc>
          <w:tcPr>
            <w:tcW w:w="99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23CC54E6" w14:textId="77777777">
            <w:pPr>
              <w:rPr>
                <w:sz w:val="14"/>
                <w:szCs w:val="14"/>
              </w:rPr>
            </w:pPr>
            <w:r w:rsidRPr="00AB09CA">
              <w:rPr>
                <w:sz w:val="14"/>
                <w:szCs w:val="14"/>
              </w:rPr>
              <w:t>FBPCM</w:t>
            </w:r>
          </w:p>
        </w:tc>
        <w:tc>
          <w:tcPr>
            <w:tcW w:w="2575" w:type="dxa"/>
            <w:gridSpan w:val="3"/>
            <w:vMerge/>
            <w:tcBorders>
              <w:left w:val="single" w:color="FFFFFF" w:themeColor="background1" w:sz="8" w:space="0"/>
            </w:tcBorders>
          </w:tcPr>
          <w:p w:rsidRPr="00AB09CA" w:rsidR="00B40048" w:rsidP="000A4806" w:rsidRDefault="00B40048" w14:paraId="70E1D3AC" w14:textId="77777777">
            <w:pPr>
              <w:rPr>
                <w:sz w:val="14"/>
                <w:szCs w:val="14"/>
              </w:rPr>
            </w:pPr>
          </w:p>
        </w:tc>
        <w:tc>
          <w:tcPr>
            <w:tcW w:w="113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22824F58" w14:textId="77777777">
            <w:pPr>
              <w:rPr>
                <w:sz w:val="14"/>
                <w:szCs w:val="14"/>
              </w:rPr>
            </w:pPr>
            <w:r w:rsidRPr="00AB09CA">
              <w:rPr>
                <w:sz w:val="14"/>
                <w:szCs w:val="14"/>
              </w:rPr>
              <w:t>-</w:t>
            </w:r>
          </w:p>
        </w:tc>
        <w:tc>
          <w:tcPr>
            <w:tcW w:w="10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7C2A9F22" w14:textId="77777777">
            <w:pPr>
              <w:rPr>
                <w:sz w:val="14"/>
                <w:szCs w:val="14"/>
              </w:rPr>
            </w:pPr>
            <w:r w:rsidRPr="00AB09CA">
              <w:rPr>
                <w:sz w:val="14"/>
                <w:szCs w:val="14"/>
              </w:rPr>
              <w:t>-</w:t>
            </w:r>
          </w:p>
        </w:tc>
        <w:tc>
          <w:tcPr>
            <w:tcW w:w="120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0A27D616" w14:textId="77777777">
            <w:pPr>
              <w:rPr>
                <w:sz w:val="14"/>
                <w:szCs w:val="14"/>
              </w:rPr>
            </w:pPr>
            <w:r w:rsidRPr="00AB09CA">
              <w:rPr>
                <w:sz w:val="14"/>
                <w:szCs w:val="14"/>
              </w:rPr>
              <w:t>-</w:t>
            </w:r>
          </w:p>
        </w:tc>
      </w:tr>
      <w:tr w:rsidRPr="00AB09CA" w:rsidR="00B40048" w:rsidTr="00B40048" w14:paraId="7C9755E6" w14:textId="77777777">
        <w:trPr>
          <w:trHeight w:val="279"/>
        </w:trPr>
        <w:tc>
          <w:tcPr>
            <w:tcW w:w="12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5F1B5316" w14:textId="77777777">
            <w:pPr>
              <w:rPr>
                <w:sz w:val="14"/>
                <w:szCs w:val="14"/>
              </w:rPr>
            </w:pPr>
            <w:r w:rsidRPr="00AB09CA">
              <w:rPr>
                <w:sz w:val="14"/>
                <w:szCs w:val="14"/>
              </w:rPr>
              <w:t>Distribute CGM at AAC</w:t>
            </w:r>
          </w:p>
        </w:tc>
        <w:tc>
          <w:tcPr>
            <w:tcW w:w="9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364F6A5B" w14:textId="77777777">
            <w:pPr>
              <w:rPr>
                <w:sz w:val="14"/>
                <w:szCs w:val="14"/>
              </w:rPr>
            </w:pPr>
            <w:r w:rsidRPr="00AB09CA">
              <w:rPr>
                <w:sz w:val="14"/>
                <w:szCs w:val="14"/>
              </w:rPr>
              <w:t>CCC</w:t>
            </w:r>
          </w:p>
        </w:tc>
        <w:tc>
          <w:tcPr>
            <w:tcW w:w="99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1FAFE619" w14:textId="77777777">
            <w:pPr>
              <w:rPr>
                <w:sz w:val="14"/>
                <w:szCs w:val="14"/>
              </w:rPr>
            </w:pPr>
            <w:r w:rsidRPr="00AB09CA">
              <w:rPr>
                <w:sz w:val="14"/>
                <w:szCs w:val="14"/>
              </w:rPr>
              <w:t>CCCt</w:t>
            </w:r>
          </w:p>
        </w:tc>
        <w:tc>
          <w:tcPr>
            <w:tcW w:w="2575" w:type="dxa"/>
            <w:gridSpan w:val="3"/>
            <w:vMerge/>
            <w:tcBorders>
              <w:left w:val="single" w:color="FFFFFF" w:themeColor="background1" w:sz="8" w:space="0"/>
            </w:tcBorders>
          </w:tcPr>
          <w:p w:rsidRPr="00AB09CA" w:rsidR="00B40048" w:rsidP="000A4806" w:rsidRDefault="00B40048" w14:paraId="3A1B1A09" w14:textId="77777777">
            <w:pPr>
              <w:rPr>
                <w:sz w:val="14"/>
                <w:szCs w:val="14"/>
              </w:rPr>
            </w:pPr>
          </w:p>
        </w:tc>
        <w:tc>
          <w:tcPr>
            <w:tcW w:w="113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3CC293A7" w14:textId="77777777">
            <w:pPr>
              <w:rPr>
                <w:sz w:val="14"/>
                <w:szCs w:val="14"/>
              </w:rPr>
            </w:pPr>
            <w:r w:rsidRPr="00AB09CA">
              <w:rPr>
                <w:sz w:val="14"/>
                <w:szCs w:val="14"/>
              </w:rPr>
              <w:t>-</w:t>
            </w:r>
          </w:p>
        </w:tc>
        <w:tc>
          <w:tcPr>
            <w:tcW w:w="103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0FA732FB" w14:textId="77777777">
            <w:pPr>
              <w:rPr>
                <w:sz w:val="14"/>
                <w:szCs w:val="14"/>
              </w:rPr>
            </w:pPr>
            <w:r w:rsidRPr="00AB09CA">
              <w:rPr>
                <w:sz w:val="14"/>
                <w:szCs w:val="14"/>
              </w:rPr>
              <w:t>CGM at AAC</w:t>
            </w:r>
          </w:p>
        </w:tc>
        <w:tc>
          <w:tcPr>
            <w:tcW w:w="120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B09CA" w:rsidR="00B40048" w:rsidP="000A4806" w:rsidRDefault="00B40048" w14:paraId="1C5B7B56" w14:textId="77777777">
            <w:pPr>
              <w:rPr>
                <w:sz w:val="14"/>
                <w:szCs w:val="14"/>
              </w:rPr>
            </w:pPr>
            <w:r w:rsidRPr="00AB09CA">
              <w:rPr>
                <w:sz w:val="14"/>
                <w:szCs w:val="14"/>
              </w:rPr>
              <w:t>TSOs</w:t>
            </w:r>
          </w:p>
        </w:tc>
      </w:tr>
    </w:tbl>
    <w:p w:rsidRPr="005E3B83" w:rsidR="005E3B83" w:rsidP="00B47D5C" w:rsidRDefault="47656B1D" w14:paraId="7EC47ADF" w14:textId="77777777">
      <w:pPr>
        <w:pStyle w:val="Heading3"/>
      </w:pPr>
      <w:bookmarkStart w:name="_Toc1876083810" w:id="276"/>
      <w:bookmarkStart w:name="_Toc326735522" w:id="277"/>
      <w:r>
        <w:t>Backup and Fallback Processes</w:t>
      </w:r>
      <w:bookmarkEnd w:id="276"/>
      <w:bookmarkEnd w:id="277"/>
    </w:p>
    <w:p w:rsidRPr="005E3B83" w:rsidR="005E3B83" w:rsidP="000A4806" w:rsidRDefault="005E3B83" w14:paraId="52AAC3BB" w14:textId="77777777">
      <w:pPr>
        <w:spacing w:after="240"/>
      </w:pPr>
      <w:r w:rsidRPr="005E3B83">
        <w:t>As soon as an issue with the CCCt is identified (e.g. blocking the process to run normally), the CCC must call or email Unicorn Core helpdesk.</w:t>
      </w:r>
    </w:p>
    <w:tbl>
      <w:tblPr>
        <w:tblW w:w="9214" w:type="dxa"/>
        <w:tblLook w:val="06A0" w:firstRow="1" w:lastRow="0" w:firstColumn="1" w:lastColumn="0" w:noHBand="1" w:noVBand="1"/>
      </w:tblPr>
      <w:tblGrid>
        <w:gridCol w:w="706"/>
        <w:gridCol w:w="879"/>
        <w:gridCol w:w="1993"/>
        <w:gridCol w:w="3287"/>
        <w:gridCol w:w="708"/>
        <w:gridCol w:w="841"/>
        <w:gridCol w:w="800"/>
      </w:tblGrid>
      <w:tr w:rsidRPr="005E3B83" w:rsidR="00544E1A" w:rsidTr="47E385B5" w14:paraId="5C66F04C" w14:textId="77777777">
        <w:trPr>
          <w:trHeight w:val="510"/>
        </w:trPr>
        <w:tc>
          <w:tcPr>
            <w:tcW w:w="708"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AB09CA" w:rsidR="005E3B83" w:rsidP="000A4806" w:rsidRDefault="005E3B83" w14:paraId="7C23CD8C" w14:textId="77777777">
            <w:pPr>
              <w:rPr>
                <w:sz w:val="14"/>
                <w:szCs w:val="14"/>
              </w:rPr>
            </w:pPr>
            <w:r w:rsidRPr="00AB09CA">
              <w:rPr>
                <w:sz w:val="14"/>
                <w:szCs w:val="14"/>
              </w:rPr>
              <w:t>Backup ID</w:t>
            </w:r>
          </w:p>
        </w:tc>
        <w:tc>
          <w:tcPr>
            <w:tcW w:w="893"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B09CA" w:rsidR="005E3B83" w:rsidP="000A4806" w:rsidRDefault="005E3B83" w14:paraId="0491744A" w14:textId="77777777">
            <w:pPr>
              <w:rPr>
                <w:sz w:val="14"/>
                <w:szCs w:val="14"/>
              </w:rPr>
            </w:pPr>
            <w:r w:rsidRPr="00AB09CA">
              <w:rPr>
                <w:sz w:val="14"/>
                <w:szCs w:val="14"/>
              </w:rPr>
              <w:t>Process Step</w:t>
            </w:r>
          </w:p>
        </w:tc>
        <w:tc>
          <w:tcPr>
            <w:tcW w:w="208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B09CA" w:rsidR="005E3B83" w:rsidP="000A4806" w:rsidRDefault="005E3B83" w14:paraId="5B26FB3F" w14:textId="77777777">
            <w:pPr>
              <w:rPr>
                <w:sz w:val="14"/>
                <w:szCs w:val="14"/>
              </w:rPr>
            </w:pPr>
            <w:r w:rsidRPr="00AB09CA">
              <w:rPr>
                <w:sz w:val="14"/>
                <w:szCs w:val="14"/>
              </w:rPr>
              <w:t>Description</w:t>
            </w:r>
          </w:p>
        </w:tc>
        <w:tc>
          <w:tcPr>
            <w:tcW w:w="348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B09CA" w:rsidR="005E3B83" w:rsidP="000A4806" w:rsidRDefault="005E3B83" w14:paraId="01817ADB" w14:textId="77777777">
            <w:pPr>
              <w:rPr>
                <w:sz w:val="14"/>
                <w:szCs w:val="14"/>
              </w:rPr>
            </w:pPr>
            <w:r w:rsidRPr="00AB09CA">
              <w:rPr>
                <w:sz w:val="14"/>
                <w:szCs w:val="14"/>
              </w:rPr>
              <w:t>Solution/Action</w:t>
            </w:r>
          </w:p>
        </w:tc>
        <w:tc>
          <w:tcPr>
            <w:tcW w:w="71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bottom"/>
          </w:tcPr>
          <w:p w:rsidRPr="00AB09CA" w:rsidR="005E3B83" w:rsidP="000A4806" w:rsidRDefault="005E3B83" w14:paraId="5F52C44D" w14:textId="77777777">
            <w:pPr>
              <w:rPr>
                <w:sz w:val="14"/>
                <w:szCs w:val="14"/>
              </w:rPr>
            </w:pPr>
            <w:r w:rsidRPr="00AB09CA">
              <w:rPr>
                <w:sz w:val="14"/>
                <w:szCs w:val="14"/>
              </w:rPr>
              <w:t>Owner</w:t>
            </w:r>
          </w:p>
        </w:tc>
        <w:tc>
          <w:tcPr>
            <w:tcW w:w="86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B09CA" w:rsidR="005E3B83" w:rsidP="000A4806" w:rsidRDefault="005E3B83" w14:paraId="0541A647" w14:textId="77777777">
            <w:pPr>
              <w:rPr>
                <w:sz w:val="14"/>
                <w:szCs w:val="14"/>
              </w:rPr>
            </w:pPr>
            <w:r w:rsidRPr="00AB09CA">
              <w:rPr>
                <w:sz w:val="14"/>
                <w:szCs w:val="14"/>
              </w:rPr>
              <w:t>Tool</w:t>
            </w:r>
          </w:p>
        </w:tc>
        <w:tc>
          <w:tcPr>
            <w:tcW w:w="466" w:type="dxa"/>
            <w:tcBorders>
              <w:top w:val="nil"/>
              <w:left w:val="single" w:color="FFFFFF" w:themeColor="background1" w:sz="8" w:space="0"/>
              <w:bottom w:val="nil"/>
              <w:right w:val="nil"/>
            </w:tcBorders>
            <w:shd w:val="clear" w:color="auto" w:fill="2F2F2F" w:themeFill="text2" w:themeFillShade="80"/>
            <w:vAlign w:val="center"/>
          </w:tcPr>
          <w:p w:rsidRPr="00AB09CA" w:rsidR="005E3B83" w:rsidP="000A4806" w:rsidRDefault="005E3B83" w14:paraId="4294AABD" w14:textId="77777777">
            <w:pPr>
              <w:rPr>
                <w:sz w:val="14"/>
                <w:szCs w:val="14"/>
              </w:rPr>
            </w:pPr>
            <w:r w:rsidRPr="00AB09CA">
              <w:rPr>
                <w:sz w:val="14"/>
                <w:szCs w:val="14"/>
              </w:rPr>
              <w:t>Email Template #</w:t>
            </w:r>
          </w:p>
        </w:tc>
      </w:tr>
      <w:tr w:rsidRPr="005E3B83" w:rsidR="00544E1A" w:rsidTr="47E385B5" w14:paraId="5F9E90FA" w14:textId="77777777">
        <w:trPr>
          <w:trHeight w:val="645"/>
        </w:trPr>
        <w:tc>
          <w:tcPr>
            <w:tcW w:w="708"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AB09CA" w:rsidR="005E3B83" w:rsidP="000A4806" w:rsidRDefault="47E385B5" w14:paraId="741D7311" w14:textId="6961DE60">
            <w:pPr>
              <w:rPr>
                <w:sz w:val="14"/>
                <w:szCs w:val="14"/>
              </w:rPr>
            </w:pPr>
            <w:r w:rsidRPr="47E385B5">
              <w:rPr>
                <w:sz w:val="14"/>
                <w:szCs w:val="14"/>
              </w:rPr>
              <w:t>ID2_20</w:t>
            </w:r>
          </w:p>
        </w:tc>
        <w:tc>
          <w:tcPr>
            <w:tcW w:w="893"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AB09CA" w:rsidR="005E3B83" w:rsidP="000A4806" w:rsidRDefault="005E3B83" w14:paraId="28D43CC0" w14:textId="77777777">
            <w:pPr>
              <w:rPr>
                <w:sz w:val="14"/>
                <w:szCs w:val="14"/>
              </w:rPr>
            </w:pPr>
            <w:r w:rsidRPr="00AB09CA">
              <w:rPr>
                <w:sz w:val="14"/>
                <w:szCs w:val="14"/>
              </w:rPr>
              <w:t>Export CGM at AACs</w:t>
            </w:r>
          </w:p>
        </w:tc>
        <w:tc>
          <w:tcPr>
            <w:tcW w:w="2085"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AB09CA" w:rsidR="005E3B83" w:rsidP="000A4806" w:rsidRDefault="005E3B83" w14:paraId="712B690A" w14:textId="77777777">
            <w:pPr>
              <w:rPr>
                <w:sz w:val="14"/>
                <w:szCs w:val="14"/>
              </w:rPr>
            </w:pPr>
            <w:r w:rsidRPr="00AB09CA">
              <w:rPr>
                <w:sz w:val="14"/>
                <w:szCs w:val="14"/>
              </w:rPr>
              <w:t>Issue/error with computation</w:t>
            </w:r>
          </w:p>
        </w:tc>
        <w:tc>
          <w:tcPr>
            <w:tcW w:w="3481"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B09CA" w:rsidR="005E3B83" w:rsidP="000A4806" w:rsidRDefault="005E3B83" w14:paraId="296995ED" w14:textId="77777777">
            <w:pPr>
              <w:rPr>
                <w:sz w:val="14"/>
                <w:szCs w:val="14"/>
              </w:rPr>
            </w:pPr>
            <w:r w:rsidRPr="00AB09CA">
              <w:rPr>
                <w:sz w:val="14"/>
                <w:szCs w:val="14"/>
              </w:rPr>
              <w:t>1. Request USY to solve issue.</w:t>
            </w:r>
            <w:r w:rsidRPr="00AB09CA">
              <w:rPr>
                <w:sz w:val="14"/>
                <w:szCs w:val="14"/>
              </w:rPr>
              <w:br/>
            </w:r>
            <w:r w:rsidRPr="00AB09CA">
              <w:rPr>
                <w:sz w:val="14"/>
                <w:szCs w:val="14"/>
              </w:rPr>
              <w:t xml:space="preserve"> 2. If issue is not solved by Critical End Time, inform parties per e-mail.</w:t>
            </w:r>
          </w:p>
        </w:tc>
        <w:tc>
          <w:tcPr>
            <w:tcW w:w="71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B09CA" w:rsidR="005E3B83" w:rsidP="000A4806" w:rsidRDefault="005E3B83" w14:paraId="52A97126" w14:textId="77777777">
            <w:pPr>
              <w:rPr>
                <w:sz w:val="14"/>
                <w:szCs w:val="14"/>
              </w:rPr>
            </w:pPr>
            <w:r w:rsidRPr="00AB09CA">
              <w:rPr>
                <w:sz w:val="14"/>
                <w:szCs w:val="14"/>
              </w:rPr>
              <w:t>CCC</w:t>
            </w:r>
          </w:p>
        </w:tc>
        <w:tc>
          <w:tcPr>
            <w:tcW w:w="8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B09CA" w:rsidR="005E3B83" w:rsidP="000A4806" w:rsidRDefault="005E3B83" w14:paraId="4966A6A8" w14:textId="77777777">
            <w:pPr>
              <w:rPr>
                <w:sz w:val="14"/>
                <w:szCs w:val="14"/>
              </w:rPr>
            </w:pPr>
            <w:r w:rsidRPr="00AB09CA">
              <w:rPr>
                <w:sz w:val="14"/>
                <w:szCs w:val="14"/>
              </w:rPr>
              <w:t>Email</w:t>
            </w:r>
          </w:p>
        </w:tc>
        <w:tc>
          <w:tcPr>
            <w:tcW w:w="46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B09CA" w:rsidR="005E3B83" w:rsidP="000A4806" w:rsidRDefault="005E3B83" w14:paraId="02144B6F" w14:textId="77777777">
            <w:pPr>
              <w:rPr>
                <w:sz w:val="14"/>
                <w:szCs w:val="14"/>
              </w:rPr>
            </w:pPr>
            <w:r w:rsidRPr="00AB09CA">
              <w:rPr>
                <w:sz w:val="14"/>
                <w:szCs w:val="14"/>
              </w:rPr>
              <w:t>2</w:t>
            </w:r>
          </w:p>
        </w:tc>
      </w:tr>
    </w:tbl>
    <w:p w:rsidR="67A41994" w:rsidP="67A41994" w:rsidRDefault="67A41994" w14:paraId="5367E3EA" w14:textId="33216970"/>
    <w:p w:rsidRPr="005E3B83" w:rsidR="005E3B83" w:rsidP="00B47D5C" w:rsidRDefault="029219A7" w14:paraId="61321BAC" w14:textId="77777777">
      <w:pPr>
        <w:pStyle w:val="Heading2"/>
      </w:pPr>
      <w:bookmarkStart w:name="_Toc769407678" w:id="278"/>
      <w:bookmarkStart w:name="_Toc349600830" w:id="279"/>
      <w:bookmarkStart w:name="_Toc813492447" w:id="280"/>
      <w:bookmarkStart w:name="_Toc224121674" w:id="281"/>
      <w:r>
        <w:t>Nodal PTDF calculation</w:t>
      </w:r>
      <w:bookmarkEnd w:id="278"/>
      <w:bookmarkEnd w:id="279"/>
      <w:bookmarkEnd w:id="280"/>
      <w:bookmarkEnd w:id="281"/>
    </w:p>
    <w:p w:rsidRPr="005E3B83" w:rsidR="005E3B83" w:rsidP="000A4806" w:rsidRDefault="005E3B83" w14:paraId="5A5C898C" w14:textId="77777777">
      <w:pPr>
        <w:spacing w:after="240"/>
      </w:pPr>
      <w:r w:rsidRPr="005E3B83">
        <w:t>This sub-calculation, that is similar to the FB parameter calculation, starts after the CIA step has finished. It is specialized in a new slack bus selection with nodal PTDF computation and will export PTDF values for a specific required set of nodes.</w:t>
      </w:r>
    </w:p>
    <w:p w:rsidRPr="005E3B83" w:rsidR="005E3B83" w:rsidP="000A4806" w:rsidRDefault="005E3B83" w14:paraId="78CA01C5" w14:textId="6507C33E">
      <w:pPr>
        <w:spacing w:after="240"/>
      </w:pPr>
      <w:r w:rsidRPr="005E3B83">
        <w:t>The output of this step is ID2-935 – GLSK Nodal PTDFs.</w:t>
      </w:r>
    </w:p>
    <w:tbl>
      <w:tblPr>
        <w:tblW w:w="0" w:type="auto"/>
        <w:tblInd w:w="90" w:type="dxa"/>
        <w:tblLook w:val="04A0" w:firstRow="1" w:lastRow="0" w:firstColumn="1" w:lastColumn="0" w:noHBand="0" w:noVBand="1"/>
      </w:tblPr>
      <w:tblGrid>
        <w:gridCol w:w="1292"/>
        <w:gridCol w:w="959"/>
        <w:gridCol w:w="992"/>
        <w:gridCol w:w="842"/>
        <w:gridCol w:w="861"/>
        <w:gridCol w:w="867"/>
        <w:gridCol w:w="1130"/>
        <w:gridCol w:w="1040"/>
        <w:gridCol w:w="1205"/>
      </w:tblGrid>
      <w:tr w:rsidRPr="007C6BF7" w:rsidR="005E3B83" w:rsidTr="00B40048" w14:paraId="63C85E7E" w14:textId="77777777">
        <w:trPr>
          <w:trHeight w:val="279"/>
        </w:trPr>
        <w:tc>
          <w:tcPr>
            <w:tcW w:w="1292"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78B2E730" w14:textId="77777777">
            <w:pPr>
              <w:rPr>
                <w:sz w:val="14"/>
                <w:szCs w:val="14"/>
              </w:rPr>
            </w:pPr>
            <w:r w:rsidRPr="007C6BF7">
              <w:rPr>
                <w:sz w:val="14"/>
                <w:szCs w:val="14"/>
              </w:rPr>
              <w:t>Activity</w:t>
            </w:r>
          </w:p>
        </w:tc>
        <w:tc>
          <w:tcPr>
            <w:tcW w:w="95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025C09C3" w14:textId="77777777">
            <w:pPr>
              <w:rPr>
                <w:sz w:val="14"/>
                <w:szCs w:val="14"/>
              </w:rPr>
            </w:pPr>
            <w:r w:rsidRPr="007C6BF7">
              <w:rPr>
                <w:sz w:val="14"/>
                <w:szCs w:val="14"/>
              </w:rPr>
              <w:t>Owner</w:t>
            </w:r>
          </w:p>
        </w:tc>
        <w:tc>
          <w:tcPr>
            <w:tcW w:w="992"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1FEF31EB" w14:textId="77777777">
            <w:pPr>
              <w:rPr>
                <w:sz w:val="14"/>
                <w:szCs w:val="14"/>
              </w:rPr>
            </w:pPr>
            <w:r w:rsidRPr="007C6BF7">
              <w:rPr>
                <w:sz w:val="14"/>
                <w:szCs w:val="14"/>
              </w:rPr>
              <w:t>Tool</w:t>
            </w:r>
          </w:p>
        </w:tc>
        <w:tc>
          <w:tcPr>
            <w:tcW w:w="842"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365AC111" w14:textId="77777777">
            <w:pPr>
              <w:rPr>
                <w:sz w:val="14"/>
                <w:szCs w:val="14"/>
              </w:rPr>
            </w:pPr>
            <w:r w:rsidRPr="007C6BF7">
              <w:rPr>
                <w:sz w:val="14"/>
                <w:szCs w:val="14"/>
              </w:rPr>
              <w:t>Target Start Time</w:t>
            </w:r>
          </w:p>
        </w:tc>
        <w:tc>
          <w:tcPr>
            <w:tcW w:w="86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52AD7899" w14:textId="77777777">
            <w:pPr>
              <w:rPr>
                <w:sz w:val="14"/>
                <w:szCs w:val="14"/>
              </w:rPr>
            </w:pPr>
            <w:r w:rsidRPr="007C6BF7">
              <w:rPr>
                <w:sz w:val="14"/>
                <w:szCs w:val="14"/>
              </w:rPr>
              <w:t>Target End Time</w:t>
            </w:r>
          </w:p>
        </w:tc>
        <w:tc>
          <w:tcPr>
            <w:tcW w:w="86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63F87419" w14:textId="77777777">
            <w:pPr>
              <w:rPr>
                <w:sz w:val="14"/>
                <w:szCs w:val="14"/>
              </w:rPr>
            </w:pPr>
            <w:r w:rsidRPr="007C6BF7">
              <w:rPr>
                <w:sz w:val="14"/>
                <w:szCs w:val="14"/>
              </w:rPr>
              <w:t>Critical End Time</w:t>
            </w:r>
          </w:p>
        </w:tc>
        <w:tc>
          <w:tcPr>
            <w:tcW w:w="3375"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4D8AE036" w14:textId="77777777">
            <w:pPr>
              <w:rPr>
                <w:sz w:val="14"/>
                <w:szCs w:val="14"/>
              </w:rPr>
            </w:pPr>
            <w:r w:rsidRPr="007C6BF7">
              <w:rPr>
                <w:sz w:val="14"/>
                <w:szCs w:val="14"/>
              </w:rPr>
              <w:t>Data Exchange</w:t>
            </w:r>
          </w:p>
        </w:tc>
      </w:tr>
      <w:tr w:rsidRPr="007C6BF7" w:rsidR="005E3B83" w:rsidTr="00B40048" w14:paraId="147D41E5" w14:textId="77777777">
        <w:trPr>
          <w:trHeight w:val="279"/>
        </w:trPr>
        <w:tc>
          <w:tcPr>
            <w:tcW w:w="1292" w:type="dxa"/>
            <w:vMerge/>
          </w:tcPr>
          <w:p w:rsidRPr="007C6BF7" w:rsidR="005E3B83" w:rsidP="000A4806" w:rsidRDefault="005E3B83" w14:paraId="18DDF0AD" w14:textId="77777777">
            <w:pPr>
              <w:rPr>
                <w:sz w:val="14"/>
                <w:szCs w:val="14"/>
              </w:rPr>
            </w:pPr>
          </w:p>
        </w:tc>
        <w:tc>
          <w:tcPr>
            <w:tcW w:w="959" w:type="dxa"/>
            <w:vMerge/>
          </w:tcPr>
          <w:p w:rsidRPr="007C6BF7" w:rsidR="005E3B83" w:rsidP="000A4806" w:rsidRDefault="005E3B83" w14:paraId="1566DBB7" w14:textId="77777777">
            <w:pPr>
              <w:rPr>
                <w:sz w:val="14"/>
                <w:szCs w:val="14"/>
              </w:rPr>
            </w:pPr>
          </w:p>
        </w:tc>
        <w:tc>
          <w:tcPr>
            <w:tcW w:w="992" w:type="dxa"/>
            <w:vMerge/>
          </w:tcPr>
          <w:p w:rsidRPr="007C6BF7" w:rsidR="005E3B83" w:rsidP="000A4806" w:rsidRDefault="005E3B83" w14:paraId="2607BE2B" w14:textId="77777777">
            <w:pPr>
              <w:rPr>
                <w:sz w:val="14"/>
                <w:szCs w:val="14"/>
              </w:rPr>
            </w:pPr>
          </w:p>
        </w:tc>
        <w:tc>
          <w:tcPr>
            <w:tcW w:w="842" w:type="dxa"/>
            <w:vMerge/>
          </w:tcPr>
          <w:p w:rsidRPr="007C6BF7" w:rsidR="005E3B83" w:rsidP="000A4806" w:rsidRDefault="005E3B83" w14:paraId="1217446D" w14:textId="77777777">
            <w:pPr>
              <w:rPr>
                <w:sz w:val="14"/>
                <w:szCs w:val="14"/>
              </w:rPr>
            </w:pPr>
          </w:p>
        </w:tc>
        <w:tc>
          <w:tcPr>
            <w:tcW w:w="861" w:type="dxa"/>
            <w:vMerge/>
          </w:tcPr>
          <w:p w:rsidRPr="007C6BF7" w:rsidR="005E3B83" w:rsidP="000A4806" w:rsidRDefault="005E3B83" w14:paraId="21A8C40B" w14:textId="77777777">
            <w:pPr>
              <w:rPr>
                <w:sz w:val="14"/>
                <w:szCs w:val="14"/>
              </w:rPr>
            </w:pPr>
          </w:p>
        </w:tc>
        <w:tc>
          <w:tcPr>
            <w:tcW w:w="867" w:type="dxa"/>
            <w:vMerge/>
          </w:tcPr>
          <w:p w:rsidRPr="007C6BF7" w:rsidR="005E3B83" w:rsidP="000A4806" w:rsidRDefault="005E3B83" w14:paraId="6275A78C" w14:textId="77777777">
            <w:pPr>
              <w:rPr>
                <w:sz w:val="14"/>
                <w:szCs w:val="14"/>
              </w:rPr>
            </w:pPr>
          </w:p>
        </w:tc>
        <w:tc>
          <w:tcPr>
            <w:tcW w:w="1130"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56A97F9F" w14:textId="77777777">
            <w:pPr>
              <w:rPr>
                <w:sz w:val="14"/>
                <w:szCs w:val="14"/>
              </w:rPr>
            </w:pPr>
            <w:r w:rsidRPr="007C6BF7">
              <w:rPr>
                <w:sz w:val="14"/>
                <w:szCs w:val="14"/>
              </w:rPr>
              <w:t>Input</w:t>
            </w:r>
          </w:p>
        </w:tc>
        <w:tc>
          <w:tcPr>
            <w:tcW w:w="1040"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3F91E7D4" w14:textId="77777777">
            <w:pPr>
              <w:rPr>
                <w:sz w:val="14"/>
                <w:szCs w:val="14"/>
              </w:rPr>
            </w:pPr>
            <w:r w:rsidRPr="007C6BF7">
              <w:rPr>
                <w:sz w:val="14"/>
                <w:szCs w:val="14"/>
              </w:rPr>
              <w:t>Output</w:t>
            </w:r>
          </w:p>
        </w:tc>
        <w:tc>
          <w:tcPr>
            <w:tcW w:w="1205"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C6BF7" w:rsidR="005E3B83" w:rsidP="000A4806" w:rsidRDefault="005E3B83" w14:paraId="5B778D86" w14:textId="77777777">
            <w:pPr>
              <w:rPr>
                <w:sz w:val="14"/>
                <w:szCs w:val="14"/>
              </w:rPr>
            </w:pPr>
            <w:r w:rsidRPr="007C6BF7">
              <w:rPr>
                <w:sz w:val="14"/>
                <w:szCs w:val="14"/>
              </w:rPr>
              <w:t>Counter part</w:t>
            </w:r>
          </w:p>
        </w:tc>
      </w:tr>
      <w:tr w:rsidR="00B40048" w:rsidTr="005161AE" w14:paraId="0C75D89E" w14:textId="77777777">
        <w:trPr>
          <w:trHeight w:val="279"/>
        </w:trPr>
        <w:tc>
          <w:tcPr>
            <w:tcW w:w="129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4E9799ED" w14:textId="410978D0">
            <w:pPr>
              <w:rPr>
                <w:sz w:val="14"/>
                <w:szCs w:val="14"/>
              </w:rPr>
            </w:pPr>
            <w:r w:rsidRPr="6FA6F48F">
              <w:rPr>
                <w:sz w:val="14"/>
                <w:szCs w:val="14"/>
              </w:rPr>
              <w:t>Split flows before Trigger FBPCM for Nodal PTDF calculation</w:t>
            </w:r>
          </w:p>
        </w:tc>
        <w:tc>
          <w:tcPr>
            <w:tcW w:w="95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71875C93" w14:textId="2BB90609">
            <w:pPr>
              <w:rPr>
                <w:sz w:val="14"/>
                <w:szCs w:val="14"/>
              </w:rPr>
            </w:pPr>
            <w:r w:rsidRPr="6FA6F48F">
              <w:rPr>
                <w:sz w:val="14"/>
                <w:szCs w:val="14"/>
              </w:rPr>
              <w:t>CCC</w:t>
            </w:r>
          </w:p>
        </w:tc>
        <w:tc>
          <w:tcPr>
            <w:tcW w:w="99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7D976FD0" w14:textId="1C5571D0">
            <w:pPr>
              <w:rPr>
                <w:sz w:val="14"/>
                <w:szCs w:val="14"/>
              </w:rPr>
            </w:pPr>
            <w:r w:rsidRPr="6FA6F48F">
              <w:rPr>
                <w:sz w:val="14"/>
                <w:szCs w:val="14"/>
              </w:rPr>
              <w:t>CCCt</w:t>
            </w:r>
          </w:p>
        </w:tc>
        <w:tc>
          <w:tcPr>
            <w:tcW w:w="2570" w:type="dxa"/>
            <w:gridSpan w:val="3"/>
            <w:vMerge w:val="restart"/>
            <w:tcBorders>
              <w:top w:val="single" w:color="FFFFFF" w:themeColor="background1" w:sz="8" w:space="0"/>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0B40048" w:rsidP="000A4806" w:rsidRDefault="00B40048" w14:paraId="7968A20D" w14:textId="6CF02326">
            <w:pPr>
              <w:rPr>
                <w:sz w:val="14"/>
                <w:szCs w:val="14"/>
              </w:rPr>
            </w:pPr>
            <w:r w:rsidRPr="007C6BF7">
              <w:rPr>
                <w:sz w:val="14"/>
                <w:szCs w:val="14"/>
              </w:rPr>
              <w:t>See HLBP timetable as referred to under ‘2. Related documents’</w:t>
            </w:r>
          </w:p>
        </w:tc>
        <w:tc>
          <w:tcPr>
            <w:tcW w:w="113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75E40F5E" w14:textId="2F8EB0CF">
            <w:pPr>
              <w:rPr>
                <w:sz w:val="14"/>
                <w:szCs w:val="14"/>
              </w:rPr>
            </w:pPr>
            <w:r w:rsidRPr="6FA6F48F">
              <w:rPr>
                <w:sz w:val="14"/>
                <w:szCs w:val="14"/>
              </w:rPr>
              <w:t>-</w:t>
            </w:r>
          </w:p>
        </w:tc>
        <w:tc>
          <w:tcPr>
            <w:tcW w:w="104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79470A41" w14:textId="51F50785">
            <w:pPr>
              <w:rPr>
                <w:sz w:val="14"/>
                <w:szCs w:val="14"/>
              </w:rPr>
            </w:pPr>
            <w:r w:rsidRPr="6FA6F48F">
              <w:rPr>
                <w:sz w:val="14"/>
                <w:szCs w:val="14"/>
              </w:rPr>
              <w:t>-</w:t>
            </w:r>
          </w:p>
        </w:tc>
        <w:tc>
          <w:tcPr>
            <w:tcW w:w="120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4EF50C2E" w14:textId="48B22E39">
            <w:pPr>
              <w:rPr>
                <w:sz w:val="14"/>
                <w:szCs w:val="14"/>
              </w:rPr>
            </w:pPr>
            <w:r w:rsidRPr="6FA6F48F">
              <w:rPr>
                <w:sz w:val="14"/>
                <w:szCs w:val="14"/>
              </w:rPr>
              <w:t>-</w:t>
            </w:r>
          </w:p>
        </w:tc>
      </w:tr>
      <w:tr w:rsidRPr="007C6BF7" w:rsidR="00B40048" w:rsidTr="00B40048" w14:paraId="3540CA69" w14:textId="77777777">
        <w:trPr>
          <w:trHeight w:val="279"/>
        </w:trPr>
        <w:tc>
          <w:tcPr>
            <w:tcW w:w="129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2455BD78" w14:textId="77777777">
            <w:pPr>
              <w:rPr>
                <w:sz w:val="14"/>
                <w:szCs w:val="14"/>
              </w:rPr>
            </w:pPr>
            <w:r w:rsidRPr="007C6BF7">
              <w:rPr>
                <w:sz w:val="14"/>
                <w:szCs w:val="14"/>
              </w:rPr>
              <w:t>Trigger FBPCM for Nodal PTDF calculation</w:t>
            </w:r>
          </w:p>
        </w:tc>
        <w:tc>
          <w:tcPr>
            <w:tcW w:w="95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08525ED1" w14:textId="77777777">
            <w:pPr>
              <w:rPr>
                <w:sz w:val="14"/>
                <w:szCs w:val="14"/>
              </w:rPr>
            </w:pPr>
            <w:r w:rsidRPr="007C6BF7">
              <w:rPr>
                <w:sz w:val="14"/>
                <w:szCs w:val="14"/>
              </w:rPr>
              <w:t>CCC</w:t>
            </w:r>
          </w:p>
        </w:tc>
        <w:tc>
          <w:tcPr>
            <w:tcW w:w="99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5B0C3092" w14:textId="77777777">
            <w:pPr>
              <w:rPr>
                <w:sz w:val="14"/>
                <w:szCs w:val="14"/>
              </w:rPr>
            </w:pPr>
            <w:r w:rsidRPr="007C6BF7">
              <w:rPr>
                <w:sz w:val="14"/>
                <w:szCs w:val="14"/>
              </w:rPr>
              <w:t>CCCt</w:t>
            </w:r>
          </w:p>
        </w:tc>
        <w:tc>
          <w:tcPr>
            <w:tcW w:w="2570" w:type="dxa"/>
            <w:gridSpan w:val="3"/>
            <w:vMerge/>
            <w:tcBorders>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7C6BF7" w:rsidR="00B40048" w:rsidP="000A4806" w:rsidRDefault="00B40048" w14:paraId="6C413633" w14:textId="60746188">
            <w:pPr>
              <w:rPr>
                <w:sz w:val="14"/>
                <w:szCs w:val="14"/>
              </w:rPr>
            </w:pPr>
          </w:p>
        </w:tc>
        <w:tc>
          <w:tcPr>
            <w:tcW w:w="1130"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1CC92AC1" w14:textId="77777777">
            <w:pPr>
              <w:rPr>
                <w:sz w:val="14"/>
                <w:szCs w:val="14"/>
              </w:rPr>
            </w:pPr>
            <w:r w:rsidRPr="007C6BF7">
              <w:rPr>
                <w:sz w:val="14"/>
                <w:szCs w:val="14"/>
              </w:rPr>
              <w:t>-</w:t>
            </w:r>
          </w:p>
        </w:tc>
        <w:tc>
          <w:tcPr>
            <w:tcW w:w="104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6C79FB10" w14:textId="77777777">
            <w:pPr>
              <w:rPr>
                <w:sz w:val="14"/>
                <w:szCs w:val="14"/>
              </w:rPr>
            </w:pPr>
            <w:r w:rsidRPr="007C6BF7">
              <w:rPr>
                <w:sz w:val="14"/>
                <w:szCs w:val="14"/>
              </w:rPr>
              <w:t>-</w:t>
            </w:r>
          </w:p>
        </w:tc>
        <w:tc>
          <w:tcPr>
            <w:tcW w:w="120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1EA1838F" w14:textId="77777777">
            <w:pPr>
              <w:rPr>
                <w:sz w:val="14"/>
                <w:szCs w:val="14"/>
              </w:rPr>
            </w:pPr>
            <w:r w:rsidRPr="007C6BF7">
              <w:rPr>
                <w:sz w:val="14"/>
                <w:szCs w:val="14"/>
              </w:rPr>
              <w:t>-</w:t>
            </w:r>
          </w:p>
        </w:tc>
      </w:tr>
      <w:tr w:rsidRPr="007C6BF7" w:rsidR="00B40048" w:rsidTr="00B40048" w14:paraId="2F572875" w14:textId="77777777">
        <w:trPr>
          <w:trHeight w:val="279"/>
        </w:trPr>
        <w:tc>
          <w:tcPr>
            <w:tcW w:w="12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11A1E03C" w14:textId="77777777">
            <w:pPr>
              <w:rPr>
                <w:sz w:val="14"/>
                <w:szCs w:val="14"/>
              </w:rPr>
            </w:pPr>
            <w:r w:rsidRPr="007C6BF7">
              <w:rPr>
                <w:sz w:val="14"/>
                <w:szCs w:val="14"/>
              </w:rPr>
              <w:t>Process Nodal PTDF</w:t>
            </w:r>
          </w:p>
        </w:tc>
        <w:tc>
          <w:tcPr>
            <w:tcW w:w="9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0A241938" w14:textId="77777777">
            <w:pPr>
              <w:rPr>
                <w:sz w:val="14"/>
                <w:szCs w:val="14"/>
              </w:rPr>
            </w:pPr>
            <w:r w:rsidRPr="007C6BF7">
              <w:rPr>
                <w:sz w:val="14"/>
                <w:szCs w:val="14"/>
              </w:rPr>
              <w:t>CCC</w:t>
            </w:r>
          </w:p>
        </w:tc>
        <w:tc>
          <w:tcPr>
            <w:tcW w:w="9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25E82E65" w14:textId="77777777">
            <w:pPr>
              <w:rPr>
                <w:sz w:val="14"/>
                <w:szCs w:val="14"/>
              </w:rPr>
            </w:pPr>
            <w:r w:rsidRPr="007C6BF7">
              <w:rPr>
                <w:sz w:val="14"/>
                <w:szCs w:val="14"/>
              </w:rPr>
              <w:t>FBPCM</w:t>
            </w:r>
          </w:p>
        </w:tc>
        <w:tc>
          <w:tcPr>
            <w:tcW w:w="2570" w:type="dxa"/>
            <w:gridSpan w:val="3"/>
            <w:vMerge/>
            <w:tcBorders>
              <w:left w:val="single" w:color="FFFFFF" w:themeColor="background1" w:sz="8" w:space="0"/>
              <w:right w:val="single" w:color="FFFFFF" w:themeColor="background1" w:sz="4" w:space="0"/>
            </w:tcBorders>
          </w:tcPr>
          <w:p w:rsidRPr="007C6BF7" w:rsidR="00B40048" w:rsidP="000A4806" w:rsidRDefault="00B40048" w14:paraId="5748A33E" w14:textId="77777777">
            <w:pPr>
              <w:rPr>
                <w:sz w:val="14"/>
                <w:szCs w:val="14"/>
              </w:rPr>
            </w:pPr>
          </w:p>
        </w:tc>
        <w:tc>
          <w:tcPr>
            <w:tcW w:w="1130"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18AB7777" w14:textId="77777777">
            <w:pPr>
              <w:rPr>
                <w:sz w:val="14"/>
                <w:szCs w:val="14"/>
              </w:rPr>
            </w:pPr>
            <w:r w:rsidRPr="007C6BF7">
              <w:rPr>
                <w:sz w:val="14"/>
                <w:szCs w:val="14"/>
              </w:rPr>
              <w:t>-</w:t>
            </w:r>
          </w:p>
        </w:tc>
        <w:tc>
          <w:tcPr>
            <w:tcW w:w="10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0512BFF7" w14:textId="77777777">
            <w:pPr>
              <w:rPr>
                <w:sz w:val="14"/>
                <w:szCs w:val="14"/>
              </w:rPr>
            </w:pPr>
            <w:r w:rsidRPr="007C6BF7">
              <w:rPr>
                <w:sz w:val="14"/>
                <w:szCs w:val="14"/>
              </w:rPr>
              <w:t>-</w:t>
            </w:r>
          </w:p>
        </w:tc>
        <w:tc>
          <w:tcPr>
            <w:tcW w:w="12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3B5B0EE5" w14:textId="77777777">
            <w:pPr>
              <w:rPr>
                <w:sz w:val="14"/>
                <w:szCs w:val="14"/>
              </w:rPr>
            </w:pPr>
            <w:r w:rsidRPr="007C6BF7">
              <w:rPr>
                <w:sz w:val="14"/>
                <w:szCs w:val="14"/>
              </w:rPr>
              <w:t>-</w:t>
            </w:r>
          </w:p>
        </w:tc>
      </w:tr>
      <w:tr w:rsidRPr="007C6BF7" w:rsidR="00B40048" w:rsidTr="00B40048" w14:paraId="020FD9A7" w14:textId="77777777">
        <w:trPr>
          <w:trHeight w:val="279"/>
        </w:trPr>
        <w:tc>
          <w:tcPr>
            <w:tcW w:w="12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3DB7CBFF" w14:textId="77777777">
            <w:pPr>
              <w:rPr>
                <w:sz w:val="14"/>
                <w:szCs w:val="14"/>
              </w:rPr>
            </w:pPr>
            <w:r w:rsidRPr="007C6BF7">
              <w:rPr>
                <w:sz w:val="14"/>
                <w:szCs w:val="14"/>
              </w:rPr>
              <w:t>Distribute GLSK Nodal PTDFs</w:t>
            </w:r>
          </w:p>
        </w:tc>
        <w:tc>
          <w:tcPr>
            <w:tcW w:w="95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4F19D804" w14:textId="77777777">
            <w:pPr>
              <w:rPr>
                <w:sz w:val="14"/>
                <w:szCs w:val="14"/>
              </w:rPr>
            </w:pPr>
            <w:r w:rsidRPr="007C6BF7">
              <w:rPr>
                <w:sz w:val="14"/>
                <w:szCs w:val="14"/>
              </w:rPr>
              <w:t>CCC</w:t>
            </w:r>
          </w:p>
        </w:tc>
        <w:tc>
          <w:tcPr>
            <w:tcW w:w="9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2D80FE40" w14:textId="77777777">
            <w:pPr>
              <w:rPr>
                <w:sz w:val="14"/>
                <w:szCs w:val="14"/>
              </w:rPr>
            </w:pPr>
            <w:r w:rsidRPr="007C6BF7">
              <w:rPr>
                <w:sz w:val="14"/>
                <w:szCs w:val="14"/>
              </w:rPr>
              <w:t>CCCt</w:t>
            </w:r>
          </w:p>
        </w:tc>
        <w:tc>
          <w:tcPr>
            <w:tcW w:w="2570" w:type="dxa"/>
            <w:gridSpan w:val="3"/>
            <w:vMerge/>
            <w:tcBorders>
              <w:left w:val="single" w:color="FFFFFF" w:themeColor="background1" w:sz="8" w:space="0"/>
              <w:right w:val="single" w:color="FFFFFF" w:themeColor="background1" w:sz="4" w:space="0"/>
            </w:tcBorders>
          </w:tcPr>
          <w:p w:rsidRPr="007C6BF7" w:rsidR="00B40048" w:rsidP="000A4806" w:rsidRDefault="00B40048" w14:paraId="48A6AD33" w14:textId="77777777">
            <w:pPr>
              <w:rPr>
                <w:sz w:val="14"/>
                <w:szCs w:val="14"/>
              </w:rPr>
            </w:pPr>
          </w:p>
        </w:tc>
        <w:tc>
          <w:tcPr>
            <w:tcW w:w="1130"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3D4F5019" w14:textId="77777777">
            <w:pPr>
              <w:rPr>
                <w:sz w:val="14"/>
                <w:szCs w:val="14"/>
              </w:rPr>
            </w:pPr>
            <w:r w:rsidRPr="007C6BF7">
              <w:rPr>
                <w:sz w:val="14"/>
                <w:szCs w:val="14"/>
              </w:rPr>
              <w:t>-</w:t>
            </w:r>
          </w:p>
        </w:tc>
        <w:tc>
          <w:tcPr>
            <w:tcW w:w="104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26C0AF5E" w14:textId="77777777">
            <w:pPr>
              <w:rPr>
                <w:sz w:val="14"/>
                <w:szCs w:val="14"/>
              </w:rPr>
            </w:pPr>
            <w:r w:rsidRPr="007C6BF7">
              <w:rPr>
                <w:sz w:val="14"/>
                <w:szCs w:val="14"/>
              </w:rPr>
              <w:t>GLSK Nodal PTDFs</w:t>
            </w:r>
          </w:p>
        </w:tc>
        <w:tc>
          <w:tcPr>
            <w:tcW w:w="12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C6BF7" w:rsidR="00B40048" w:rsidP="000A4806" w:rsidRDefault="00B40048" w14:paraId="49146C49" w14:textId="77777777">
            <w:pPr>
              <w:rPr>
                <w:sz w:val="14"/>
                <w:szCs w:val="14"/>
              </w:rPr>
            </w:pPr>
            <w:r w:rsidRPr="007C6BF7">
              <w:rPr>
                <w:sz w:val="14"/>
                <w:szCs w:val="14"/>
              </w:rPr>
              <w:t>TSOs</w:t>
            </w:r>
          </w:p>
          <w:p w:rsidRPr="007C6BF7" w:rsidR="00B40048" w:rsidP="000A4806" w:rsidRDefault="00B40048" w14:paraId="2F8AFCC5" w14:textId="77777777">
            <w:pPr>
              <w:rPr>
                <w:sz w:val="14"/>
                <w:szCs w:val="14"/>
              </w:rPr>
            </w:pPr>
          </w:p>
        </w:tc>
      </w:tr>
    </w:tbl>
    <w:p w:rsidRPr="005E3B83" w:rsidR="005E3B83" w:rsidP="00B47D5C" w:rsidRDefault="47656B1D" w14:paraId="48882172" w14:textId="77777777">
      <w:pPr>
        <w:pStyle w:val="Heading3"/>
      </w:pPr>
      <w:bookmarkStart w:name="_Toc1515997903" w:id="282"/>
      <w:bookmarkStart w:name="_Toc1580272559" w:id="283"/>
      <w:r>
        <w:t>Backup and Fallback processes</w:t>
      </w:r>
      <w:bookmarkEnd w:id="282"/>
      <w:bookmarkEnd w:id="283"/>
    </w:p>
    <w:p w:rsidRPr="005E3B83" w:rsidR="005E3B83" w:rsidP="000A4806" w:rsidRDefault="005E3B83" w14:paraId="2977EB95" w14:textId="77777777">
      <w:pPr>
        <w:spacing w:after="240"/>
      </w:pPr>
      <w:r w:rsidRPr="005E3B83">
        <w:t>As soon as an issue with the CCCt is identified (e.g. blocking the process to run normally), the CCC must call or email Unicorn Core helpdesk.</w:t>
      </w:r>
    </w:p>
    <w:tbl>
      <w:tblPr>
        <w:tblW w:w="9307" w:type="dxa"/>
        <w:tblLook w:val="06A0" w:firstRow="1" w:lastRow="0" w:firstColumn="1" w:lastColumn="0" w:noHBand="1" w:noVBand="1"/>
      </w:tblPr>
      <w:tblGrid>
        <w:gridCol w:w="732"/>
        <w:gridCol w:w="990"/>
        <w:gridCol w:w="2220"/>
        <w:gridCol w:w="3026"/>
        <w:gridCol w:w="695"/>
        <w:gridCol w:w="844"/>
        <w:gridCol w:w="800"/>
      </w:tblGrid>
      <w:tr w:rsidRPr="007C6BF7" w:rsidR="00D55E94" w:rsidTr="47E385B5" w14:paraId="5EBABD87" w14:textId="77777777">
        <w:trPr>
          <w:trHeight w:val="514"/>
        </w:trPr>
        <w:tc>
          <w:tcPr>
            <w:tcW w:w="732"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7C6BF7" w:rsidR="005E3B83" w:rsidP="000A4806" w:rsidRDefault="005E3B83" w14:paraId="78956C72" w14:textId="77777777">
            <w:pPr>
              <w:rPr>
                <w:sz w:val="14"/>
                <w:szCs w:val="14"/>
              </w:rPr>
            </w:pPr>
            <w:r w:rsidRPr="007C6BF7">
              <w:rPr>
                <w:sz w:val="14"/>
                <w:szCs w:val="14"/>
              </w:rPr>
              <w:t>Backup ID</w:t>
            </w:r>
          </w:p>
        </w:tc>
        <w:tc>
          <w:tcPr>
            <w:tcW w:w="99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C6BF7" w:rsidR="005E3B83" w:rsidP="000A4806" w:rsidRDefault="005E3B83" w14:paraId="176E4FE5" w14:textId="77777777">
            <w:pPr>
              <w:rPr>
                <w:sz w:val="14"/>
                <w:szCs w:val="14"/>
              </w:rPr>
            </w:pPr>
            <w:r w:rsidRPr="007C6BF7">
              <w:rPr>
                <w:sz w:val="14"/>
                <w:szCs w:val="14"/>
              </w:rPr>
              <w:t>Process Step</w:t>
            </w:r>
          </w:p>
        </w:tc>
        <w:tc>
          <w:tcPr>
            <w:tcW w:w="222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C6BF7" w:rsidR="005E3B83" w:rsidP="000A4806" w:rsidRDefault="005E3B83" w14:paraId="7DFBCF0B" w14:textId="77777777">
            <w:pPr>
              <w:rPr>
                <w:sz w:val="14"/>
                <w:szCs w:val="14"/>
              </w:rPr>
            </w:pPr>
            <w:r w:rsidRPr="007C6BF7">
              <w:rPr>
                <w:sz w:val="14"/>
                <w:szCs w:val="14"/>
              </w:rPr>
              <w:t>Description</w:t>
            </w:r>
          </w:p>
        </w:tc>
        <w:tc>
          <w:tcPr>
            <w:tcW w:w="302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C6BF7" w:rsidR="005E3B83" w:rsidP="000A4806" w:rsidRDefault="005E3B83" w14:paraId="4042C472" w14:textId="77777777">
            <w:pPr>
              <w:rPr>
                <w:sz w:val="14"/>
                <w:szCs w:val="14"/>
              </w:rPr>
            </w:pPr>
            <w:r w:rsidRPr="007C6BF7">
              <w:rPr>
                <w:sz w:val="14"/>
                <w:szCs w:val="14"/>
              </w:rPr>
              <w:t>Solution/Action</w:t>
            </w:r>
          </w:p>
        </w:tc>
        <w:tc>
          <w:tcPr>
            <w:tcW w:w="69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C6BF7" w:rsidR="005E3B83" w:rsidP="000A4806" w:rsidRDefault="005E3B83" w14:paraId="5C770F2C" w14:textId="77777777">
            <w:pPr>
              <w:rPr>
                <w:sz w:val="14"/>
                <w:szCs w:val="14"/>
              </w:rPr>
            </w:pPr>
            <w:r w:rsidRPr="007C6BF7">
              <w:rPr>
                <w:sz w:val="14"/>
                <w:szCs w:val="14"/>
              </w:rPr>
              <w:t>Owner</w:t>
            </w:r>
          </w:p>
        </w:tc>
        <w:tc>
          <w:tcPr>
            <w:tcW w:w="84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7C6BF7" w:rsidR="005E3B83" w:rsidP="000A4806" w:rsidRDefault="005E3B83" w14:paraId="5E8DE8F1" w14:textId="77777777">
            <w:pPr>
              <w:rPr>
                <w:sz w:val="14"/>
                <w:szCs w:val="14"/>
              </w:rPr>
            </w:pPr>
            <w:r w:rsidRPr="007C6BF7">
              <w:rPr>
                <w:sz w:val="14"/>
                <w:szCs w:val="14"/>
              </w:rPr>
              <w:t>Tool</w:t>
            </w:r>
          </w:p>
        </w:tc>
        <w:tc>
          <w:tcPr>
            <w:tcW w:w="800" w:type="dxa"/>
            <w:tcBorders>
              <w:top w:val="nil"/>
              <w:left w:val="single" w:color="FFFFFF" w:themeColor="background1" w:sz="8" w:space="0"/>
              <w:bottom w:val="nil"/>
              <w:right w:val="nil"/>
            </w:tcBorders>
            <w:shd w:val="clear" w:color="auto" w:fill="2F2F2F" w:themeFill="text2" w:themeFillShade="80"/>
            <w:vAlign w:val="center"/>
          </w:tcPr>
          <w:p w:rsidRPr="007C6BF7" w:rsidR="005E3B83" w:rsidP="000A4806" w:rsidRDefault="005E3B83" w14:paraId="052E5D37" w14:textId="77777777">
            <w:pPr>
              <w:rPr>
                <w:sz w:val="14"/>
                <w:szCs w:val="14"/>
              </w:rPr>
            </w:pPr>
            <w:r w:rsidRPr="007C6BF7">
              <w:rPr>
                <w:sz w:val="14"/>
                <w:szCs w:val="14"/>
              </w:rPr>
              <w:t>Email Template #</w:t>
            </w:r>
          </w:p>
        </w:tc>
      </w:tr>
      <w:tr w:rsidRPr="007C6BF7" w:rsidR="00D55E94" w:rsidTr="47E385B5" w14:paraId="735A8DCA" w14:textId="77777777">
        <w:trPr>
          <w:trHeight w:val="650"/>
        </w:trPr>
        <w:tc>
          <w:tcPr>
            <w:tcW w:w="732"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7C6BF7" w:rsidR="005E3B83" w:rsidP="000A4806" w:rsidRDefault="47E385B5" w14:paraId="3D05C6E0" w14:textId="4898A56E">
            <w:pPr>
              <w:rPr>
                <w:sz w:val="14"/>
                <w:szCs w:val="14"/>
              </w:rPr>
            </w:pPr>
            <w:r w:rsidRPr="47E385B5">
              <w:rPr>
                <w:sz w:val="14"/>
                <w:szCs w:val="14"/>
              </w:rPr>
              <w:t>ID2_21</w:t>
            </w:r>
          </w:p>
        </w:tc>
        <w:tc>
          <w:tcPr>
            <w:tcW w:w="990"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7C6BF7" w:rsidR="005E3B83" w:rsidP="000A4806" w:rsidRDefault="005E3B83" w14:paraId="21AB4942" w14:textId="77777777">
            <w:pPr>
              <w:rPr>
                <w:sz w:val="14"/>
                <w:szCs w:val="14"/>
              </w:rPr>
            </w:pPr>
            <w:r w:rsidRPr="007C6BF7">
              <w:rPr>
                <w:sz w:val="14"/>
                <w:szCs w:val="14"/>
              </w:rPr>
              <w:t>Nodal PTDF calculation</w:t>
            </w:r>
          </w:p>
        </w:tc>
        <w:tc>
          <w:tcPr>
            <w:tcW w:w="2220"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7C6BF7" w:rsidR="005E3B83" w:rsidP="000A4806" w:rsidRDefault="005E3B83" w14:paraId="43262033" w14:textId="77777777">
            <w:pPr>
              <w:rPr>
                <w:sz w:val="14"/>
                <w:szCs w:val="14"/>
              </w:rPr>
            </w:pPr>
            <w:r w:rsidRPr="007C6BF7">
              <w:rPr>
                <w:sz w:val="14"/>
                <w:szCs w:val="14"/>
              </w:rPr>
              <w:t>Issue/error with computation</w:t>
            </w:r>
          </w:p>
        </w:tc>
        <w:tc>
          <w:tcPr>
            <w:tcW w:w="302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C6BF7" w:rsidR="005E3B83" w:rsidP="000A4806" w:rsidRDefault="005E3B83" w14:paraId="28AE1959" w14:textId="77777777">
            <w:pPr>
              <w:rPr>
                <w:sz w:val="14"/>
                <w:szCs w:val="14"/>
              </w:rPr>
            </w:pPr>
            <w:r w:rsidRPr="007C6BF7">
              <w:rPr>
                <w:sz w:val="14"/>
                <w:szCs w:val="14"/>
              </w:rPr>
              <w:t>1. Request USY to solve issue.</w:t>
            </w:r>
            <w:r w:rsidRPr="007C6BF7">
              <w:rPr>
                <w:sz w:val="14"/>
                <w:szCs w:val="14"/>
              </w:rPr>
              <w:br/>
            </w:r>
            <w:r w:rsidRPr="007C6BF7">
              <w:rPr>
                <w:sz w:val="14"/>
                <w:szCs w:val="14"/>
              </w:rPr>
              <w:t xml:space="preserve"> 2. If issue is not solved by Critical End Time, inform parties per e-mail.</w:t>
            </w:r>
          </w:p>
        </w:tc>
        <w:tc>
          <w:tcPr>
            <w:tcW w:w="69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C6BF7" w:rsidR="005E3B83" w:rsidP="000A4806" w:rsidRDefault="005E3B83" w14:paraId="3A0F367C" w14:textId="77777777">
            <w:pPr>
              <w:rPr>
                <w:sz w:val="14"/>
                <w:szCs w:val="14"/>
              </w:rPr>
            </w:pPr>
            <w:r w:rsidRPr="007C6BF7">
              <w:rPr>
                <w:sz w:val="14"/>
                <w:szCs w:val="14"/>
              </w:rPr>
              <w:t>CCC</w:t>
            </w:r>
          </w:p>
        </w:tc>
        <w:tc>
          <w:tcPr>
            <w:tcW w:w="84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C6BF7" w:rsidR="005E3B83" w:rsidP="000A4806" w:rsidRDefault="005E3B83" w14:paraId="74AA1400" w14:textId="77777777">
            <w:pPr>
              <w:rPr>
                <w:sz w:val="14"/>
                <w:szCs w:val="14"/>
              </w:rPr>
            </w:pPr>
            <w:r w:rsidRPr="007C6BF7">
              <w:rPr>
                <w:sz w:val="14"/>
                <w:szCs w:val="14"/>
              </w:rPr>
              <w:t>Email</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7C6BF7" w:rsidR="005E3B83" w:rsidP="000A4806" w:rsidRDefault="005E3B83" w14:paraId="3BCE45DA" w14:textId="77777777">
            <w:pPr>
              <w:rPr>
                <w:sz w:val="14"/>
                <w:szCs w:val="14"/>
              </w:rPr>
            </w:pPr>
            <w:r w:rsidRPr="007C6BF7">
              <w:rPr>
                <w:sz w:val="14"/>
                <w:szCs w:val="14"/>
              </w:rPr>
              <w:t>2</w:t>
            </w:r>
          </w:p>
        </w:tc>
      </w:tr>
    </w:tbl>
    <w:p w:rsidR="00B40048" w:rsidP="00B40048" w:rsidRDefault="00B40048" w14:paraId="63A762AE" w14:textId="77777777">
      <w:bookmarkStart w:name="_Toc947682567" w:id="284"/>
      <w:bookmarkStart w:name="_Toc139768057" w:id="285"/>
      <w:bookmarkStart w:name="_Toc1694724615" w:id="286"/>
    </w:p>
    <w:p w:rsidRPr="005E3B83" w:rsidR="005E3B83" w:rsidP="00B47D5C" w:rsidRDefault="029219A7" w14:paraId="042E7EF9" w14:textId="240B617B">
      <w:pPr>
        <w:pStyle w:val="Heading2"/>
      </w:pPr>
      <w:bookmarkStart w:name="_Toc224121675" w:id="287"/>
      <w:r>
        <w:t>Translate Domain to AAC</w:t>
      </w:r>
      <w:bookmarkEnd w:id="284"/>
      <w:bookmarkEnd w:id="285"/>
      <w:bookmarkEnd w:id="286"/>
      <w:bookmarkEnd w:id="287"/>
    </w:p>
    <w:p w:rsidRPr="005E3B83" w:rsidR="005E3B83" w:rsidP="000A4806" w:rsidRDefault="005E3B83" w14:paraId="06C9BB8D" w14:textId="77777777">
      <w:pPr>
        <w:spacing w:after="240"/>
      </w:pPr>
      <w:r w:rsidRPr="005E3B83">
        <w:t>During this process step FB domain is translated into AAC and results are distributed via MD-936 for which the resolution depends on the resolution of entrance AACs.</w:t>
      </w:r>
    </w:p>
    <w:p w:rsidRPr="005E3B83" w:rsidR="005E3B83" w:rsidP="000A4806" w:rsidRDefault="005E3B83" w14:paraId="042CC055" w14:textId="77777777">
      <w:r w:rsidRPr="005E3B83">
        <w:t>The following prerequisites are required to perform this step:</w:t>
      </w:r>
    </w:p>
    <w:p w:rsidRPr="005E3B83" w:rsidR="005E3B83" w:rsidP="00750DB4" w:rsidRDefault="005E3B83" w14:paraId="48A1BE56" w14:textId="7E1CAFE1">
      <w:pPr>
        <w:pStyle w:val="ListParagraph"/>
        <w:numPr>
          <w:ilvl w:val="0"/>
          <w:numId w:val="30"/>
        </w:numPr>
        <w:spacing w:after="240"/>
      </w:pPr>
      <w:r w:rsidRPr="005E3B83">
        <w:t>Completion of the previous process step</w:t>
      </w:r>
    </w:p>
    <w:p w:rsidRPr="005E3B83" w:rsidR="005E3B83" w:rsidP="000A4806" w:rsidRDefault="005E3B83" w14:paraId="000FCCFA" w14:textId="77777777">
      <w:r w:rsidRPr="005E3B83">
        <w:t>The outputs are:</w:t>
      </w:r>
    </w:p>
    <w:p w:rsidRPr="005E3B83" w:rsidR="005E3B83" w:rsidP="00750DB4" w:rsidRDefault="00852782" w14:paraId="79373D3A" w14:textId="1AE334B8">
      <w:pPr>
        <w:pStyle w:val="ListParagraph"/>
        <w:numPr>
          <w:ilvl w:val="0"/>
          <w:numId w:val="30"/>
        </w:numPr>
        <w:spacing w:after="240"/>
      </w:pPr>
      <w:r>
        <w:t>ID2-</w:t>
      </w:r>
      <w:r w:rsidRPr="005E3B83" w:rsidR="005E3B83">
        <w:t>990 -FBPCM DQC report</w:t>
      </w:r>
    </w:p>
    <w:p w:rsidRPr="005E3B83" w:rsidR="005E3B83" w:rsidP="00750DB4" w:rsidRDefault="00852782" w14:paraId="5734D2EE" w14:textId="196A3171">
      <w:pPr>
        <w:pStyle w:val="ListParagraph"/>
        <w:numPr>
          <w:ilvl w:val="0"/>
          <w:numId w:val="30"/>
        </w:numPr>
        <w:spacing w:after="240"/>
      </w:pPr>
      <w:r>
        <w:t>ID2-</w:t>
      </w:r>
      <w:r w:rsidRPr="005E3B83" w:rsidR="005E3B83">
        <w:t>924- FBPCM log and cfg</w:t>
      </w:r>
    </w:p>
    <w:p w:rsidRPr="009A182D" w:rsidR="005E3B83" w:rsidP="00750DB4" w:rsidRDefault="00852782" w14:paraId="56CD1AE2" w14:textId="19F7712D">
      <w:pPr>
        <w:pStyle w:val="ListParagraph"/>
        <w:numPr>
          <w:ilvl w:val="0"/>
          <w:numId w:val="30"/>
        </w:numPr>
        <w:spacing w:after="240"/>
      </w:pPr>
      <w:r>
        <w:t>ID2-</w:t>
      </w:r>
      <w:r w:rsidRPr="005E3B83" w:rsidR="005E3B83">
        <w:t>936- AAC FB domain</w:t>
      </w:r>
    </w:p>
    <w:tbl>
      <w:tblPr>
        <w:tblW w:w="0" w:type="auto"/>
        <w:tblInd w:w="90" w:type="dxa"/>
        <w:tblLook w:val="04A0" w:firstRow="1" w:lastRow="0" w:firstColumn="1" w:lastColumn="0" w:noHBand="0" w:noVBand="1"/>
      </w:tblPr>
      <w:tblGrid>
        <w:gridCol w:w="1285"/>
        <w:gridCol w:w="958"/>
        <w:gridCol w:w="992"/>
        <w:gridCol w:w="842"/>
        <w:gridCol w:w="861"/>
        <w:gridCol w:w="867"/>
        <w:gridCol w:w="1129"/>
        <w:gridCol w:w="1050"/>
        <w:gridCol w:w="1204"/>
      </w:tblGrid>
      <w:tr w:rsidRPr="00A0718E" w:rsidR="005E3B83" w:rsidTr="005D1606" w14:paraId="7ECEC5D5" w14:textId="77777777">
        <w:trPr>
          <w:trHeight w:val="279"/>
        </w:trPr>
        <w:tc>
          <w:tcPr>
            <w:tcW w:w="128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158D2D17" w14:textId="77777777">
            <w:pPr>
              <w:rPr>
                <w:sz w:val="14"/>
                <w:szCs w:val="14"/>
              </w:rPr>
            </w:pPr>
            <w:r w:rsidRPr="00A0718E">
              <w:rPr>
                <w:sz w:val="14"/>
                <w:szCs w:val="14"/>
              </w:rPr>
              <w:t>Activity</w:t>
            </w:r>
          </w:p>
        </w:tc>
        <w:tc>
          <w:tcPr>
            <w:tcW w:w="95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64078ECA" w14:textId="77777777">
            <w:pPr>
              <w:rPr>
                <w:sz w:val="14"/>
                <w:szCs w:val="14"/>
              </w:rPr>
            </w:pPr>
            <w:r w:rsidRPr="00A0718E">
              <w:rPr>
                <w:sz w:val="14"/>
                <w:szCs w:val="14"/>
              </w:rPr>
              <w:t>Owner</w:t>
            </w:r>
          </w:p>
        </w:tc>
        <w:tc>
          <w:tcPr>
            <w:tcW w:w="992"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10FDC782" w14:textId="77777777">
            <w:pPr>
              <w:rPr>
                <w:sz w:val="14"/>
                <w:szCs w:val="14"/>
              </w:rPr>
            </w:pPr>
            <w:r w:rsidRPr="00A0718E">
              <w:rPr>
                <w:sz w:val="14"/>
                <w:szCs w:val="14"/>
              </w:rPr>
              <w:t>Tool</w:t>
            </w:r>
          </w:p>
        </w:tc>
        <w:tc>
          <w:tcPr>
            <w:tcW w:w="842"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72DB7DD2" w14:textId="77777777">
            <w:pPr>
              <w:rPr>
                <w:sz w:val="14"/>
                <w:szCs w:val="14"/>
              </w:rPr>
            </w:pPr>
            <w:r w:rsidRPr="00A0718E">
              <w:rPr>
                <w:sz w:val="14"/>
                <w:szCs w:val="14"/>
              </w:rPr>
              <w:t>Target Start Time</w:t>
            </w:r>
          </w:p>
        </w:tc>
        <w:tc>
          <w:tcPr>
            <w:tcW w:w="86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6976D8F3" w14:textId="77777777">
            <w:pPr>
              <w:rPr>
                <w:sz w:val="14"/>
                <w:szCs w:val="14"/>
              </w:rPr>
            </w:pPr>
            <w:r w:rsidRPr="00A0718E">
              <w:rPr>
                <w:sz w:val="14"/>
                <w:szCs w:val="14"/>
              </w:rPr>
              <w:t>Target End Time</w:t>
            </w:r>
          </w:p>
        </w:tc>
        <w:tc>
          <w:tcPr>
            <w:tcW w:w="867"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0F6DBF44" w14:textId="77777777">
            <w:pPr>
              <w:rPr>
                <w:sz w:val="14"/>
                <w:szCs w:val="14"/>
              </w:rPr>
            </w:pPr>
            <w:r w:rsidRPr="00A0718E">
              <w:rPr>
                <w:sz w:val="14"/>
                <w:szCs w:val="14"/>
              </w:rPr>
              <w:t>Critical End Time</w:t>
            </w:r>
          </w:p>
        </w:tc>
        <w:tc>
          <w:tcPr>
            <w:tcW w:w="3383"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004F5725" w14:textId="77777777">
            <w:pPr>
              <w:rPr>
                <w:sz w:val="14"/>
                <w:szCs w:val="14"/>
              </w:rPr>
            </w:pPr>
            <w:r w:rsidRPr="00A0718E">
              <w:rPr>
                <w:sz w:val="14"/>
                <w:szCs w:val="14"/>
              </w:rPr>
              <w:t>Data Exchange</w:t>
            </w:r>
          </w:p>
        </w:tc>
      </w:tr>
      <w:tr w:rsidRPr="00A0718E" w:rsidR="005E3B83" w:rsidTr="005D1606" w14:paraId="54C7E8C2" w14:textId="77777777">
        <w:trPr>
          <w:trHeight w:val="279"/>
        </w:trPr>
        <w:tc>
          <w:tcPr>
            <w:tcW w:w="1285" w:type="dxa"/>
            <w:vMerge/>
          </w:tcPr>
          <w:p w:rsidRPr="00A0718E" w:rsidR="005E3B83" w:rsidP="000A4806" w:rsidRDefault="005E3B83" w14:paraId="5D8880B4" w14:textId="77777777">
            <w:pPr>
              <w:rPr>
                <w:sz w:val="14"/>
                <w:szCs w:val="14"/>
              </w:rPr>
            </w:pPr>
          </w:p>
        </w:tc>
        <w:tc>
          <w:tcPr>
            <w:tcW w:w="958" w:type="dxa"/>
            <w:vMerge/>
          </w:tcPr>
          <w:p w:rsidRPr="00A0718E" w:rsidR="005E3B83" w:rsidP="000A4806" w:rsidRDefault="005E3B83" w14:paraId="58BE5913" w14:textId="77777777">
            <w:pPr>
              <w:rPr>
                <w:sz w:val="14"/>
                <w:szCs w:val="14"/>
              </w:rPr>
            </w:pPr>
          </w:p>
        </w:tc>
        <w:tc>
          <w:tcPr>
            <w:tcW w:w="992" w:type="dxa"/>
            <w:vMerge/>
          </w:tcPr>
          <w:p w:rsidRPr="00A0718E" w:rsidR="005E3B83" w:rsidP="000A4806" w:rsidRDefault="005E3B83" w14:paraId="196C0605" w14:textId="77777777">
            <w:pPr>
              <w:rPr>
                <w:sz w:val="14"/>
                <w:szCs w:val="14"/>
              </w:rPr>
            </w:pPr>
          </w:p>
        </w:tc>
        <w:tc>
          <w:tcPr>
            <w:tcW w:w="842" w:type="dxa"/>
            <w:vMerge/>
          </w:tcPr>
          <w:p w:rsidRPr="00A0718E" w:rsidR="005E3B83" w:rsidP="000A4806" w:rsidRDefault="005E3B83" w14:paraId="602FB8AB" w14:textId="77777777">
            <w:pPr>
              <w:rPr>
                <w:sz w:val="14"/>
                <w:szCs w:val="14"/>
              </w:rPr>
            </w:pPr>
          </w:p>
        </w:tc>
        <w:tc>
          <w:tcPr>
            <w:tcW w:w="861" w:type="dxa"/>
            <w:vMerge/>
          </w:tcPr>
          <w:p w:rsidRPr="00A0718E" w:rsidR="005E3B83" w:rsidP="000A4806" w:rsidRDefault="005E3B83" w14:paraId="21CC6392" w14:textId="77777777">
            <w:pPr>
              <w:rPr>
                <w:sz w:val="14"/>
                <w:szCs w:val="14"/>
              </w:rPr>
            </w:pPr>
          </w:p>
        </w:tc>
        <w:tc>
          <w:tcPr>
            <w:tcW w:w="867" w:type="dxa"/>
            <w:vMerge/>
          </w:tcPr>
          <w:p w:rsidRPr="00A0718E" w:rsidR="005E3B83" w:rsidP="000A4806" w:rsidRDefault="005E3B83" w14:paraId="39149DA6" w14:textId="77777777">
            <w:pPr>
              <w:rPr>
                <w:sz w:val="14"/>
                <w:szCs w:val="14"/>
              </w:rPr>
            </w:pPr>
          </w:p>
        </w:tc>
        <w:tc>
          <w:tcPr>
            <w:tcW w:w="1129"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66F0B953" w14:textId="77777777">
            <w:pPr>
              <w:rPr>
                <w:sz w:val="14"/>
                <w:szCs w:val="14"/>
              </w:rPr>
            </w:pPr>
            <w:r w:rsidRPr="00A0718E">
              <w:rPr>
                <w:sz w:val="14"/>
                <w:szCs w:val="14"/>
              </w:rPr>
              <w:t>Input</w:t>
            </w:r>
          </w:p>
        </w:tc>
        <w:tc>
          <w:tcPr>
            <w:tcW w:w="1050"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3C02A50E" w14:textId="77777777">
            <w:pPr>
              <w:rPr>
                <w:sz w:val="14"/>
                <w:szCs w:val="14"/>
              </w:rPr>
            </w:pPr>
            <w:r w:rsidRPr="00A0718E">
              <w:rPr>
                <w:sz w:val="14"/>
                <w:szCs w:val="14"/>
              </w:rPr>
              <w:t>Output</w:t>
            </w:r>
          </w:p>
        </w:tc>
        <w:tc>
          <w:tcPr>
            <w:tcW w:w="1204"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5E3B83" w:rsidP="000A4806" w:rsidRDefault="005E3B83" w14:paraId="4C82E63F" w14:textId="77777777">
            <w:pPr>
              <w:rPr>
                <w:sz w:val="14"/>
                <w:szCs w:val="14"/>
              </w:rPr>
            </w:pPr>
            <w:r w:rsidRPr="00A0718E">
              <w:rPr>
                <w:sz w:val="14"/>
                <w:szCs w:val="14"/>
              </w:rPr>
              <w:t>Counter part</w:t>
            </w:r>
          </w:p>
        </w:tc>
      </w:tr>
      <w:tr w:rsidR="00B40048" w:rsidTr="004A5A72" w14:paraId="25D6EB80" w14:textId="77777777">
        <w:trPr>
          <w:trHeight w:val="279"/>
        </w:trPr>
        <w:tc>
          <w:tcPr>
            <w:tcW w:w="128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76421289" w14:textId="3383FE13">
            <w:pPr>
              <w:rPr>
                <w:sz w:val="14"/>
                <w:szCs w:val="14"/>
              </w:rPr>
            </w:pPr>
            <w:r w:rsidRPr="6FA6F48F">
              <w:rPr>
                <w:sz w:val="14"/>
                <w:szCs w:val="14"/>
              </w:rPr>
              <w:t>Split flows before trigger FBPCM for Translate FB Domain to AAC</w:t>
            </w:r>
          </w:p>
        </w:tc>
        <w:tc>
          <w:tcPr>
            <w:tcW w:w="95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3B4222EB" w14:textId="0D69D5EE">
            <w:pPr>
              <w:rPr>
                <w:sz w:val="14"/>
                <w:szCs w:val="14"/>
              </w:rPr>
            </w:pPr>
            <w:r w:rsidRPr="6FA6F48F">
              <w:rPr>
                <w:sz w:val="14"/>
                <w:szCs w:val="14"/>
              </w:rPr>
              <w:t>CCC</w:t>
            </w:r>
          </w:p>
        </w:tc>
        <w:tc>
          <w:tcPr>
            <w:tcW w:w="99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29AEF093" w14:textId="098948F5">
            <w:pPr>
              <w:rPr>
                <w:sz w:val="14"/>
                <w:szCs w:val="14"/>
              </w:rPr>
            </w:pPr>
            <w:r w:rsidRPr="6FA6F48F">
              <w:rPr>
                <w:sz w:val="14"/>
                <w:szCs w:val="14"/>
              </w:rPr>
              <w:t>CCCt</w:t>
            </w:r>
          </w:p>
        </w:tc>
        <w:tc>
          <w:tcPr>
            <w:tcW w:w="2570" w:type="dxa"/>
            <w:gridSpan w:val="3"/>
            <w:vMerge w:val="restart"/>
            <w:tcBorders>
              <w:top w:val="single" w:color="FFFFFF" w:themeColor="background1" w:sz="8" w:space="0"/>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0B40048" w:rsidP="000A4806" w:rsidRDefault="00B40048" w14:paraId="4F81C11B" w14:textId="6CCF8808">
            <w:pPr>
              <w:rPr>
                <w:sz w:val="14"/>
                <w:szCs w:val="14"/>
              </w:rPr>
            </w:pPr>
            <w:r w:rsidRPr="00A0718E">
              <w:rPr>
                <w:sz w:val="14"/>
                <w:szCs w:val="14"/>
              </w:rPr>
              <w:t>See HLBP timetable as referred to under ‘2. Related documents’</w:t>
            </w:r>
          </w:p>
        </w:tc>
        <w:tc>
          <w:tcPr>
            <w:tcW w:w="1129"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75BA8986" w14:textId="7889B4B1">
            <w:pPr>
              <w:rPr>
                <w:sz w:val="14"/>
                <w:szCs w:val="14"/>
              </w:rPr>
            </w:pPr>
          </w:p>
        </w:tc>
        <w:tc>
          <w:tcPr>
            <w:tcW w:w="105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7AC9039B" w14:textId="68C638BB">
            <w:pPr>
              <w:rPr>
                <w:sz w:val="14"/>
                <w:szCs w:val="14"/>
              </w:rPr>
            </w:pPr>
          </w:p>
        </w:tc>
        <w:tc>
          <w:tcPr>
            <w:tcW w:w="120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B40048" w:rsidP="67A41994" w:rsidRDefault="00B40048" w14:paraId="1A904F81" w14:textId="3939C224">
            <w:pPr>
              <w:rPr>
                <w:sz w:val="14"/>
                <w:szCs w:val="14"/>
              </w:rPr>
            </w:pPr>
          </w:p>
        </w:tc>
      </w:tr>
      <w:tr w:rsidRPr="00A0718E" w:rsidR="00B40048" w:rsidTr="004A5A72" w14:paraId="0C690B0D" w14:textId="77777777">
        <w:trPr>
          <w:trHeight w:val="279"/>
        </w:trPr>
        <w:tc>
          <w:tcPr>
            <w:tcW w:w="128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14394D92" w14:textId="77777777">
            <w:pPr>
              <w:rPr>
                <w:sz w:val="14"/>
                <w:szCs w:val="14"/>
              </w:rPr>
            </w:pPr>
            <w:r w:rsidRPr="00A0718E">
              <w:rPr>
                <w:sz w:val="14"/>
                <w:szCs w:val="14"/>
              </w:rPr>
              <w:t>Trigger FBPCM for Translate FB Domain to AAC</w:t>
            </w:r>
          </w:p>
        </w:tc>
        <w:tc>
          <w:tcPr>
            <w:tcW w:w="958"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75618D83" w14:textId="77777777">
            <w:pPr>
              <w:rPr>
                <w:sz w:val="14"/>
                <w:szCs w:val="14"/>
              </w:rPr>
            </w:pPr>
            <w:r w:rsidRPr="00A0718E">
              <w:rPr>
                <w:sz w:val="14"/>
                <w:szCs w:val="14"/>
              </w:rPr>
              <w:t>CCC</w:t>
            </w:r>
          </w:p>
        </w:tc>
        <w:tc>
          <w:tcPr>
            <w:tcW w:w="992"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3A7ED2A0" w14:textId="77777777">
            <w:pPr>
              <w:rPr>
                <w:sz w:val="14"/>
                <w:szCs w:val="14"/>
              </w:rPr>
            </w:pPr>
            <w:r w:rsidRPr="00A0718E">
              <w:rPr>
                <w:sz w:val="14"/>
                <w:szCs w:val="14"/>
              </w:rPr>
              <w:t>CCCt</w:t>
            </w:r>
          </w:p>
        </w:tc>
        <w:tc>
          <w:tcPr>
            <w:tcW w:w="2570" w:type="dxa"/>
            <w:gridSpan w:val="3"/>
            <w:vMerge/>
            <w:tcBorders>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A0718E" w:rsidR="00B40048" w:rsidP="000A4806" w:rsidRDefault="00B40048" w14:paraId="2B75DEEC" w14:textId="059B5FB7">
            <w:pPr>
              <w:rPr>
                <w:sz w:val="14"/>
                <w:szCs w:val="14"/>
              </w:rPr>
            </w:pPr>
          </w:p>
        </w:tc>
        <w:tc>
          <w:tcPr>
            <w:tcW w:w="1129"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63F5C73E" w14:textId="77777777">
            <w:pPr>
              <w:rPr>
                <w:sz w:val="14"/>
                <w:szCs w:val="14"/>
              </w:rPr>
            </w:pPr>
            <w:r w:rsidRPr="00A0718E">
              <w:rPr>
                <w:sz w:val="14"/>
                <w:szCs w:val="14"/>
              </w:rPr>
              <w:t>-</w:t>
            </w:r>
          </w:p>
        </w:tc>
        <w:tc>
          <w:tcPr>
            <w:tcW w:w="105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66E9889C" w14:textId="77777777">
            <w:pPr>
              <w:rPr>
                <w:sz w:val="14"/>
                <w:szCs w:val="14"/>
              </w:rPr>
            </w:pPr>
            <w:r w:rsidRPr="00A0718E">
              <w:rPr>
                <w:sz w:val="14"/>
                <w:szCs w:val="14"/>
              </w:rPr>
              <w:t>-</w:t>
            </w:r>
          </w:p>
        </w:tc>
        <w:tc>
          <w:tcPr>
            <w:tcW w:w="120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282AC8E0" w14:textId="77777777">
            <w:pPr>
              <w:rPr>
                <w:sz w:val="14"/>
                <w:szCs w:val="14"/>
              </w:rPr>
            </w:pPr>
            <w:r w:rsidRPr="00A0718E">
              <w:rPr>
                <w:sz w:val="14"/>
                <w:szCs w:val="14"/>
              </w:rPr>
              <w:t>-</w:t>
            </w:r>
          </w:p>
        </w:tc>
      </w:tr>
      <w:tr w:rsidRPr="00A0718E" w:rsidR="00B40048" w:rsidTr="004A5A72" w14:paraId="5BE76A0D" w14:textId="77777777">
        <w:trPr>
          <w:trHeight w:val="279"/>
        </w:trPr>
        <w:tc>
          <w:tcPr>
            <w:tcW w:w="12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34D9A4C0" w14:textId="77777777">
            <w:pPr>
              <w:rPr>
                <w:sz w:val="14"/>
                <w:szCs w:val="14"/>
              </w:rPr>
            </w:pPr>
            <w:r w:rsidRPr="00A0718E">
              <w:rPr>
                <w:sz w:val="14"/>
                <w:szCs w:val="14"/>
              </w:rPr>
              <w:t>Process Translate FB Domain to AAC</w:t>
            </w:r>
          </w:p>
        </w:tc>
        <w:tc>
          <w:tcPr>
            <w:tcW w:w="95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1C9227FA" w14:textId="77777777">
            <w:pPr>
              <w:rPr>
                <w:sz w:val="14"/>
                <w:szCs w:val="14"/>
              </w:rPr>
            </w:pPr>
            <w:r w:rsidRPr="00A0718E">
              <w:rPr>
                <w:sz w:val="14"/>
                <w:szCs w:val="14"/>
              </w:rPr>
              <w:t>CCC</w:t>
            </w:r>
          </w:p>
        </w:tc>
        <w:tc>
          <w:tcPr>
            <w:tcW w:w="9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2E146D93" w14:textId="77777777">
            <w:pPr>
              <w:rPr>
                <w:sz w:val="14"/>
                <w:szCs w:val="14"/>
              </w:rPr>
            </w:pPr>
            <w:r w:rsidRPr="00A0718E">
              <w:rPr>
                <w:sz w:val="14"/>
                <w:szCs w:val="14"/>
              </w:rPr>
              <w:t>FBPCM</w:t>
            </w:r>
          </w:p>
        </w:tc>
        <w:tc>
          <w:tcPr>
            <w:tcW w:w="2570" w:type="dxa"/>
            <w:gridSpan w:val="3"/>
            <w:vMerge/>
            <w:tcBorders>
              <w:left w:val="single" w:color="FFFFFF" w:themeColor="background1" w:sz="8" w:space="0"/>
              <w:right w:val="single" w:color="FFFFFF" w:themeColor="background1" w:sz="4" w:space="0"/>
            </w:tcBorders>
          </w:tcPr>
          <w:p w:rsidRPr="00A0718E" w:rsidR="00B40048" w:rsidP="000A4806" w:rsidRDefault="00B40048" w14:paraId="60BC6C61" w14:textId="77777777">
            <w:pPr>
              <w:rPr>
                <w:sz w:val="14"/>
                <w:szCs w:val="14"/>
              </w:rPr>
            </w:pPr>
          </w:p>
        </w:tc>
        <w:tc>
          <w:tcPr>
            <w:tcW w:w="1129"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3796A61F" w14:textId="77777777">
            <w:pPr>
              <w:rPr>
                <w:sz w:val="14"/>
                <w:szCs w:val="14"/>
              </w:rPr>
            </w:pPr>
            <w:r w:rsidRPr="00A0718E">
              <w:rPr>
                <w:sz w:val="14"/>
                <w:szCs w:val="14"/>
              </w:rPr>
              <w:t>-</w:t>
            </w:r>
          </w:p>
        </w:tc>
        <w:tc>
          <w:tcPr>
            <w:tcW w:w="10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296FC7C8" w14:textId="77777777">
            <w:pPr>
              <w:rPr>
                <w:sz w:val="14"/>
                <w:szCs w:val="14"/>
              </w:rPr>
            </w:pPr>
            <w:r w:rsidRPr="00A0718E">
              <w:rPr>
                <w:sz w:val="14"/>
                <w:szCs w:val="14"/>
              </w:rPr>
              <w:t>-</w:t>
            </w:r>
          </w:p>
        </w:tc>
        <w:tc>
          <w:tcPr>
            <w:tcW w:w="120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4050194D" w14:textId="77777777">
            <w:pPr>
              <w:rPr>
                <w:sz w:val="14"/>
                <w:szCs w:val="14"/>
              </w:rPr>
            </w:pPr>
            <w:r w:rsidRPr="00A0718E">
              <w:rPr>
                <w:sz w:val="14"/>
                <w:szCs w:val="14"/>
              </w:rPr>
              <w:t>-</w:t>
            </w:r>
          </w:p>
        </w:tc>
      </w:tr>
      <w:tr w:rsidRPr="00A0718E" w:rsidR="00B40048" w:rsidTr="004A5A72" w14:paraId="79606910" w14:textId="77777777">
        <w:trPr>
          <w:trHeight w:val="279"/>
        </w:trPr>
        <w:tc>
          <w:tcPr>
            <w:tcW w:w="12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57DC4EB6" w14:textId="77777777">
            <w:pPr>
              <w:rPr>
                <w:sz w:val="14"/>
                <w:szCs w:val="14"/>
              </w:rPr>
            </w:pPr>
            <w:r w:rsidRPr="00A0718E">
              <w:rPr>
                <w:sz w:val="14"/>
                <w:szCs w:val="14"/>
              </w:rPr>
              <w:t>Distribute FB Domain at AAC point</w:t>
            </w:r>
          </w:p>
        </w:tc>
        <w:tc>
          <w:tcPr>
            <w:tcW w:w="95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39C47BBA" w14:textId="77777777">
            <w:pPr>
              <w:rPr>
                <w:sz w:val="14"/>
                <w:szCs w:val="14"/>
              </w:rPr>
            </w:pPr>
            <w:r w:rsidRPr="00A0718E">
              <w:rPr>
                <w:sz w:val="14"/>
                <w:szCs w:val="14"/>
              </w:rPr>
              <w:t>CCC</w:t>
            </w:r>
          </w:p>
        </w:tc>
        <w:tc>
          <w:tcPr>
            <w:tcW w:w="9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41CB5FB8" w14:textId="77777777">
            <w:pPr>
              <w:rPr>
                <w:sz w:val="14"/>
                <w:szCs w:val="14"/>
              </w:rPr>
            </w:pPr>
            <w:r w:rsidRPr="00A0718E">
              <w:rPr>
                <w:sz w:val="14"/>
                <w:szCs w:val="14"/>
              </w:rPr>
              <w:t>CCCt</w:t>
            </w:r>
          </w:p>
        </w:tc>
        <w:tc>
          <w:tcPr>
            <w:tcW w:w="2570" w:type="dxa"/>
            <w:gridSpan w:val="3"/>
            <w:vMerge/>
            <w:tcBorders>
              <w:left w:val="single" w:color="FFFFFF" w:themeColor="background1" w:sz="8" w:space="0"/>
              <w:right w:val="single" w:color="FFFFFF" w:themeColor="background1" w:sz="4" w:space="0"/>
            </w:tcBorders>
          </w:tcPr>
          <w:p w:rsidRPr="00A0718E" w:rsidR="00B40048" w:rsidP="000A4806" w:rsidRDefault="00B40048" w14:paraId="3223E4D2" w14:textId="77777777">
            <w:pPr>
              <w:rPr>
                <w:sz w:val="14"/>
                <w:szCs w:val="14"/>
              </w:rPr>
            </w:pPr>
          </w:p>
        </w:tc>
        <w:tc>
          <w:tcPr>
            <w:tcW w:w="1129"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260E1100" w14:textId="77777777">
            <w:pPr>
              <w:rPr>
                <w:sz w:val="14"/>
                <w:szCs w:val="14"/>
              </w:rPr>
            </w:pPr>
            <w:r w:rsidRPr="00A0718E">
              <w:rPr>
                <w:sz w:val="14"/>
                <w:szCs w:val="14"/>
              </w:rPr>
              <w:t>-</w:t>
            </w:r>
          </w:p>
        </w:tc>
        <w:tc>
          <w:tcPr>
            <w:tcW w:w="10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04AEF622" w14:textId="77777777">
            <w:pPr>
              <w:rPr>
                <w:sz w:val="14"/>
                <w:szCs w:val="14"/>
              </w:rPr>
            </w:pPr>
            <w:r w:rsidRPr="00A0718E">
              <w:rPr>
                <w:sz w:val="14"/>
                <w:szCs w:val="14"/>
              </w:rPr>
              <w:t>AAC FB Domain</w:t>
            </w:r>
          </w:p>
        </w:tc>
        <w:tc>
          <w:tcPr>
            <w:tcW w:w="120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4725349E" w14:textId="77777777">
            <w:pPr>
              <w:rPr>
                <w:sz w:val="14"/>
                <w:szCs w:val="14"/>
              </w:rPr>
            </w:pPr>
            <w:r w:rsidRPr="00A0718E">
              <w:rPr>
                <w:sz w:val="14"/>
                <w:szCs w:val="14"/>
              </w:rPr>
              <w:t>TSOs</w:t>
            </w:r>
          </w:p>
        </w:tc>
      </w:tr>
      <w:tr w:rsidRPr="00A0718E" w:rsidR="00B40048" w:rsidTr="004A5A72" w14:paraId="11055CFC" w14:textId="77777777">
        <w:trPr>
          <w:trHeight w:val="279"/>
        </w:trPr>
        <w:tc>
          <w:tcPr>
            <w:tcW w:w="12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02AB7896" w14:textId="77777777">
            <w:pPr>
              <w:rPr>
                <w:sz w:val="14"/>
                <w:szCs w:val="14"/>
              </w:rPr>
            </w:pPr>
            <w:r w:rsidRPr="00A0718E">
              <w:rPr>
                <w:sz w:val="14"/>
                <w:szCs w:val="14"/>
              </w:rPr>
              <w:t>Create DQCs for FBPCM Response Statuses</w:t>
            </w:r>
          </w:p>
        </w:tc>
        <w:tc>
          <w:tcPr>
            <w:tcW w:w="95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073DCA05" w14:textId="77777777">
            <w:pPr>
              <w:rPr>
                <w:sz w:val="14"/>
                <w:szCs w:val="14"/>
              </w:rPr>
            </w:pPr>
            <w:r w:rsidRPr="00A0718E">
              <w:rPr>
                <w:sz w:val="14"/>
                <w:szCs w:val="14"/>
              </w:rPr>
              <w:t>CCC</w:t>
            </w:r>
          </w:p>
        </w:tc>
        <w:tc>
          <w:tcPr>
            <w:tcW w:w="9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687BC5C8" w14:textId="77777777">
            <w:pPr>
              <w:rPr>
                <w:sz w:val="14"/>
                <w:szCs w:val="14"/>
              </w:rPr>
            </w:pPr>
            <w:r w:rsidRPr="00A0718E">
              <w:rPr>
                <w:sz w:val="14"/>
                <w:szCs w:val="14"/>
              </w:rPr>
              <w:t>CCCt</w:t>
            </w:r>
          </w:p>
        </w:tc>
        <w:tc>
          <w:tcPr>
            <w:tcW w:w="2570" w:type="dxa"/>
            <w:gridSpan w:val="3"/>
            <w:vMerge/>
            <w:tcBorders>
              <w:left w:val="single" w:color="FFFFFF" w:themeColor="background1" w:sz="8" w:space="0"/>
              <w:right w:val="single" w:color="FFFFFF" w:themeColor="background1" w:sz="4" w:space="0"/>
            </w:tcBorders>
            <w:tcMar>
              <w:left w:w="99" w:type="dxa"/>
              <w:right w:w="99" w:type="dxa"/>
            </w:tcMar>
            <w:vAlign w:val="center"/>
          </w:tcPr>
          <w:p w:rsidRPr="00A0718E" w:rsidR="00B40048" w:rsidP="000A4806" w:rsidRDefault="00B40048" w14:paraId="6F5F81AE" w14:textId="77777777">
            <w:pPr>
              <w:rPr>
                <w:sz w:val="14"/>
                <w:szCs w:val="14"/>
              </w:rPr>
            </w:pPr>
          </w:p>
        </w:tc>
        <w:tc>
          <w:tcPr>
            <w:tcW w:w="1129"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3DFEE0AE" w14:textId="77777777">
            <w:pPr>
              <w:rPr>
                <w:sz w:val="14"/>
                <w:szCs w:val="14"/>
              </w:rPr>
            </w:pPr>
            <w:r w:rsidRPr="00A0718E">
              <w:rPr>
                <w:sz w:val="14"/>
                <w:szCs w:val="14"/>
              </w:rPr>
              <w:t>-</w:t>
            </w:r>
          </w:p>
        </w:tc>
        <w:tc>
          <w:tcPr>
            <w:tcW w:w="10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75FE3F69" w14:textId="77777777">
            <w:pPr>
              <w:rPr>
                <w:sz w:val="14"/>
                <w:szCs w:val="14"/>
              </w:rPr>
            </w:pPr>
            <w:r w:rsidRPr="00A0718E">
              <w:rPr>
                <w:sz w:val="14"/>
                <w:szCs w:val="14"/>
              </w:rPr>
              <w:t>-</w:t>
            </w:r>
          </w:p>
        </w:tc>
        <w:tc>
          <w:tcPr>
            <w:tcW w:w="120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B40048" w:rsidP="000A4806" w:rsidRDefault="00B40048" w14:paraId="35D394EF" w14:textId="77777777">
            <w:pPr>
              <w:rPr>
                <w:sz w:val="14"/>
                <w:szCs w:val="14"/>
              </w:rPr>
            </w:pPr>
            <w:r w:rsidRPr="00A0718E">
              <w:rPr>
                <w:sz w:val="14"/>
                <w:szCs w:val="14"/>
              </w:rPr>
              <w:t>-</w:t>
            </w:r>
          </w:p>
        </w:tc>
      </w:tr>
    </w:tbl>
    <w:p w:rsidRPr="00A0718E" w:rsidR="005E3B83" w:rsidP="00B47D5C" w:rsidRDefault="47656B1D" w14:paraId="53B11640" w14:textId="77777777">
      <w:pPr>
        <w:pStyle w:val="Heading3"/>
      </w:pPr>
      <w:bookmarkStart w:name="_Toc1347787524" w:id="288"/>
      <w:bookmarkStart w:name="_Toc1717414044" w:id="289"/>
      <w:r>
        <w:t>Backup and Fallback processes</w:t>
      </w:r>
      <w:bookmarkEnd w:id="288"/>
      <w:bookmarkEnd w:id="289"/>
    </w:p>
    <w:p w:rsidRPr="005E3B83" w:rsidR="005E3B83" w:rsidP="000A4806" w:rsidRDefault="005E3B83" w14:paraId="4BAF77B5" w14:textId="77777777">
      <w:pPr>
        <w:spacing w:after="240"/>
      </w:pPr>
      <w:r w:rsidRPr="00A0718E">
        <w:t>As soon</w:t>
      </w:r>
      <w:r w:rsidRPr="005E3B83">
        <w:t xml:space="preserve"> as an issue with the CCCt is identified (e.g. blocking the process to run normally), the CCC must call or email Unicorn Core helpdesk.</w:t>
      </w:r>
    </w:p>
    <w:tbl>
      <w:tblPr>
        <w:tblW w:w="9300" w:type="dxa"/>
        <w:tblLayout w:type="fixed"/>
        <w:tblLook w:val="06A0" w:firstRow="1" w:lastRow="0" w:firstColumn="1" w:lastColumn="0" w:noHBand="1" w:noVBand="1"/>
      </w:tblPr>
      <w:tblGrid>
        <w:gridCol w:w="755"/>
        <w:gridCol w:w="856"/>
        <w:gridCol w:w="1989"/>
        <w:gridCol w:w="3400"/>
        <w:gridCol w:w="884"/>
        <w:gridCol w:w="716"/>
        <w:gridCol w:w="700"/>
      </w:tblGrid>
      <w:tr w:rsidRPr="00A0718E" w:rsidR="00A66D00" w:rsidTr="101034C2" w14:paraId="6D6DE51E" w14:textId="77777777">
        <w:trPr>
          <w:trHeight w:val="510"/>
        </w:trPr>
        <w:tc>
          <w:tcPr>
            <w:tcW w:w="755"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25902828" w14:textId="77777777">
            <w:pPr>
              <w:rPr>
                <w:sz w:val="14"/>
                <w:szCs w:val="14"/>
              </w:rPr>
            </w:pPr>
            <w:r w:rsidRPr="00A0718E">
              <w:rPr>
                <w:sz w:val="14"/>
                <w:szCs w:val="14"/>
              </w:rPr>
              <w:t>Backup ID</w:t>
            </w:r>
          </w:p>
        </w:tc>
        <w:tc>
          <w:tcPr>
            <w:tcW w:w="85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2661525C" w14:textId="77777777">
            <w:pPr>
              <w:rPr>
                <w:sz w:val="14"/>
                <w:szCs w:val="14"/>
              </w:rPr>
            </w:pPr>
            <w:r w:rsidRPr="00A0718E">
              <w:rPr>
                <w:sz w:val="14"/>
                <w:szCs w:val="14"/>
              </w:rPr>
              <w:t>Process Step</w:t>
            </w:r>
          </w:p>
        </w:tc>
        <w:tc>
          <w:tcPr>
            <w:tcW w:w="1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7EA1665D" w14:textId="77777777">
            <w:pPr>
              <w:rPr>
                <w:sz w:val="14"/>
                <w:szCs w:val="14"/>
              </w:rPr>
            </w:pPr>
            <w:r w:rsidRPr="00A0718E">
              <w:rPr>
                <w:sz w:val="14"/>
                <w:szCs w:val="14"/>
              </w:rPr>
              <w:t>Description</w:t>
            </w:r>
          </w:p>
        </w:tc>
        <w:tc>
          <w:tcPr>
            <w:tcW w:w="340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10E100EA" w14:textId="77777777">
            <w:pPr>
              <w:rPr>
                <w:sz w:val="14"/>
                <w:szCs w:val="14"/>
              </w:rPr>
            </w:pPr>
            <w:r w:rsidRPr="00A0718E">
              <w:rPr>
                <w:sz w:val="14"/>
                <w:szCs w:val="14"/>
              </w:rPr>
              <w:t>Solution/Action</w:t>
            </w:r>
          </w:p>
        </w:tc>
        <w:tc>
          <w:tcPr>
            <w:tcW w:w="884"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22ECBFB1" w14:textId="77777777">
            <w:pPr>
              <w:rPr>
                <w:sz w:val="14"/>
                <w:szCs w:val="14"/>
              </w:rPr>
            </w:pPr>
            <w:r w:rsidRPr="00A0718E">
              <w:rPr>
                <w:sz w:val="14"/>
                <w:szCs w:val="14"/>
              </w:rPr>
              <w:t>Owner</w:t>
            </w:r>
          </w:p>
        </w:tc>
        <w:tc>
          <w:tcPr>
            <w:tcW w:w="716"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6F82A2FE" w14:textId="77777777">
            <w:pPr>
              <w:rPr>
                <w:sz w:val="14"/>
                <w:szCs w:val="14"/>
              </w:rPr>
            </w:pPr>
            <w:r w:rsidRPr="00A0718E">
              <w:rPr>
                <w:sz w:val="14"/>
                <w:szCs w:val="14"/>
              </w:rPr>
              <w:t>Tool</w:t>
            </w:r>
          </w:p>
        </w:tc>
        <w:tc>
          <w:tcPr>
            <w:tcW w:w="700" w:type="dxa"/>
            <w:tcBorders>
              <w:top w:val="nil"/>
              <w:left w:val="single" w:color="FFFFFF" w:themeColor="background1" w:sz="8" w:space="0"/>
              <w:bottom w:val="nil"/>
              <w:right w:val="nil"/>
            </w:tcBorders>
            <w:shd w:val="clear" w:color="auto" w:fill="2F2F2F" w:themeFill="text2" w:themeFillShade="80"/>
            <w:vAlign w:val="center"/>
          </w:tcPr>
          <w:p w:rsidRPr="00A0718E" w:rsidR="005E3B83" w:rsidP="000A4806" w:rsidRDefault="005E3B83" w14:paraId="01B3E53C" w14:textId="77777777">
            <w:pPr>
              <w:rPr>
                <w:sz w:val="14"/>
                <w:szCs w:val="14"/>
              </w:rPr>
            </w:pPr>
            <w:r w:rsidRPr="00A0718E">
              <w:rPr>
                <w:sz w:val="14"/>
                <w:szCs w:val="14"/>
              </w:rPr>
              <w:t>Email Template #</w:t>
            </w:r>
          </w:p>
        </w:tc>
      </w:tr>
      <w:tr w:rsidRPr="00A0718E" w:rsidR="00A66D00" w:rsidTr="101034C2" w14:paraId="5B6A1D13" w14:textId="77777777">
        <w:trPr>
          <w:trHeight w:val="645"/>
        </w:trPr>
        <w:tc>
          <w:tcPr>
            <w:tcW w:w="755" w:type="dxa"/>
            <w:tcBorders>
              <w:top w:val="single" w:color="FFFFFF" w:themeColor="background1" w:sz="8" w:space="0"/>
              <w:left w:val="single" w:color="FFFFFF" w:themeColor="background1" w:sz="8" w:space="0"/>
              <w:bottom w:val="single" w:color="FFFFFF" w:themeColor="background1" w:sz="8" w:space="0"/>
              <w:right w:val="nil"/>
            </w:tcBorders>
            <w:shd w:val="clear" w:color="auto" w:fill="BFBFBF" w:themeFill="background1" w:themeFillShade="BF"/>
            <w:vAlign w:val="center"/>
          </w:tcPr>
          <w:p w:rsidRPr="00A0718E" w:rsidR="005E3B83" w:rsidP="000A4806" w:rsidRDefault="47E385B5" w14:paraId="2BFBA431" w14:textId="6DE035B9">
            <w:pPr>
              <w:rPr>
                <w:sz w:val="14"/>
                <w:szCs w:val="14"/>
              </w:rPr>
            </w:pPr>
            <w:r w:rsidRPr="47E385B5">
              <w:rPr>
                <w:sz w:val="14"/>
                <w:szCs w:val="14"/>
              </w:rPr>
              <w:t>ID2_22</w:t>
            </w:r>
          </w:p>
        </w:tc>
        <w:tc>
          <w:tcPr>
            <w:tcW w:w="856"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A0718E" w:rsidR="005E3B83" w:rsidP="000A4806" w:rsidRDefault="005E3B83" w14:paraId="6FD6B2C1" w14:textId="77777777">
            <w:pPr>
              <w:rPr>
                <w:sz w:val="14"/>
                <w:szCs w:val="14"/>
              </w:rPr>
            </w:pPr>
            <w:r w:rsidRPr="00A0718E">
              <w:rPr>
                <w:sz w:val="14"/>
                <w:szCs w:val="14"/>
              </w:rPr>
              <w:t>Translate FB domain at AACs</w:t>
            </w:r>
          </w:p>
        </w:tc>
        <w:tc>
          <w:tcPr>
            <w:tcW w:w="1989"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A0718E" w:rsidR="005E3B83" w:rsidP="000A4806" w:rsidRDefault="005E3B83" w14:paraId="1A9496D8" w14:textId="77777777">
            <w:pPr>
              <w:rPr>
                <w:sz w:val="14"/>
                <w:szCs w:val="14"/>
              </w:rPr>
            </w:pPr>
            <w:r w:rsidRPr="00A0718E">
              <w:rPr>
                <w:sz w:val="14"/>
                <w:szCs w:val="14"/>
              </w:rPr>
              <w:t>Issue/error with computation</w:t>
            </w:r>
          </w:p>
        </w:tc>
        <w:tc>
          <w:tcPr>
            <w:tcW w:w="34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5E3B83" w:rsidP="000A4806" w:rsidRDefault="005E3B83" w14:paraId="516B9257" w14:textId="77777777">
            <w:pPr>
              <w:rPr>
                <w:sz w:val="14"/>
                <w:szCs w:val="14"/>
              </w:rPr>
            </w:pPr>
            <w:r w:rsidRPr="00A0718E">
              <w:rPr>
                <w:sz w:val="14"/>
                <w:szCs w:val="14"/>
              </w:rPr>
              <w:t>1. Request USY to solve issue.</w:t>
            </w:r>
            <w:r w:rsidRPr="00A0718E">
              <w:rPr>
                <w:sz w:val="14"/>
                <w:szCs w:val="14"/>
              </w:rPr>
              <w:br/>
            </w:r>
            <w:r w:rsidRPr="00A0718E">
              <w:rPr>
                <w:sz w:val="14"/>
                <w:szCs w:val="14"/>
              </w:rPr>
              <w:t>2. If issue is not solved by Critical End Time, inform parties per e-mail.</w:t>
            </w:r>
          </w:p>
        </w:tc>
        <w:tc>
          <w:tcPr>
            <w:tcW w:w="884"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5E3B83" w:rsidP="000A4806" w:rsidRDefault="005E3B83" w14:paraId="26DA0473" w14:textId="77777777">
            <w:pPr>
              <w:rPr>
                <w:sz w:val="14"/>
                <w:szCs w:val="14"/>
              </w:rPr>
            </w:pPr>
            <w:r w:rsidRPr="00A0718E">
              <w:rPr>
                <w:sz w:val="14"/>
                <w:szCs w:val="14"/>
              </w:rPr>
              <w:t>CCC</w:t>
            </w:r>
          </w:p>
        </w:tc>
        <w:tc>
          <w:tcPr>
            <w:tcW w:w="716"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5E3B83" w:rsidP="000A4806" w:rsidRDefault="005E3B83" w14:paraId="14E97863" w14:textId="77777777">
            <w:pPr>
              <w:rPr>
                <w:sz w:val="14"/>
                <w:szCs w:val="14"/>
              </w:rPr>
            </w:pPr>
            <w:r w:rsidRPr="00A0718E">
              <w:rPr>
                <w:sz w:val="14"/>
                <w:szCs w:val="14"/>
              </w:rPr>
              <w:t>Email</w:t>
            </w:r>
          </w:p>
        </w:tc>
        <w:tc>
          <w:tcPr>
            <w:tcW w:w="7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5E3B83" w:rsidP="000A4806" w:rsidRDefault="005E3B83" w14:paraId="5BBC21D0" w14:textId="77777777">
            <w:pPr>
              <w:rPr>
                <w:sz w:val="14"/>
                <w:szCs w:val="14"/>
              </w:rPr>
            </w:pPr>
            <w:r w:rsidRPr="00A0718E">
              <w:rPr>
                <w:sz w:val="14"/>
                <w:szCs w:val="14"/>
              </w:rPr>
              <w:t>2</w:t>
            </w:r>
          </w:p>
        </w:tc>
      </w:tr>
    </w:tbl>
    <w:p w:rsidR="00B40048" w:rsidP="00B40048" w:rsidRDefault="00B40048" w14:paraId="59DB9B83" w14:textId="77777777">
      <w:pPr>
        <w:rPr>
          <w:highlight w:val="yellow"/>
        </w:rPr>
      </w:pPr>
    </w:p>
    <w:p w:rsidRPr="00B40048" w:rsidR="101034C2" w:rsidP="101034C2" w:rsidRDefault="1C6A2CF3" w14:paraId="4D298327" w14:textId="36F46BE2">
      <w:pPr>
        <w:pStyle w:val="Heading2"/>
      </w:pPr>
      <w:bookmarkStart w:name="_Toc224121676" w:id="290"/>
      <w:r w:rsidRPr="00B40048">
        <w:t>Net Positions from RefProg Computation</w:t>
      </w:r>
      <w:bookmarkEnd w:id="290"/>
    </w:p>
    <w:p w:rsidR="00B515CD" w:rsidP="1C6A2CF3" w:rsidRDefault="1C6A2CF3" w14:paraId="2FD6A9E3" w14:textId="44BD9CDF">
      <w:r w:rsidRPr="00B40048">
        <w:t>During this process step the FBPCM translates the RefProg results into Net Position</w:t>
      </w:r>
      <w:r w:rsidRPr="00B40048" w:rsidR="00F6328B">
        <w:t xml:space="preserve"> vector</w:t>
      </w:r>
      <w:r w:rsidRPr="00B40048" w:rsidR="00B515CD">
        <w:t xml:space="preserve"> to be used as the starting point for the intraday capacity calculation.</w:t>
      </w:r>
      <w:r w:rsidR="00B515CD">
        <w:t xml:space="preserve"> </w:t>
      </w:r>
    </w:p>
    <w:p w:rsidR="00B515CD" w:rsidP="1C6A2CF3" w:rsidRDefault="00B515CD" w14:paraId="5F8D777B" w14:textId="3937E277"/>
    <w:tbl>
      <w:tblPr>
        <w:tblW w:w="0" w:type="auto"/>
        <w:tblInd w:w="90" w:type="dxa"/>
        <w:tblLook w:val="04A0" w:firstRow="1" w:lastRow="0" w:firstColumn="1" w:lastColumn="0" w:noHBand="0" w:noVBand="1"/>
      </w:tblPr>
      <w:tblGrid>
        <w:gridCol w:w="1314"/>
        <w:gridCol w:w="955"/>
        <w:gridCol w:w="989"/>
        <w:gridCol w:w="839"/>
        <w:gridCol w:w="858"/>
        <w:gridCol w:w="865"/>
        <w:gridCol w:w="1123"/>
        <w:gridCol w:w="1046"/>
        <w:gridCol w:w="1199"/>
      </w:tblGrid>
      <w:tr w:rsidRPr="00A0718E" w:rsidR="00B515CD" w:rsidTr="00A406EF" w14:paraId="50D212C9" w14:textId="77777777">
        <w:trPr>
          <w:trHeight w:val="279"/>
        </w:trPr>
        <w:tc>
          <w:tcPr>
            <w:tcW w:w="131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3A6B375C" w14:textId="77777777">
            <w:pPr>
              <w:rPr>
                <w:sz w:val="14"/>
                <w:szCs w:val="14"/>
              </w:rPr>
            </w:pPr>
            <w:r w:rsidRPr="00A0718E">
              <w:rPr>
                <w:sz w:val="14"/>
                <w:szCs w:val="14"/>
              </w:rPr>
              <w:t>Activity</w:t>
            </w:r>
          </w:p>
        </w:tc>
        <w:tc>
          <w:tcPr>
            <w:tcW w:w="95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3E3786A9" w14:textId="77777777">
            <w:pPr>
              <w:rPr>
                <w:sz w:val="14"/>
                <w:szCs w:val="14"/>
              </w:rPr>
            </w:pPr>
            <w:r w:rsidRPr="00A0718E">
              <w:rPr>
                <w:sz w:val="14"/>
                <w:szCs w:val="14"/>
              </w:rPr>
              <w:t>Owner</w:t>
            </w:r>
          </w:p>
        </w:tc>
        <w:tc>
          <w:tcPr>
            <w:tcW w:w="9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7335D636" w14:textId="77777777">
            <w:pPr>
              <w:rPr>
                <w:sz w:val="14"/>
                <w:szCs w:val="14"/>
              </w:rPr>
            </w:pPr>
            <w:r w:rsidRPr="00A0718E">
              <w:rPr>
                <w:sz w:val="14"/>
                <w:szCs w:val="14"/>
              </w:rPr>
              <w:t>Tool</w:t>
            </w:r>
          </w:p>
        </w:tc>
        <w:tc>
          <w:tcPr>
            <w:tcW w:w="83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7367C721" w14:textId="77777777">
            <w:pPr>
              <w:rPr>
                <w:sz w:val="14"/>
                <w:szCs w:val="14"/>
              </w:rPr>
            </w:pPr>
            <w:r w:rsidRPr="00A0718E">
              <w:rPr>
                <w:sz w:val="14"/>
                <w:szCs w:val="14"/>
              </w:rPr>
              <w:t>Target Start Time</w:t>
            </w:r>
          </w:p>
        </w:tc>
        <w:tc>
          <w:tcPr>
            <w:tcW w:w="85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6F4F4462" w14:textId="77777777">
            <w:pPr>
              <w:rPr>
                <w:sz w:val="14"/>
                <w:szCs w:val="14"/>
              </w:rPr>
            </w:pPr>
            <w:r w:rsidRPr="00A0718E">
              <w:rPr>
                <w:sz w:val="14"/>
                <w:szCs w:val="14"/>
              </w:rPr>
              <w:t>Target End Time</w:t>
            </w:r>
          </w:p>
        </w:tc>
        <w:tc>
          <w:tcPr>
            <w:tcW w:w="86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4EFF4622" w14:textId="77777777">
            <w:pPr>
              <w:rPr>
                <w:sz w:val="14"/>
                <w:szCs w:val="14"/>
              </w:rPr>
            </w:pPr>
            <w:r w:rsidRPr="00A0718E">
              <w:rPr>
                <w:sz w:val="14"/>
                <w:szCs w:val="14"/>
              </w:rPr>
              <w:t>Critical End Time</w:t>
            </w:r>
          </w:p>
        </w:tc>
        <w:tc>
          <w:tcPr>
            <w:tcW w:w="3368"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32325ACC" w14:textId="77777777">
            <w:pPr>
              <w:rPr>
                <w:sz w:val="14"/>
                <w:szCs w:val="14"/>
              </w:rPr>
            </w:pPr>
            <w:r w:rsidRPr="00A0718E">
              <w:rPr>
                <w:sz w:val="14"/>
                <w:szCs w:val="14"/>
              </w:rPr>
              <w:t>Data Exchange</w:t>
            </w:r>
          </w:p>
        </w:tc>
      </w:tr>
      <w:tr w:rsidRPr="00A0718E" w:rsidR="00B515CD" w:rsidTr="00A406EF" w14:paraId="21A46E97" w14:textId="77777777">
        <w:trPr>
          <w:trHeight w:val="279"/>
        </w:trPr>
        <w:tc>
          <w:tcPr>
            <w:tcW w:w="1314" w:type="dxa"/>
            <w:vMerge/>
          </w:tcPr>
          <w:p w:rsidRPr="00A0718E" w:rsidR="00B515CD" w:rsidP="00E15B2B" w:rsidRDefault="00B515CD" w14:paraId="26277838" w14:textId="77777777">
            <w:pPr>
              <w:rPr>
                <w:sz w:val="14"/>
                <w:szCs w:val="14"/>
              </w:rPr>
            </w:pPr>
          </w:p>
        </w:tc>
        <w:tc>
          <w:tcPr>
            <w:tcW w:w="955" w:type="dxa"/>
            <w:vMerge/>
          </w:tcPr>
          <w:p w:rsidRPr="00A0718E" w:rsidR="00B515CD" w:rsidP="00E15B2B" w:rsidRDefault="00B515CD" w14:paraId="533BD5F5" w14:textId="77777777">
            <w:pPr>
              <w:rPr>
                <w:sz w:val="14"/>
                <w:szCs w:val="14"/>
              </w:rPr>
            </w:pPr>
          </w:p>
        </w:tc>
        <w:tc>
          <w:tcPr>
            <w:tcW w:w="989" w:type="dxa"/>
            <w:vMerge/>
          </w:tcPr>
          <w:p w:rsidRPr="00A0718E" w:rsidR="00B515CD" w:rsidP="00E15B2B" w:rsidRDefault="00B515CD" w14:paraId="398BFB22" w14:textId="77777777">
            <w:pPr>
              <w:rPr>
                <w:sz w:val="14"/>
                <w:szCs w:val="14"/>
              </w:rPr>
            </w:pPr>
          </w:p>
        </w:tc>
        <w:tc>
          <w:tcPr>
            <w:tcW w:w="839" w:type="dxa"/>
            <w:vMerge/>
          </w:tcPr>
          <w:p w:rsidRPr="00A0718E" w:rsidR="00B515CD" w:rsidP="00E15B2B" w:rsidRDefault="00B515CD" w14:paraId="4A2E2D1B" w14:textId="77777777">
            <w:pPr>
              <w:rPr>
                <w:sz w:val="14"/>
                <w:szCs w:val="14"/>
              </w:rPr>
            </w:pPr>
          </w:p>
        </w:tc>
        <w:tc>
          <w:tcPr>
            <w:tcW w:w="858" w:type="dxa"/>
            <w:vMerge/>
          </w:tcPr>
          <w:p w:rsidRPr="00A0718E" w:rsidR="00B515CD" w:rsidP="00E15B2B" w:rsidRDefault="00B515CD" w14:paraId="688531E8" w14:textId="77777777">
            <w:pPr>
              <w:rPr>
                <w:sz w:val="14"/>
                <w:szCs w:val="14"/>
              </w:rPr>
            </w:pPr>
          </w:p>
        </w:tc>
        <w:tc>
          <w:tcPr>
            <w:tcW w:w="865" w:type="dxa"/>
            <w:vMerge/>
          </w:tcPr>
          <w:p w:rsidRPr="00A0718E" w:rsidR="00B515CD" w:rsidP="00E15B2B" w:rsidRDefault="00B515CD" w14:paraId="58D88DF6"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06CAF9CD" w14:textId="77777777">
            <w:pPr>
              <w:rPr>
                <w:sz w:val="14"/>
                <w:szCs w:val="14"/>
              </w:rPr>
            </w:pPr>
            <w:r w:rsidRPr="00A0718E">
              <w:rPr>
                <w:sz w:val="14"/>
                <w:szCs w:val="14"/>
              </w:rPr>
              <w:t>Input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33DDE260" w14:textId="77777777">
            <w:pPr>
              <w:rPr>
                <w:sz w:val="14"/>
                <w:szCs w:val="14"/>
              </w:rPr>
            </w:pPr>
            <w:r w:rsidRPr="00A0718E">
              <w:rPr>
                <w:sz w:val="14"/>
                <w:szCs w:val="14"/>
              </w:rPr>
              <w:t>Output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B515CD" w:rsidP="00E15B2B" w:rsidRDefault="00B515CD" w14:paraId="6242397D" w14:textId="77777777">
            <w:pPr>
              <w:rPr>
                <w:sz w:val="14"/>
                <w:szCs w:val="14"/>
              </w:rPr>
            </w:pPr>
            <w:r w:rsidRPr="00A0718E">
              <w:rPr>
                <w:sz w:val="14"/>
                <w:szCs w:val="14"/>
              </w:rPr>
              <w:t>Counter part</w:t>
            </w:r>
          </w:p>
        </w:tc>
      </w:tr>
      <w:tr w:rsidR="005D1606" w:rsidTr="00333CCC" w14:paraId="6D42D29E"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D1606" w:rsidP="00E15B2B" w:rsidRDefault="005D1606" w14:paraId="3C336C33" w14:textId="07F13246">
            <w:pPr>
              <w:rPr>
                <w:sz w:val="14"/>
                <w:szCs w:val="14"/>
              </w:rPr>
            </w:pPr>
            <w:r w:rsidRPr="00F6328B">
              <w:rPr>
                <w:sz w:val="14"/>
                <w:szCs w:val="14"/>
              </w:rPr>
              <w:t>Split flows before Trigger N</w:t>
            </w:r>
            <w:r>
              <w:rPr>
                <w:sz w:val="14"/>
                <w:szCs w:val="14"/>
              </w:rPr>
              <w:t xml:space="preserve">et </w:t>
            </w:r>
            <w:r w:rsidRPr="00F6328B">
              <w:rPr>
                <w:sz w:val="14"/>
                <w:szCs w:val="14"/>
              </w:rPr>
              <w:t>P</w:t>
            </w:r>
            <w:r>
              <w:rPr>
                <w:sz w:val="14"/>
                <w:szCs w:val="14"/>
              </w:rPr>
              <w:t>osition</w:t>
            </w:r>
            <w:r w:rsidRPr="00F6328B">
              <w:rPr>
                <w:sz w:val="14"/>
                <w:szCs w:val="14"/>
              </w:rPr>
              <w:t xml:space="preserve"> from R</w:t>
            </w:r>
            <w:r>
              <w:rPr>
                <w:sz w:val="14"/>
                <w:szCs w:val="14"/>
              </w:rPr>
              <w:t>ef</w:t>
            </w:r>
            <w:r w:rsidRPr="00F6328B">
              <w:rPr>
                <w:sz w:val="14"/>
                <w:szCs w:val="14"/>
              </w:rPr>
              <w:t>P</w:t>
            </w:r>
            <w:r>
              <w:rPr>
                <w:sz w:val="14"/>
                <w:szCs w:val="14"/>
              </w:rPr>
              <w:t>rog</w:t>
            </w:r>
            <w:r w:rsidRPr="00F6328B">
              <w:rPr>
                <w:sz w:val="14"/>
                <w:szCs w:val="14"/>
              </w:rPr>
              <w:t xml:space="preserve"> computation</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D1606" w:rsidP="00E15B2B" w:rsidRDefault="005D1606" w14:paraId="1BCAB619" w14:textId="77777777">
            <w:pPr>
              <w:rPr>
                <w:sz w:val="14"/>
                <w:szCs w:val="14"/>
              </w:rPr>
            </w:pPr>
            <w:r w:rsidRPr="6FA6F48F">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D1606" w:rsidP="00E15B2B" w:rsidRDefault="005D1606" w14:paraId="4AB8A131" w14:textId="77777777">
            <w:pPr>
              <w:rPr>
                <w:sz w:val="14"/>
                <w:szCs w:val="14"/>
              </w:rPr>
            </w:pPr>
            <w:r w:rsidRPr="6FA6F48F">
              <w:rPr>
                <w:sz w:val="14"/>
                <w:szCs w:val="14"/>
              </w:rPr>
              <w:t>CCCt</w:t>
            </w:r>
          </w:p>
        </w:tc>
        <w:tc>
          <w:tcPr>
            <w:tcW w:w="2562" w:type="dxa"/>
            <w:gridSpan w:val="3"/>
            <w:vMerge w:val="restart"/>
            <w:tcBorders>
              <w:top w:val="single" w:color="FFFFFF" w:themeColor="background1" w:sz="8" w:space="0"/>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05D1606" w:rsidP="00E15B2B" w:rsidRDefault="005D1606" w14:paraId="280CB2EA" w14:textId="03DB4760">
            <w:pPr>
              <w:rPr>
                <w:sz w:val="14"/>
                <w:szCs w:val="14"/>
              </w:rPr>
            </w:pPr>
            <w:r w:rsidRPr="00A0718E">
              <w:rPr>
                <w:sz w:val="14"/>
                <w:szCs w:val="14"/>
              </w:rPr>
              <w:t>See HLBP timetable as referred to under ‘2. Related documents’</w:t>
            </w: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D1606" w:rsidP="00E15B2B" w:rsidRDefault="005D1606" w14:paraId="0A3873E2" w14:textId="77777777">
            <w:pPr>
              <w:rPr>
                <w:sz w:val="14"/>
                <w:szCs w:val="14"/>
              </w:rPr>
            </w:pP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D1606" w:rsidP="00E15B2B" w:rsidRDefault="005D1606" w14:paraId="32C25369" w14:textId="77777777">
            <w:pPr>
              <w:rPr>
                <w:sz w:val="14"/>
                <w:szCs w:val="14"/>
              </w:rPr>
            </w:pP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D1606" w:rsidP="00E15B2B" w:rsidRDefault="005D1606" w14:paraId="6406A05C" w14:textId="77777777">
            <w:pPr>
              <w:rPr>
                <w:sz w:val="14"/>
                <w:szCs w:val="14"/>
              </w:rPr>
            </w:pPr>
          </w:p>
        </w:tc>
      </w:tr>
      <w:tr w:rsidRPr="00A0718E" w:rsidR="005D1606" w:rsidTr="00333CCC" w14:paraId="6EDAF5C6"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3796F880" w14:textId="6243BAD6">
            <w:pPr>
              <w:rPr>
                <w:sz w:val="14"/>
                <w:szCs w:val="14"/>
              </w:rPr>
            </w:pPr>
            <w:r w:rsidRPr="00A406EF">
              <w:rPr>
                <w:sz w:val="14"/>
                <w:szCs w:val="14"/>
              </w:rPr>
              <w:t>Trigger</w:t>
            </w:r>
            <w:r>
              <w:rPr>
                <w:sz w:val="14"/>
                <w:szCs w:val="14"/>
              </w:rPr>
              <w:t xml:space="preserve"> </w:t>
            </w:r>
            <w:r w:rsidRPr="00A406EF">
              <w:rPr>
                <w:sz w:val="14"/>
                <w:szCs w:val="14"/>
              </w:rPr>
              <w:t>N</w:t>
            </w:r>
            <w:r>
              <w:rPr>
                <w:sz w:val="14"/>
                <w:szCs w:val="14"/>
              </w:rPr>
              <w:t xml:space="preserve">et </w:t>
            </w:r>
            <w:r w:rsidRPr="00A406EF">
              <w:rPr>
                <w:sz w:val="14"/>
                <w:szCs w:val="14"/>
              </w:rPr>
              <w:t>P</w:t>
            </w:r>
            <w:r>
              <w:rPr>
                <w:sz w:val="14"/>
                <w:szCs w:val="14"/>
              </w:rPr>
              <w:t xml:space="preserve">osition </w:t>
            </w:r>
            <w:r w:rsidRPr="00A406EF">
              <w:rPr>
                <w:sz w:val="14"/>
                <w:szCs w:val="14"/>
              </w:rPr>
              <w:t>Computation</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35C81F24" w14:textId="77777777">
            <w:pPr>
              <w:rPr>
                <w:sz w:val="14"/>
                <w:szCs w:val="14"/>
              </w:rPr>
            </w:pPr>
            <w:r w:rsidRPr="00A0718E">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595F7D58"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A0718E" w:rsidR="005D1606" w:rsidP="00E15B2B" w:rsidRDefault="005D1606" w14:paraId="4349D20E" w14:textId="6980B801">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020C40D3" w14:textId="77777777">
            <w:pPr>
              <w:rPr>
                <w:sz w:val="14"/>
                <w:szCs w:val="14"/>
              </w:rPr>
            </w:pPr>
            <w:r w:rsidRPr="00A0718E">
              <w:rPr>
                <w:sz w:val="14"/>
                <w:szCs w:val="14"/>
              </w:rPr>
              <w: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2B1F9B0C" w14:textId="77777777">
            <w:pPr>
              <w:rPr>
                <w:sz w:val="14"/>
                <w:szCs w:val="14"/>
              </w:rPr>
            </w:pPr>
            <w:r w:rsidRPr="00A0718E">
              <w:rPr>
                <w:sz w:val="14"/>
                <w:szCs w:val="14"/>
              </w:rPr>
              <w: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768BDE45" w14:textId="77777777">
            <w:pPr>
              <w:rPr>
                <w:sz w:val="14"/>
                <w:szCs w:val="14"/>
              </w:rPr>
            </w:pPr>
            <w:r w:rsidRPr="00A0718E">
              <w:rPr>
                <w:sz w:val="14"/>
                <w:szCs w:val="14"/>
              </w:rPr>
              <w:t>-</w:t>
            </w:r>
          </w:p>
        </w:tc>
      </w:tr>
      <w:tr w:rsidRPr="00A0718E" w:rsidR="005D1606" w:rsidTr="00333CCC" w14:paraId="154DEE1E"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61139EBE" w14:textId="1E44F9A6">
            <w:pPr>
              <w:rPr>
                <w:sz w:val="14"/>
                <w:szCs w:val="14"/>
              </w:rPr>
            </w:pPr>
            <w:r w:rsidRPr="00A406EF">
              <w:rPr>
                <w:sz w:val="14"/>
                <w:szCs w:val="14"/>
              </w:rPr>
              <w:t>Process N</w:t>
            </w:r>
            <w:r>
              <w:rPr>
                <w:sz w:val="14"/>
                <w:szCs w:val="14"/>
              </w:rPr>
              <w:t xml:space="preserve">et </w:t>
            </w:r>
            <w:r w:rsidRPr="00A406EF">
              <w:rPr>
                <w:sz w:val="14"/>
                <w:szCs w:val="14"/>
              </w:rPr>
              <w:t>P</w:t>
            </w:r>
            <w:r>
              <w:rPr>
                <w:sz w:val="14"/>
                <w:szCs w:val="14"/>
              </w:rPr>
              <w:t>osition</w:t>
            </w:r>
            <w:r w:rsidRPr="00A406EF">
              <w:rPr>
                <w:sz w:val="14"/>
                <w:szCs w:val="14"/>
              </w:rPr>
              <w:t xml:space="preserve"> Computation Results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48BDDBEE"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36AB0B6F" w14:textId="77777777">
            <w:pPr>
              <w:rPr>
                <w:sz w:val="14"/>
                <w:szCs w:val="14"/>
              </w:rPr>
            </w:pPr>
            <w:r w:rsidRPr="00A0718E">
              <w:rPr>
                <w:sz w:val="14"/>
                <w:szCs w:val="14"/>
              </w:rPr>
              <w:t>FBPCM</w:t>
            </w:r>
          </w:p>
        </w:tc>
        <w:tc>
          <w:tcPr>
            <w:tcW w:w="2562" w:type="dxa"/>
            <w:gridSpan w:val="3"/>
            <w:vMerge/>
            <w:tcBorders>
              <w:left w:val="single" w:color="FFFFFF" w:themeColor="background1" w:sz="8" w:space="0"/>
              <w:right w:val="single" w:color="FFFFFF" w:themeColor="background1" w:sz="4" w:space="0"/>
            </w:tcBorders>
          </w:tcPr>
          <w:p w:rsidRPr="00A0718E" w:rsidR="005D1606" w:rsidP="00E15B2B" w:rsidRDefault="005D1606" w14:paraId="5AE27039"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3BF81ED0"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38C2DED0" w14:textId="77777777">
            <w:pPr>
              <w:rPr>
                <w:sz w:val="14"/>
                <w:szCs w:val="14"/>
              </w:rPr>
            </w:pPr>
            <w:r w:rsidRPr="00A0718E">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26EAB5D2" w14:textId="77777777">
            <w:pPr>
              <w:rPr>
                <w:sz w:val="14"/>
                <w:szCs w:val="14"/>
              </w:rPr>
            </w:pPr>
            <w:r w:rsidRPr="00A0718E">
              <w:rPr>
                <w:sz w:val="14"/>
                <w:szCs w:val="14"/>
              </w:rPr>
              <w:t>-</w:t>
            </w:r>
          </w:p>
        </w:tc>
      </w:tr>
      <w:tr w:rsidRPr="00A0718E" w:rsidR="005D1606" w:rsidTr="00333CCC" w14:paraId="567E340D"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69B4AA8B" w14:textId="78097558">
            <w:pPr>
              <w:rPr>
                <w:sz w:val="14"/>
                <w:szCs w:val="14"/>
              </w:rPr>
            </w:pPr>
            <w:r w:rsidRPr="00A406EF">
              <w:rPr>
                <w:sz w:val="14"/>
                <w:szCs w:val="14"/>
              </w:rPr>
              <w:t>Distribute N</w:t>
            </w:r>
            <w:r>
              <w:rPr>
                <w:sz w:val="14"/>
                <w:szCs w:val="14"/>
              </w:rPr>
              <w:t xml:space="preserve">et </w:t>
            </w:r>
            <w:r w:rsidRPr="00A406EF">
              <w:rPr>
                <w:sz w:val="14"/>
                <w:szCs w:val="14"/>
              </w:rPr>
              <w:t>P</w:t>
            </w:r>
            <w:r>
              <w:rPr>
                <w:sz w:val="14"/>
                <w:szCs w:val="14"/>
              </w:rPr>
              <w:t>osition</w:t>
            </w:r>
            <w:r w:rsidRPr="00A406EF">
              <w:rPr>
                <w:sz w:val="14"/>
                <w:szCs w:val="14"/>
              </w:rPr>
              <w:t xml:space="preserve"> Computation Results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52FF98CC"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32959F14"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5D1606" w:rsidP="00E15B2B" w:rsidRDefault="005D1606" w14:paraId="31049B5B"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18C8CAC7"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6A17EA2A" w14:textId="77777777">
            <w:pPr>
              <w:rPr>
                <w:sz w:val="14"/>
                <w:szCs w:val="14"/>
              </w:rPr>
            </w:pPr>
            <w:r w:rsidRPr="00A0718E">
              <w:rPr>
                <w:sz w:val="14"/>
                <w:szCs w:val="14"/>
              </w:rPr>
              <w:t>AAC FB Domain</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5D1606" w:rsidP="00E15B2B" w:rsidRDefault="005D1606" w14:paraId="327F3E1A" w14:textId="77777777">
            <w:pPr>
              <w:rPr>
                <w:sz w:val="14"/>
                <w:szCs w:val="14"/>
              </w:rPr>
            </w:pPr>
            <w:r w:rsidRPr="00A0718E">
              <w:rPr>
                <w:sz w:val="14"/>
                <w:szCs w:val="14"/>
              </w:rPr>
              <w:t>TSOs</w:t>
            </w:r>
          </w:p>
        </w:tc>
      </w:tr>
    </w:tbl>
    <w:p w:rsidR="00B515CD" w:rsidP="1C6A2CF3" w:rsidRDefault="00B515CD" w14:paraId="31EA0861" w14:textId="77777777"/>
    <w:p w:rsidRPr="00B40048" w:rsidR="006E0648" w:rsidP="006E0648" w:rsidRDefault="006E0648" w14:paraId="3F9606DA" w14:textId="5EBC3F96">
      <w:pPr>
        <w:pStyle w:val="Heading2"/>
      </w:pPr>
      <w:bookmarkStart w:name="_Toc224121677" w:id="291"/>
      <w:r w:rsidRPr="00B40048">
        <w:t>Distribute Inputs for next Intraday Process</w:t>
      </w:r>
      <w:bookmarkEnd w:id="291"/>
    </w:p>
    <w:p w:rsidR="006E0648" w:rsidP="006E0648" w:rsidRDefault="006E0648" w14:paraId="7991A3D3" w14:textId="6596CDC4">
      <w:r>
        <w:t xml:space="preserve">This final process phase closes the process, creates and distributes last reports and forwards the final domain to the next process in case of fallback.  </w:t>
      </w:r>
    </w:p>
    <w:p w:rsidR="006E0648" w:rsidP="006E0648" w:rsidRDefault="006E0648" w14:paraId="6346C332" w14:textId="77777777"/>
    <w:tbl>
      <w:tblPr>
        <w:tblW w:w="0" w:type="auto"/>
        <w:tblInd w:w="90" w:type="dxa"/>
        <w:tblLook w:val="04A0" w:firstRow="1" w:lastRow="0" w:firstColumn="1" w:lastColumn="0" w:noHBand="0" w:noVBand="1"/>
      </w:tblPr>
      <w:tblGrid>
        <w:gridCol w:w="1314"/>
        <w:gridCol w:w="955"/>
        <w:gridCol w:w="989"/>
        <w:gridCol w:w="839"/>
        <w:gridCol w:w="858"/>
        <w:gridCol w:w="865"/>
        <w:gridCol w:w="1123"/>
        <w:gridCol w:w="1046"/>
        <w:gridCol w:w="1199"/>
      </w:tblGrid>
      <w:tr w:rsidRPr="00A0718E" w:rsidR="006E0648" w:rsidTr="00B54A07" w14:paraId="3C15F163" w14:textId="77777777">
        <w:trPr>
          <w:trHeight w:val="279"/>
        </w:trPr>
        <w:tc>
          <w:tcPr>
            <w:tcW w:w="131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2CBB446F" w14:textId="77777777">
            <w:pPr>
              <w:rPr>
                <w:sz w:val="14"/>
                <w:szCs w:val="14"/>
              </w:rPr>
            </w:pPr>
            <w:r w:rsidRPr="00A0718E">
              <w:rPr>
                <w:sz w:val="14"/>
                <w:szCs w:val="14"/>
              </w:rPr>
              <w:t>Activity</w:t>
            </w:r>
          </w:p>
        </w:tc>
        <w:tc>
          <w:tcPr>
            <w:tcW w:w="95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273D260D" w14:textId="77777777">
            <w:pPr>
              <w:rPr>
                <w:sz w:val="14"/>
                <w:szCs w:val="14"/>
              </w:rPr>
            </w:pPr>
            <w:r w:rsidRPr="00A0718E">
              <w:rPr>
                <w:sz w:val="14"/>
                <w:szCs w:val="14"/>
              </w:rPr>
              <w:t>Owner</w:t>
            </w:r>
          </w:p>
        </w:tc>
        <w:tc>
          <w:tcPr>
            <w:tcW w:w="9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6FE97E63" w14:textId="77777777">
            <w:pPr>
              <w:rPr>
                <w:sz w:val="14"/>
                <w:szCs w:val="14"/>
              </w:rPr>
            </w:pPr>
            <w:r w:rsidRPr="00A0718E">
              <w:rPr>
                <w:sz w:val="14"/>
                <w:szCs w:val="14"/>
              </w:rPr>
              <w:t>Tool</w:t>
            </w:r>
          </w:p>
        </w:tc>
        <w:tc>
          <w:tcPr>
            <w:tcW w:w="83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6BA2889C" w14:textId="77777777">
            <w:pPr>
              <w:rPr>
                <w:sz w:val="14"/>
                <w:szCs w:val="14"/>
              </w:rPr>
            </w:pPr>
            <w:r w:rsidRPr="00A0718E">
              <w:rPr>
                <w:sz w:val="14"/>
                <w:szCs w:val="14"/>
              </w:rPr>
              <w:t>Target Start Time</w:t>
            </w:r>
          </w:p>
        </w:tc>
        <w:tc>
          <w:tcPr>
            <w:tcW w:w="85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555FB10C" w14:textId="77777777">
            <w:pPr>
              <w:rPr>
                <w:sz w:val="14"/>
                <w:szCs w:val="14"/>
              </w:rPr>
            </w:pPr>
            <w:r w:rsidRPr="00A0718E">
              <w:rPr>
                <w:sz w:val="14"/>
                <w:szCs w:val="14"/>
              </w:rPr>
              <w:t>Target End Time</w:t>
            </w:r>
          </w:p>
        </w:tc>
        <w:tc>
          <w:tcPr>
            <w:tcW w:w="86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5317F43F" w14:textId="77777777">
            <w:pPr>
              <w:rPr>
                <w:sz w:val="14"/>
                <w:szCs w:val="14"/>
              </w:rPr>
            </w:pPr>
            <w:r w:rsidRPr="00A0718E">
              <w:rPr>
                <w:sz w:val="14"/>
                <w:szCs w:val="14"/>
              </w:rPr>
              <w:t>Critical End Time</w:t>
            </w:r>
          </w:p>
        </w:tc>
        <w:tc>
          <w:tcPr>
            <w:tcW w:w="3368"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5901FB63" w14:textId="77777777">
            <w:pPr>
              <w:rPr>
                <w:sz w:val="14"/>
                <w:szCs w:val="14"/>
              </w:rPr>
            </w:pPr>
            <w:r w:rsidRPr="00A0718E">
              <w:rPr>
                <w:sz w:val="14"/>
                <w:szCs w:val="14"/>
              </w:rPr>
              <w:t>Data Exchange</w:t>
            </w:r>
          </w:p>
        </w:tc>
      </w:tr>
      <w:tr w:rsidRPr="00A0718E" w:rsidR="006E0648" w:rsidTr="00B54A07" w14:paraId="3BBA2AF2" w14:textId="77777777">
        <w:trPr>
          <w:trHeight w:val="279"/>
        </w:trPr>
        <w:tc>
          <w:tcPr>
            <w:tcW w:w="1314" w:type="dxa"/>
            <w:vMerge/>
          </w:tcPr>
          <w:p w:rsidRPr="00A0718E" w:rsidR="006E0648" w:rsidP="00B54A07" w:rsidRDefault="006E0648" w14:paraId="30DA3670" w14:textId="77777777">
            <w:pPr>
              <w:rPr>
                <w:sz w:val="14"/>
                <w:szCs w:val="14"/>
              </w:rPr>
            </w:pPr>
          </w:p>
        </w:tc>
        <w:tc>
          <w:tcPr>
            <w:tcW w:w="955" w:type="dxa"/>
            <w:vMerge/>
          </w:tcPr>
          <w:p w:rsidRPr="00A0718E" w:rsidR="006E0648" w:rsidP="00B54A07" w:rsidRDefault="006E0648" w14:paraId="3E672780" w14:textId="77777777">
            <w:pPr>
              <w:rPr>
                <w:sz w:val="14"/>
                <w:szCs w:val="14"/>
              </w:rPr>
            </w:pPr>
          </w:p>
        </w:tc>
        <w:tc>
          <w:tcPr>
            <w:tcW w:w="989" w:type="dxa"/>
            <w:vMerge/>
          </w:tcPr>
          <w:p w:rsidRPr="00A0718E" w:rsidR="006E0648" w:rsidP="00B54A07" w:rsidRDefault="006E0648" w14:paraId="166337EA" w14:textId="77777777">
            <w:pPr>
              <w:rPr>
                <w:sz w:val="14"/>
                <w:szCs w:val="14"/>
              </w:rPr>
            </w:pPr>
          </w:p>
        </w:tc>
        <w:tc>
          <w:tcPr>
            <w:tcW w:w="839" w:type="dxa"/>
            <w:vMerge/>
          </w:tcPr>
          <w:p w:rsidRPr="00A0718E" w:rsidR="006E0648" w:rsidP="00B54A07" w:rsidRDefault="006E0648" w14:paraId="7764BA63" w14:textId="77777777">
            <w:pPr>
              <w:rPr>
                <w:sz w:val="14"/>
                <w:szCs w:val="14"/>
              </w:rPr>
            </w:pPr>
          </w:p>
        </w:tc>
        <w:tc>
          <w:tcPr>
            <w:tcW w:w="858" w:type="dxa"/>
            <w:vMerge/>
          </w:tcPr>
          <w:p w:rsidRPr="00A0718E" w:rsidR="006E0648" w:rsidP="00B54A07" w:rsidRDefault="006E0648" w14:paraId="6E4F5283" w14:textId="77777777">
            <w:pPr>
              <w:rPr>
                <w:sz w:val="14"/>
                <w:szCs w:val="14"/>
              </w:rPr>
            </w:pPr>
          </w:p>
        </w:tc>
        <w:tc>
          <w:tcPr>
            <w:tcW w:w="865" w:type="dxa"/>
            <w:vMerge/>
          </w:tcPr>
          <w:p w:rsidRPr="00A0718E" w:rsidR="006E0648" w:rsidP="00B54A07" w:rsidRDefault="006E0648" w14:paraId="741D50AA"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23AC8B50" w14:textId="77777777">
            <w:pPr>
              <w:rPr>
                <w:sz w:val="14"/>
                <w:szCs w:val="14"/>
              </w:rPr>
            </w:pPr>
            <w:r w:rsidRPr="00A0718E">
              <w:rPr>
                <w:sz w:val="14"/>
                <w:szCs w:val="14"/>
              </w:rPr>
              <w:t>Input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2D6931CA" w14:textId="77777777">
            <w:pPr>
              <w:rPr>
                <w:sz w:val="14"/>
                <w:szCs w:val="14"/>
              </w:rPr>
            </w:pPr>
            <w:r w:rsidRPr="00A0718E">
              <w:rPr>
                <w:sz w:val="14"/>
                <w:szCs w:val="14"/>
              </w:rPr>
              <w:t>Output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6E0648" w:rsidP="00B54A07" w:rsidRDefault="006E0648" w14:paraId="37A7CEED" w14:textId="77777777">
            <w:pPr>
              <w:rPr>
                <w:sz w:val="14"/>
                <w:szCs w:val="14"/>
              </w:rPr>
            </w:pPr>
            <w:r w:rsidRPr="00A0718E">
              <w:rPr>
                <w:sz w:val="14"/>
                <w:szCs w:val="14"/>
              </w:rPr>
              <w:t>Counter part</w:t>
            </w:r>
          </w:p>
        </w:tc>
      </w:tr>
      <w:tr w:rsidR="006E0648" w:rsidTr="00B54A07" w14:paraId="1F2FA11A"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E0648" w:rsidP="00B54A07" w:rsidRDefault="006E0648" w14:paraId="700E5F60" w14:textId="1C62FC51">
            <w:pPr>
              <w:rPr>
                <w:sz w:val="14"/>
                <w:szCs w:val="14"/>
              </w:rPr>
            </w:pPr>
            <w:r>
              <w:rPr>
                <w:sz w:val="14"/>
                <w:szCs w:val="14"/>
              </w:rPr>
              <w:t>Distribute data for next Intraday Process</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E0648" w:rsidP="00B54A07" w:rsidRDefault="006E0648" w14:paraId="726DE16E" w14:textId="77777777">
            <w:pPr>
              <w:rPr>
                <w:sz w:val="14"/>
                <w:szCs w:val="14"/>
              </w:rPr>
            </w:pPr>
            <w:r w:rsidRPr="6FA6F48F">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E0648" w:rsidP="00B54A07" w:rsidRDefault="006E0648" w14:paraId="7C6E2707" w14:textId="77777777">
            <w:pPr>
              <w:rPr>
                <w:sz w:val="14"/>
                <w:szCs w:val="14"/>
              </w:rPr>
            </w:pPr>
            <w:r w:rsidRPr="6FA6F48F">
              <w:rPr>
                <w:sz w:val="14"/>
                <w:szCs w:val="14"/>
              </w:rPr>
              <w:t>CCCt</w:t>
            </w:r>
          </w:p>
        </w:tc>
        <w:tc>
          <w:tcPr>
            <w:tcW w:w="2562" w:type="dxa"/>
            <w:gridSpan w:val="3"/>
            <w:vMerge w:val="restart"/>
            <w:tcBorders>
              <w:top w:val="single" w:color="FFFFFF" w:themeColor="background1" w:sz="8" w:space="0"/>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06E0648" w:rsidP="00B54A07" w:rsidRDefault="006E0648" w14:paraId="28DC314E" w14:textId="77777777">
            <w:pPr>
              <w:rPr>
                <w:sz w:val="14"/>
                <w:szCs w:val="14"/>
              </w:rPr>
            </w:pPr>
            <w:r w:rsidRPr="00A0718E">
              <w:rPr>
                <w:sz w:val="14"/>
                <w:szCs w:val="14"/>
              </w:rPr>
              <w:t>See HLBP timetable as referred to under ‘2. Related documents’</w:t>
            </w: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E0648" w:rsidP="00B54A07" w:rsidRDefault="006E0648" w14:paraId="225C3742" w14:textId="77777777">
            <w:pPr>
              <w:rPr>
                <w:sz w:val="14"/>
                <w:szCs w:val="14"/>
              </w:rPr>
            </w:pP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E0648" w:rsidP="00B54A07" w:rsidRDefault="006E0648" w14:paraId="46C0A21D" w14:textId="77777777">
            <w:pPr>
              <w:rPr>
                <w:sz w:val="14"/>
                <w:szCs w:val="14"/>
              </w:rPr>
            </w:pP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E0648" w:rsidP="00B54A07" w:rsidRDefault="006E0648" w14:paraId="671802C8" w14:textId="77777777">
            <w:pPr>
              <w:rPr>
                <w:sz w:val="14"/>
                <w:szCs w:val="14"/>
              </w:rPr>
            </w:pPr>
          </w:p>
        </w:tc>
      </w:tr>
      <w:tr w:rsidRPr="00A0718E" w:rsidR="006E0648" w:rsidTr="00B54A07" w14:paraId="49866DF1"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01443240" w14:textId="53869B6B">
            <w:pPr>
              <w:rPr>
                <w:sz w:val="14"/>
                <w:szCs w:val="14"/>
              </w:rPr>
            </w:pPr>
            <w:r>
              <w:rPr>
                <w:sz w:val="14"/>
                <w:szCs w:val="14"/>
              </w:rPr>
              <w:t>Distribute FBPCM Response Statuses Report</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30485F86" w14:textId="77777777">
            <w:pPr>
              <w:rPr>
                <w:sz w:val="14"/>
                <w:szCs w:val="14"/>
              </w:rPr>
            </w:pPr>
            <w:r w:rsidRPr="00A0718E">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638559D7"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A0718E" w:rsidR="006E0648" w:rsidP="00B54A07" w:rsidRDefault="006E0648" w14:paraId="0DD4815C"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2C73660A" w14:textId="77777777">
            <w:pPr>
              <w:rPr>
                <w:sz w:val="14"/>
                <w:szCs w:val="14"/>
              </w:rPr>
            </w:pPr>
            <w:r w:rsidRPr="00A0718E">
              <w:rPr>
                <w:sz w:val="14"/>
                <w:szCs w:val="14"/>
              </w:rPr>
              <w: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621E4946" w14:textId="77777777">
            <w:pPr>
              <w:rPr>
                <w:sz w:val="14"/>
                <w:szCs w:val="14"/>
              </w:rPr>
            </w:pPr>
            <w:r w:rsidRPr="00A0718E">
              <w:rPr>
                <w:sz w:val="14"/>
                <w:szCs w:val="14"/>
              </w:rPr>
              <w: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3EEDF2BF" w14:textId="77777777">
            <w:pPr>
              <w:rPr>
                <w:sz w:val="14"/>
                <w:szCs w:val="14"/>
              </w:rPr>
            </w:pPr>
            <w:r w:rsidRPr="00A0718E">
              <w:rPr>
                <w:sz w:val="14"/>
                <w:szCs w:val="14"/>
              </w:rPr>
              <w:t>-</w:t>
            </w:r>
          </w:p>
        </w:tc>
      </w:tr>
      <w:tr w:rsidRPr="00A0718E" w:rsidR="006E0648" w:rsidTr="00B54A07" w14:paraId="305678FE"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45348740" w14:textId="50693A37">
            <w:pPr>
              <w:rPr>
                <w:sz w:val="14"/>
                <w:szCs w:val="14"/>
              </w:rPr>
            </w:pPr>
            <w:r>
              <w:rPr>
                <w:sz w:val="14"/>
                <w:szCs w:val="14"/>
              </w:rPr>
              <w:t>Distribute LOG Files and Reports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0B356DC8"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1BC148BB" w14:textId="77777777">
            <w:pPr>
              <w:rPr>
                <w:sz w:val="14"/>
                <w:szCs w:val="14"/>
              </w:rPr>
            </w:pPr>
            <w:r w:rsidRPr="00A0718E">
              <w:rPr>
                <w:sz w:val="14"/>
                <w:szCs w:val="14"/>
              </w:rPr>
              <w:t>FBPCM</w:t>
            </w:r>
          </w:p>
        </w:tc>
        <w:tc>
          <w:tcPr>
            <w:tcW w:w="2562" w:type="dxa"/>
            <w:gridSpan w:val="3"/>
            <w:vMerge/>
            <w:tcBorders>
              <w:left w:val="single" w:color="FFFFFF" w:themeColor="background1" w:sz="8" w:space="0"/>
              <w:right w:val="single" w:color="FFFFFF" w:themeColor="background1" w:sz="4" w:space="0"/>
            </w:tcBorders>
          </w:tcPr>
          <w:p w:rsidRPr="00A0718E" w:rsidR="006E0648" w:rsidP="00B54A07" w:rsidRDefault="006E0648" w14:paraId="610FF4D0"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3C2FC952"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104B2F00" w14:textId="77777777">
            <w:pPr>
              <w:rPr>
                <w:sz w:val="14"/>
                <w:szCs w:val="14"/>
              </w:rPr>
            </w:pPr>
            <w:r w:rsidRPr="00A0718E">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2F56CF2B" w14:textId="77777777">
            <w:pPr>
              <w:rPr>
                <w:sz w:val="14"/>
                <w:szCs w:val="14"/>
              </w:rPr>
            </w:pPr>
            <w:r w:rsidRPr="00A0718E">
              <w:rPr>
                <w:sz w:val="14"/>
                <w:szCs w:val="14"/>
              </w:rPr>
              <w:t>-</w:t>
            </w:r>
          </w:p>
        </w:tc>
      </w:tr>
      <w:tr w:rsidRPr="00A0718E" w:rsidR="006E0648" w:rsidTr="00B54A07" w14:paraId="13CD0CDA"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006C6FFC" w14:textId="3AAC69B9">
            <w:pPr>
              <w:rPr>
                <w:sz w:val="14"/>
                <w:szCs w:val="14"/>
              </w:rPr>
            </w:pPr>
            <w:r>
              <w:rPr>
                <w:sz w:val="14"/>
                <w:szCs w:val="14"/>
              </w:rPr>
              <w:t>Presolved FB Parameters adjusted to LT nominations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5B10C381"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2D29051B"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6E0648" w:rsidP="00B54A07" w:rsidRDefault="006E0648" w14:paraId="19B5A890"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6910684A"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357DBFC4" w14:textId="39C18421">
            <w:pPr>
              <w:rPr>
                <w:sz w:val="14"/>
                <w:szCs w:val="14"/>
              </w:rPr>
            </w:pPr>
            <w:r>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343296B9" w14:textId="70A70065">
            <w:pPr>
              <w:rPr>
                <w:sz w:val="14"/>
                <w:szCs w:val="14"/>
              </w:rPr>
            </w:pPr>
            <w:r>
              <w:rPr>
                <w:sz w:val="14"/>
                <w:szCs w:val="14"/>
              </w:rPr>
              <w:t>-</w:t>
            </w:r>
          </w:p>
        </w:tc>
      </w:tr>
      <w:tr w:rsidRPr="00A0718E" w:rsidR="006E0648" w:rsidTr="00B54A07" w14:paraId="60BA9F26"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6E0648" w:rsidP="00B54A07" w:rsidRDefault="006E0648" w14:paraId="3847E065" w14:textId="665FA32D">
            <w:pPr>
              <w:rPr>
                <w:sz w:val="14"/>
                <w:szCs w:val="14"/>
              </w:rPr>
            </w:pPr>
            <w:r>
              <w:rPr>
                <w:sz w:val="14"/>
                <w:szCs w:val="14"/>
              </w:rPr>
              <w:t>Disable forwarding of NTC from TSO</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38785E68" w14:textId="458B2EDC">
            <w:pPr>
              <w:rPr>
                <w:sz w:val="14"/>
                <w:szCs w:val="14"/>
              </w:rPr>
            </w:pPr>
            <w:r>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7CCA7BD7" w14:textId="7FEA54FB">
            <w:pPr>
              <w:rPr>
                <w:sz w:val="14"/>
                <w:szCs w:val="14"/>
              </w:rPr>
            </w:pPr>
            <w:r>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6E0648" w:rsidP="00B54A07" w:rsidRDefault="006E0648" w14:paraId="7EFDF2EB"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6F5D1F53" w14:textId="7A289BE6">
            <w:pPr>
              <w:rPr>
                <w:sz w:val="14"/>
                <w:szCs w:val="14"/>
              </w:rPr>
            </w:pPr>
            <w:r>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62879A07" w14:textId="50052C21">
            <w:pPr>
              <w:rPr>
                <w:sz w:val="14"/>
                <w:szCs w:val="14"/>
              </w:rPr>
            </w:pPr>
            <w:r>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6E0648" w:rsidP="00B54A07" w:rsidRDefault="006E0648" w14:paraId="072CE785" w14:textId="597B8B67">
            <w:pPr>
              <w:rPr>
                <w:sz w:val="14"/>
                <w:szCs w:val="14"/>
              </w:rPr>
            </w:pPr>
            <w:r>
              <w:rPr>
                <w:sz w:val="14"/>
                <w:szCs w:val="14"/>
              </w:rPr>
              <w:t>-</w:t>
            </w:r>
          </w:p>
        </w:tc>
      </w:tr>
    </w:tbl>
    <w:p w:rsidR="1C6A2CF3" w:rsidP="1C6A2CF3" w:rsidRDefault="1C6A2CF3" w14:paraId="4715C59A" w14:textId="603E285A"/>
    <w:p w:rsidRPr="005E3B83" w:rsidR="005E3B83" w:rsidP="00B47D5C" w:rsidRDefault="029219A7" w14:paraId="079ABBD3" w14:textId="77777777">
      <w:pPr>
        <w:pStyle w:val="Heading2"/>
      </w:pPr>
      <w:bookmarkStart w:name="_Toc1721001306" w:id="292"/>
      <w:bookmarkStart w:name="_Toc845319290" w:id="293"/>
      <w:bookmarkStart w:name="_Toc697007198" w:id="294"/>
      <w:bookmarkStart w:name="_Toc224121678" w:id="295"/>
      <w:bookmarkEnd w:id="266"/>
      <w:bookmarkEnd w:id="274"/>
      <w:r>
        <w:t>General Fallbacks</w:t>
      </w:r>
      <w:bookmarkEnd w:id="292"/>
      <w:bookmarkEnd w:id="293"/>
      <w:bookmarkEnd w:id="294"/>
      <w:bookmarkEnd w:id="295"/>
    </w:p>
    <w:tbl>
      <w:tblPr>
        <w:tblW w:w="9300" w:type="dxa"/>
        <w:tblLook w:val="06A0" w:firstRow="1" w:lastRow="0" w:firstColumn="1" w:lastColumn="0" w:noHBand="1" w:noVBand="1"/>
      </w:tblPr>
      <w:tblGrid>
        <w:gridCol w:w="716"/>
        <w:gridCol w:w="731"/>
        <w:gridCol w:w="3045"/>
        <w:gridCol w:w="1770"/>
        <w:gridCol w:w="763"/>
        <w:gridCol w:w="1475"/>
        <w:gridCol w:w="800"/>
      </w:tblGrid>
      <w:tr w:rsidRPr="00A0718E" w:rsidR="00781F09" w:rsidTr="47E385B5" w14:paraId="0CF5D246" w14:textId="77777777">
        <w:trPr>
          <w:trHeight w:val="510"/>
        </w:trPr>
        <w:tc>
          <w:tcPr>
            <w:tcW w:w="716" w:type="dxa"/>
            <w:tcBorders>
              <w:top w:val="nil"/>
              <w:left w:val="nil"/>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562447CC" w14:textId="77777777">
            <w:pPr>
              <w:rPr>
                <w:sz w:val="14"/>
                <w:szCs w:val="14"/>
              </w:rPr>
            </w:pPr>
            <w:r w:rsidRPr="00A0718E">
              <w:rPr>
                <w:sz w:val="14"/>
                <w:szCs w:val="14"/>
              </w:rPr>
              <w:t>Backup ID</w:t>
            </w:r>
          </w:p>
        </w:tc>
        <w:tc>
          <w:tcPr>
            <w:tcW w:w="731"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48E33526" w14:textId="77777777">
            <w:pPr>
              <w:rPr>
                <w:sz w:val="14"/>
                <w:szCs w:val="14"/>
              </w:rPr>
            </w:pPr>
            <w:r w:rsidRPr="00A0718E">
              <w:rPr>
                <w:sz w:val="14"/>
                <w:szCs w:val="14"/>
              </w:rPr>
              <w:t>Process Step</w:t>
            </w:r>
          </w:p>
        </w:tc>
        <w:tc>
          <w:tcPr>
            <w:tcW w:w="304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4F7ADD0D" w14:textId="77777777">
            <w:pPr>
              <w:rPr>
                <w:sz w:val="14"/>
                <w:szCs w:val="14"/>
              </w:rPr>
            </w:pPr>
            <w:r w:rsidRPr="00A0718E">
              <w:rPr>
                <w:sz w:val="14"/>
                <w:szCs w:val="14"/>
              </w:rPr>
              <w:t>Description</w:t>
            </w:r>
          </w:p>
        </w:tc>
        <w:tc>
          <w:tcPr>
            <w:tcW w:w="1770"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377F2B4B" w14:textId="77777777">
            <w:pPr>
              <w:rPr>
                <w:sz w:val="14"/>
                <w:szCs w:val="14"/>
              </w:rPr>
            </w:pPr>
            <w:r w:rsidRPr="00A0718E">
              <w:rPr>
                <w:sz w:val="14"/>
                <w:szCs w:val="14"/>
              </w:rPr>
              <w:t>Solution/Action</w:t>
            </w:r>
          </w:p>
        </w:tc>
        <w:tc>
          <w:tcPr>
            <w:tcW w:w="763"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24ACA17B" w14:textId="77777777">
            <w:pPr>
              <w:rPr>
                <w:sz w:val="14"/>
                <w:szCs w:val="14"/>
              </w:rPr>
            </w:pPr>
            <w:r w:rsidRPr="00A0718E">
              <w:rPr>
                <w:sz w:val="14"/>
                <w:szCs w:val="14"/>
              </w:rPr>
              <w:t>Owner</w:t>
            </w:r>
          </w:p>
        </w:tc>
        <w:tc>
          <w:tcPr>
            <w:tcW w:w="1475" w:type="dxa"/>
            <w:tcBorders>
              <w:top w:val="nil"/>
              <w:left w:val="single" w:color="FFFFFF" w:themeColor="background1" w:sz="8" w:space="0"/>
              <w:bottom w:val="single" w:color="FFFFFF" w:themeColor="background1" w:sz="8" w:space="0"/>
              <w:right w:val="single" w:color="FFFFFF" w:themeColor="background1" w:sz="8" w:space="0"/>
            </w:tcBorders>
            <w:shd w:val="clear" w:color="auto" w:fill="2F2F2F" w:themeFill="text2" w:themeFillShade="80"/>
            <w:vAlign w:val="center"/>
          </w:tcPr>
          <w:p w:rsidRPr="00A0718E" w:rsidR="005E3B83" w:rsidP="000A4806" w:rsidRDefault="005E3B83" w14:paraId="0DBBBF3B" w14:textId="77777777">
            <w:pPr>
              <w:rPr>
                <w:sz w:val="14"/>
                <w:szCs w:val="14"/>
              </w:rPr>
            </w:pPr>
            <w:r w:rsidRPr="00A0718E">
              <w:rPr>
                <w:sz w:val="14"/>
                <w:szCs w:val="14"/>
              </w:rPr>
              <w:t>Tool</w:t>
            </w:r>
          </w:p>
        </w:tc>
        <w:tc>
          <w:tcPr>
            <w:tcW w:w="800" w:type="dxa"/>
            <w:tcBorders>
              <w:top w:val="nil"/>
              <w:left w:val="single" w:color="FFFFFF" w:themeColor="background1" w:sz="8" w:space="0"/>
              <w:bottom w:val="nil"/>
              <w:right w:val="nil"/>
            </w:tcBorders>
            <w:shd w:val="clear" w:color="auto" w:fill="2F2F2F" w:themeFill="text2" w:themeFillShade="80"/>
            <w:vAlign w:val="center"/>
          </w:tcPr>
          <w:p w:rsidRPr="00A0718E" w:rsidR="005E3B83" w:rsidP="000A4806" w:rsidRDefault="005E3B83" w14:paraId="76A40236" w14:textId="77777777">
            <w:pPr>
              <w:rPr>
                <w:sz w:val="14"/>
                <w:szCs w:val="14"/>
              </w:rPr>
            </w:pPr>
            <w:r w:rsidRPr="00A0718E">
              <w:rPr>
                <w:sz w:val="14"/>
                <w:szCs w:val="14"/>
              </w:rPr>
              <w:t>Email Template #</w:t>
            </w:r>
          </w:p>
        </w:tc>
      </w:tr>
      <w:tr w:rsidRPr="00A0718E" w:rsidR="00781F09" w:rsidTr="47E385B5" w14:paraId="1B09DDEC" w14:textId="77777777">
        <w:trPr>
          <w:trHeight w:val="645"/>
        </w:trPr>
        <w:tc>
          <w:tcPr>
            <w:tcW w:w="71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A0718E" w:rsidR="00EC0A4B" w:rsidP="000A4806" w:rsidRDefault="47E385B5" w14:paraId="4D907642" w14:textId="2D30200A">
            <w:pPr>
              <w:rPr>
                <w:sz w:val="14"/>
                <w:szCs w:val="14"/>
              </w:rPr>
            </w:pPr>
            <w:r w:rsidRPr="47E385B5">
              <w:rPr>
                <w:sz w:val="14"/>
                <w:szCs w:val="14"/>
              </w:rPr>
              <w:t>ID2_23</w:t>
            </w:r>
          </w:p>
        </w:tc>
        <w:tc>
          <w:tcPr>
            <w:tcW w:w="731" w:type="dxa"/>
            <w:vMerge w:val="restart"/>
            <w:tcBorders>
              <w:top w:val="single" w:color="FFFFFF" w:themeColor="background1" w:sz="8" w:space="0"/>
              <w:left w:val="single" w:color="FFFFFF" w:themeColor="background1" w:sz="8" w:space="0"/>
              <w:right w:val="single" w:color="FFFFFF" w:themeColor="background1" w:sz="8" w:space="0"/>
            </w:tcBorders>
            <w:shd w:val="clear" w:color="auto" w:fill="BFBFBF" w:themeFill="background1" w:themeFillShade="BF"/>
            <w:vAlign w:val="center"/>
          </w:tcPr>
          <w:p w:rsidRPr="00A0718E" w:rsidR="00EC0A4B" w:rsidP="000A4806" w:rsidRDefault="00EC0A4B" w14:paraId="3A15AFF9" w14:textId="16FFA580">
            <w:pPr>
              <w:rPr>
                <w:sz w:val="14"/>
                <w:szCs w:val="14"/>
              </w:rPr>
            </w:pPr>
            <w:r w:rsidRPr="00A0718E">
              <w:rPr>
                <w:sz w:val="14"/>
                <w:szCs w:val="14"/>
              </w:rPr>
              <w:t>Whole Process</w:t>
            </w:r>
          </w:p>
        </w:tc>
        <w:tc>
          <w:tcPr>
            <w:tcW w:w="3045"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A0718E" w:rsidR="00EC0A4B" w:rsidP="0475A679" w:rsidRDefault="0475A679" w14:paraId="18002D47" w14:textId="46EE02ED">
            <w:pPr>
              <w:rPr>
                <w:sz w:val="14"/>
                <w:szCs w:val="14"/>
              </w:rPr>
            </w:pPr>
            <w:r w:rsidRPr="0475A679">
              <w:rPr>
                <w:rFonts w:eastAsia="Arial" w:cs="Arial"/>
                <w:sz w:val="14"/>
                <w:szCs w:val="14"/>
              </w:rPr>
              <w:t>ID CCCt is down/unavailable at CET of any of the process steps</w:t>
            </w:r>
            <w:r w:rsidRPr="0475A679">
              <w:rPr>
                <w:sz w:val="14"/>
                <w:szCs w:val="14"/>
              </w:rPr>
              <w:t xml:space="preserve"> </w:t>
            </w:r>
          </w:p>
          <w:p w:rsidRPr="00A0718E" w:rsidR="00EC0A4B" w:rsidP="08EB1C5A" w:rsidRDefault="00EC0A4B" w14:paraId="6D0CAFCE" w14:textId="3EF80AAD">
            <w:pPr>
              <w:rPr>
                <w:sz w:val="14"/>
                <w:szCs w:val="14"/>
              </w:rPr>
            </w:pPr>
          </w:p>
        </w:tc>
        <w:tc>
          <w:tcPr>
            <w:tcW w:w="177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8EB1C5A" w14:paraId="2F51A954" w14:textId="300BF6BC">
            <w:pPr>
              <w:rPr>
                <w:sz w:val="14"/>
                <w:szCs w:val="14"/>
              </w:rPr>
            </w:pPr>
            <w:r w:rsidRPr="08EB1C5A">
              <w:rPr>
                <w:sz w:val="14"/>
                <w:szCs w:val="14"/>
              </w:rPr>
              <w:t>1. Inform parties via e-mail template about process failure.</w:t>
            </w:r>
          </w:p>
          <w:p w:rsidRPr="00A0718E" w:rsidR="00EC0A4B" w:rsidP="185C2361" w:rsidRDefault="08EB1C5A" w14:paraId="75B5DA33" w14:textId="49E498CC">
            <w:pPr>
              <w:rPr>
                <w:sz w:val="14"/>
                <w:szCs w:val="14"/>
              </w:rPr>
            </w:pPr>
            <w:r w:rsidRPr="08EB1C5A">
              <w:rPr>
                <w:sz w:val="14"/>
                <w:szCs w:val="14"/>
              </w:rPr>
              <w:t>2. Request USY to investigate issue.</w:t>
            </w:r>
          </w:p>
          <w:p w:rsidRPr="00A0718E" w:rsidR="00EC0A4B" w:rsidP="08EB1C5A" w:rsidRDefault="08EB1C5A" w14:paraId="6AD9D31B" w14:textId="26F029BC">
            <w:pPr>
              <w:rPr>
                <w:sz w:val="14"/>
                <w:szCs w:val="14"/>
              </w:rPr>
            </w:pPr>
            <w:r w:rsidRPr="08EB1C5A">
              <w:rPr>
                <w:sz w:val="14"/>
                <w:szCs w:val="14"/>
              </w:rPr>
              <w:t>3. Send UMM</w:t>
            </w:r>
          </w:p>
        </w:tc>
        <w:tc>
          <w:tcPr>
            <w:tcW w:w="763"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4184999C" w14:textId="77777777">
            <w:pPr>
              <w:rPr>
                <w:sz w:val="14"/>
                <w:szCs w:val="14"/>
              </w:rPr>
            </w:pPr>
            <w:r w:rsidRPr="00A0718E">
              <w:rPr>
                <w:sz w:val="14"/>
                <w:szCs w:val="14"/>
              </w:rPr>
              <w:t>CCC</w:t>
            </w:r>
          </w:p>
        </w:tc>
        <w:tc>
          <w:tcPr>
            <w:tcW w:w="147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8EB1C5A" w14:paraId="1705D79B" w14:textId="05EDFDD5">
            <w:pPr>
              <w:rPr>
                <w:sz w:val="14"/>
                <w:szCs w:val="14"/>
              </w:rPr>
            </w:pPr>
            <w:r w:rsidRPr="08EB1C5A">
              <w:rPr>
                <w:sz w:val="14"/>
                <w:szCs w:val="14"/>
              </w:rPr>
              <w:t xml:space="preserve"> Email</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32007864" w:rsidRDefault="08EB1C5A" w14:paraId="562D184B" w14:textId="76BE2A5F">
            <w:pPr>
              <w:rPr>
                <w:sz w:val="14"/>
                <w:szCs w:val="14"/>
                <w:highlight w:val="yellow"/>
              </w:rPr>
            </w:pPr>
            <w:r w:rsidRPr="08EB1C5A">
              <w:rPr>
                <w:sz w:val="14"/>
                <w:szCs w:val="14"/>
              </w:rPr>
              <w:t>2, 27</w:t>
            </w:r>
          </w:p>
        </w:tc>
      </w:tr>
      <w:tr w:rsidRPr="00A0718E" w:rsidR="00B4633D" w:rsidTr="47E385B5" w14:paraId="474E4447" w14:textId="77777777">
        <w:trPr>
          <w:trHeight w:val="640"/>
        </w:trPr>
        <w:tc>
          <w:tcPr>
            <w:tcW w:w="71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A0718E" w:rsidR="00EC0A4B" w:rsidP="000A4806" w:rsidRDefault="00EC0A4B" w14:paraId="6493770E" w14:textId="77777777">
            <w:pPr>
              <w:rPr>
                <w:sz w:val="14"/>
                <w:szCs w:val="14"/>
              </w:rPr>
            </w:pPr>
          </w:p>
          <w:p w:rsidRPr="00A0718E" w:rsidR="00EC0A4B" w:rsidP="000A4806" w:rsidRDefault="47E385B5" w14:paraId="084B4981" w14:textId="60360CD8">
            <w:pPr>
              <w:rPr>
                <w:sz w:val="14"/>
                <w:szCs w:val="14"/>
              </w:rPr>
            </w:pPr>
            <w:r w:rsidRPr="47E385B5">
              <w:rPr>
                <w:sz w:val="14"/>
                <w:szCs w:val="14"/>
              </w:rPr>
              <w:t>ID2_24</w:t>
            </w:r>
          </w:p>
        </w:tc>
        <w:tc>
          <w:tcPr>
            <w:tcW w:w="731" w:type="dxa"/>
            <w:vMerge/>
            <w:vAlign w:val="center"/>
          </w:tcPr>
          <w:p w:rsidRPr="00A0718E" w:rsidR="00EC0A4B" w:rsidP="000A4806" w:rsidRDefault="00EC0A4B" w14:paraId="4B4F7F2D" w14:textId="466C3AA9">
            <w:pPr>
              <w:rPr>
                <w:sz w:val="14"/>
                <w:szCs w:val="14"/>
              </w:rPr>
            </w:pPr>
          </w:p>
        </w:tc>
        <w:tc>
          <w:tcPr>
            <w:tcW w:w="3045"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A0718E" w:rsidR="00EC0A4B" w:rsidP="000A4806" w:rsidRDefault="00EC0A4B" w14:paraId="43CECCB8" w14:textId="77777777">
            <w:pPr>
              <w:rPr>
                <w:sz w:val="14"/>
                <w:szCs w:val="14"/>
              </w:rPr>
            </w:pPr>
            <w:r w:rsidRPr="00A0718E">
              <w:rPr>
                <w:sz w:val="14"/>
                <w:szCs w:val="14"/>
              </w:rPr>
              <w:t>EDX/ECP issue between TSOs and CCCt</w:t>
            </w:r>
          </w:p>
        </w:tc>
        <w:tc>
          <w:tcPr>
            <w:tcW w:w="177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6F9093D8" w14:textId="77777777">
            <w:pPr>
              <w:rPr>
                <w:sz w:val="14"/>
                <w:szCs w:val="14"/>
              </w:rPr>
            </w:pPr>
            <w:r w:rsidRPr="00A0718E">
              <w:rPr>
                <w:sz w:val="14"/>
                <w:szCs w:val="14"/>
              </w:rPr>
              <w:t xml:space="preserve">1. TSO operator informs USY about the issue or informs the CCC. </w:t>
            </w:r>
          </w:p>
          <w:p w:rsidRPr="00A0718E" w:rsidR="00EC0A4B" w:rsidP="000A4806" w:rsidRDefault="00EC0A4B" w14:paraId="1884BFFB" w14:textId="77777777">
            <w:pPr>
              <w:rPr>
                <w:sz w:val="14"/>
                <w:szCs w:val="14"/>
              </w:rPr>
            </w:pPr>
            <w:r w:rsidRPr="00A0718E">
              <w:rPr>
                <w:sz w:val="14"/>
                <w:szCs w:val="14"/>
              </w:rPr>
              <w:t>2. TSO operator manually uploads inputs to the CCCt via the Message Viewer or provides the files to the CCC via email.</w:t>
            </w:r>
          </w:p>
        </w:tc>
        <w:tc>
          <w:tcPr>
            <w:tcW w:w="763"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37C5B310" w14:textId="77777777">
            <w:pPr>
              <w:rPr>
                <w:sz w:val="14"/>
                <w:szCs w:val="14"/>
              </w:rPr>
            </w:pPr>
            <w:r w:rsidRPr="00A0718E">
              <w:rPr>
                <w:sz w:val="14"/>
                <w:szCs w:val="14"/>
              </w:rPr>
              <w:t>TSOs</w:t>
            </w:r>
          </w:p>
        </w:tc>
        <w:tc>
          <w:tcPr>
            <w:tcW w:w="147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36732D1A" w14:textId="77777777">
            <w:pPr>
              <w:rPr>
                <w:sz w:val="14"/>
                <w:szCs w:val="14"/>
              </w:rPr>
            </w:pPr>
            <w:r w:rsidRPr="00A0718E">
              <w:rPr>
                <w:sz w:val="14"/>
                <w:szCs w:val="14"/>
              </w:rPr>
              <w:t>Local Tools, CCCt</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7B961270" w14:textId="77777777">
            <w:pPr>
              <w:rPr>
                <w:sz w:val="14"/>
                <w:szCs w:val="14"/>
              </w:rPr>
            </w:pPr>
            <w:r w:rsidRPr="00A0718E">
              <w:rPr>
                <w:sz w:val="14"/>
                <w:szCs w:val="14"/>
              </w:rPr>
              <w:t>-</w:t>
            </w:r>
          </w:p>
        </w:tc>
      </w:tr>
      <w:tr w:rsidRPr="00A0718E" w:rsidR="00B4633D" w:rsidTr="47E385B5" w14:paraId="48384DBA" w14:textId="77777777">
        <w:trPr>
          <w:trHeight w:val="640"/>
        </w:trPr>
        <w:tc>
          <w:tcPr>
            <w:tcW w:w="71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FBF" w:themeFill="background1" w:themeFillShade="BF"/>
            <w:vAlign w:val="center"/>
          </w:tcPr>
          <w:p w:rsidRPr="00A0718E" w:rsidR="00EC0A4B" w:rsidP="000A4806" w:rsidRDefault="47E385B5" w14:paraId="209E3FB9" w14:textId="4F07B24A">
            <w:pPr>
              <w:rPr>
                <w:sz w:val="14"/>
                <w:szCs w:val="14"/>
              </w:rPr>
            </w:pPr>
            <w:r w:rsidRPr="47E385B5">
              <w:rPr>
                <w:sz w:val="14"/>
                <w:szCs w:val="14"/>
              </w:rPr>
              <w:t>ID2_25</w:t>
            </w:r>
          </w:p>
        </w:tc>
        <w:tc>
          <w:tcPr>
            <w:tcW w:w="731" w:type="dxa"/>
            <w:vMerge/>
            <w:vAlign w:val="center"/>
          </w:tcPr>
          <w:p w:rsidRPr="00A0718E" w:rsidR="00EC0A4B" w:rsidP="000A4806" w:rsidRDefault="00EC0A4B" w14:paraId="71FF4D35" w14:textId="77777777">
            <w:pPr>
              <w:rPr>
                <w:sz w:val="14"/>
                <w:szCs w:val="14"/>
              </w:rPr>
            </w:pPr>
          </w:p>
        </w:tc>
        <w:tc>
          <w:tcPr>
            <w:tcW w:w="3045" w:type="dxa"/>
            <w:tcBorders>
              <w:top w:val="single" w:color="FFFFFF" w:themeColor="background1" w:sz="8" w:space="0"/>
              <w:left w:val="single" w:color="FFFFFF" w:themeColor="background1" w:sz="8" w:space="0"/>
              <w:bottom w:val="nil"/>
              <w:right w:val="single" w:color="FFFFFF" w:themeColor="background1" w:sz="8" w:space="0"/>
            </w:tcBorders>
            <w:shd w:val="clear" w:color="auto" w:fill="BFBFBF" w:themeFill="background1" w:themeFillShade="BF"/>
            <w:vAlign w:val="center"/>
          </w:tcPr>
          <w:p w:rsidRPr="00A0718E" w:rsidR="00EC0A4B" w:rsidP="000A4806" w:rsidRDefault="00EC0A4B" w14:paraId="6A41E283" w14:textId="77777777">
            <w:pPr>
              <w:rPr>
                <w:sz w:val="14"/>
                <w:szCs w:val="14"/>
              </w:rPr>
            </w:pPr>
            <w:r w:rsidRPr="00A0718E">
              <w:rPr>
                <w:sz w:val="14"/>
                <w:szCs w:val="14"/>
              </w:rPr>
              <w:t>Kill of IDCC process</w:t>
            </w:r>
          </w:p>
        </w:tc>
        <w:tc>
          <w:tcPr>
            <w:tcW w:w="177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7C9BA9F5" w14:textId="77777777">
            <w:pPr>
              <w:rPr>
                <w:sz w:val="14"/>
                <w:szCs w:val="14"/>
              </w:rPr>
            </w:pPr>
            <w:r w:rsidRPr="00A0718E">
              <w:rPr>
                <w:sz w:val="14"/>
                <w:szCs w:val="14"/>
              </w:rPr>
              <w:t>If process failed and is given back to TSOs:</w:t>
            </w:r>
          </w:p>
          <w:p w:rsidRPr="00A0718E" w:rsidR="00EC0A4B" w:rsidP="0475A679" w:rsidRDefault="0475A679" w14:paraId="33BE6C49" w14:textId="3CBF2F29">
            <w:pPr>
              <w:rPr>
                <w:sz w:val="14"/>
                <w:szCs w:val="14"/>
              </w:rPr>
            </w:pPr>
            <w:r w:rsidRPr="0475A679">
              <w:rPr>
                <w:sz w:val="14"/>
                <w:szCs w:val="14"/>
              </w:rPr>
              <w:t xml:space="preserve">1. Kill the process instance via the “Kill Button” </w:t>
            </w:r>
          </w:p>
          <w:p w:rsidRPr="00A0718E" w:rsidR="00EC0A4B" w:rsidP="000A4806" w:rsidRDefault="00EC0A4B" w14:paraId="2B4CEE62" w14:textId="77777777">
            <w:pPr>
              <w:rPr>
                <w:sz w:val="14"/>
                <w:szCs w:val="14"/>
              </w:rPr>
            </w:pPr>
            <w:r w:rsidRPr="00A0718E">
              <w:rPr>
                <w:sz w:val="14"/>
                <w:szCs w:val="14"/>
              </w:rPr>
              <w:t xml:space="preserve">Note: Action to minimize the risk that the CCCt sends unexpected files to XBID and overrides the values provided by the TSOs. </w:t>
            </w:r>
          </w:p>
        </w:tc>
        <w:tc>
          <w:tcPr>
            <w:tcW w:w="763"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4161F27A" w14:textId="77777777">
            <w:pPr>
              <w:rPr>
                <w:sz w:val="14"/>
                <w:szCs w:val="14"/>
              </w:rPr>
            </w:pPr>
            <w:r w:rsidRPr="00A0718E">
              <w:rPr>
                <w:sz w:val="14"/>
                <w:szCs w:val="14"/>
              </w:rPr>
              <w:t>CCC</w:t>
            </w:r>
          </w:p>
        </w:tc>
        <w:tc>
          <w:tcPr>
            <w:tcW w:w="1475"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65A01A18" w14:textId="77777777">
            <w:pPr>
              <w:rPr>
                <w:sz w:val="14"/>
                <w:szCs w:val="14"/>
              </w:rPr>
            </w:pPr>
            <w:r w:rsidRPr="00A0718E">
              <w:rPr>
                <w:sz w:val="14"/>
                <w:szCs w:val="14"/>
              </w:rPr>
              <w:t>CCCt</w:t>
            </w:r>
          </w:p>
        </w:tc>
        <w:tc>
          <w:tcPr>
            <w:tcW w:w="800" w:type="dxa"/>
            <w:tcBorders>
              <w:top w:val="single" w:color="FFFFFF" w:themeColor="background1" w:sz="8" w:space="0"/>
              <w:left w:val="single" w:color="FFFFFF" w:themeColor="background1" w:sz="8" w:space="0"/>
              <w:bottom w:val="nil"/>
              <w:right w:val="single" w:color="FFFFFF" w:themeColor="background1" w:sz="8" w:space="0"/>
            </w:tcBorders>
            <w:shd w:val="clear" w:color="auto" w:fill="DFDFDF" w:themeFill="text2" w:themeFillTint="33"/>
            <w:vAlign w:val="center"/>
          </w:tcPr>
          <w:p w:rsidRPr="00A0718E" w:rsidR="00EC0A4B" w:rsidP="000A4806" w:rsidRDefault="00EC0A4B" w14:paraId="4A15FA83" w14:textId="77777777">
            <w:pPr>
              <w:rPr>
                <w:sz w:val="14"/>
                <w:szCs w:val="14"/>
              </w:rPr>
            </w:pPr>
            <w:r w:rsidRPr="00A0718E">
              <w:rPr>
                <w:sz w:val="14"/>
                <w:szCs w:val="14"/>
              </w:rPr>
              <w:t>-</w:t>
            </w:r>
          </w:p>
        </w:tc>
      </w:tr>
    </w:tbl>
    <w:p w:rsidR="009C061D" w:rsidP="47656B1D" w:rsidRDefault="009C061D" w14:paraId="7A045C21" w14:textId="77777777">
      <w:pPr>
        <w:spacing w:after="240"/>
      </w:pPr>
    </w:p>
    <w:p w:rsidRPr="00632A66" w:rsidR="00D82948" w:rsidP="008078E8" w:rsidRDefault="00885622" w14:paraId="021EA6CA" w14:textId="3400F632">
      <w:pPr>
        <w:spacing w:after="200" w:line="276" w:lineRule="auto"/>
        <w:jc w:val="left"/>
      </w:pPr>
      <w:r>
        <w:br w:type="page"/>
      </w:r>
    </w:p>
    <w:p w:rsidR="4EF8F33A" w:rsidP="7457B0FF" w:rsidRDefault="1C6A2CF3" w14:paraId="72BCD18E" w14:textId="2FD72676">
      <w:pPr>
        <w:pStyle w:val="Heading1"/>
        <w:spacing w:before="0" w:line="312" w:lineRule="auto"/>
        <w:rPr>
          <w:rFonts w:eastAsia="Arial"/>
          <w:color w:val="000000" w:themeColor="text1"/>
          <w:lang w:val="en-IE"/>
        </w:rPr>
      </w:pPr>
      <w:bookmarkStart w:name="_Toc599609257" w:id="296"/>
      <w:bookmarkStart w:name="_Toc224121679" w:id="297"/>
      <w:r w:rsidRPr="1C6A2CF3">
        <w:rPr>
          <w:rFonts w:eastAsia="Arial"/>
          <w:color w:val="000000" w:themeColor="text1"/>
        </w:rPr>
        <w:t xml:space="preserve">IDCC(c) – </w:t>
      </w:r>
      <w:bookmarkEnd w:id="296"/>
      <w:r w:rsidRPr="1C6A2CF3">
        <w:rPr>
          <w:rFonts w:eastAsia="Arial"/>
          <w:color w:val="000000" w:themeColor="text1"/>
        </w:rPr>
        <w:t>Pre-coupling process description</w:t>
      </w:r>
      <w:bookmarkEnd w:id="297"/>
      <w:r w:rsidRPr="1C6A2CF3">
        <w:rPr>
          <w:rFonts w:eastAsia="Arial"/>
          <w:color w:val="000000" w:themeColor="text1"/>
        </w:rPr>
        <w:t xml:space="preserve"> </w:t>
      </w:r>
    </w:p>
    <w:p w:rsidR="4EF8F33A" w:rsidP="5CD4755F" w:rsidRDefault="1C6A2CF3" w14:paraId="36A74468" w14:textId="2DF818F4">
      <w:pPr>
        <w:spacing w:after="240"/>
        <w:rPr>
          <w:rFonts w:eastAsia="Arial" w:cs="Arial"/>
          <w:color w:val="000000" w:themeColor="text1"/>
        </w:rPr>
      </w:pPr>
      <w:r w:rsidRPr="1C6A2CF3">
        <w:rPr>
          <w:rFonts w:eastAsia="Arial" w:cs="Arial"/>
          <w:color w:val="000000" w:themeColor="text1"/>
        </w:rPr>
        <w:t>Figure 2 illustrates the sequence of activities that the different parties involved in the pre-coupling process of IDCC(c) process have to perform. This global overview illustrates also clearly which kind of information each partner must send and receive.</w:t>
      </w:r>
    </w:p>
    <w:p w:rsidR="4EF8F33A" w:rsidP="008078E8" w:rsidRDefault="4EF8F33A" w14:paraId="064D069E" w14:textId="58DA924A">
      <w:pPr>
        <w:spacing w:after="240"/>
        <w:rPr>
          <w:rFonts w:eastAsia="Arial" w:cs="Arial"/>
          <w:color w:val="000000" w:themeColor="text1"/>
        </w:rPr>
      </w:pPr>
      <w:commentRangeStart w:id="298"/>
      <w:r>
        <w:rPr>
          <w:noProof/>
        </w:rPr>
        <w:drawing>
          <wp:inline distT="0" distB="0" distL="0" distR="0" wp14:anchorId="2E3C4BE1" wp14:editId="64C86A14">
            <wp:extent cx="5895974" cy="3505200"/>
            <wp:effectExtent l="0" t="0" r="0" b="0"/>
            <wp:docPr id="1305895929" name="Picture 130589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895974" cy="3505200"/>
                    </a:xfrm>
                    <a:prstGeom prst="rect">
                      <a:avLst/>
                    </a:prstGeom>
                  </pic:spPr>
                </pic:pic>
              </a:graphicData>
            </a:graphic>
          </wp:inline>
        </w:drawing>
      </w:r>
      <w:commentRangeEnd w:id="298"/>
      <w:r w:rsidR="006A5E76">
        <w:rPr>
          <w:rStyle w:val="CommentReference"/>
          <w:rFonts w:eastAsia="Arial" w:cs="Arial"/>
          <w:color w:val="000000" w:themeColor="text1"/>
          <w:sz w:val="20"/>
          <w:szCs w:val="20"/>
        </w:rPr>
        <w:commentReference w:id="298"/>
      </w:r>
    </w:p>
    <w:p w:rsidR="4EF8F33A" w:rsidP="5CD4755F" w:rsidRDefault="5CD4755F" w14:paraId="743EFC21" w14:textId="1B64FAB6">
      <w:pPr>
        <w:spacing w:after="240"/>
        <w:rPr>
          <w:rFonts w:eastAsia="Arial" w:cs="Arial"/>
          <w:color w:val="000000" w:themeColor="text1"/>
        </w:rPr>
      </w:pPr>
      <w:r w:rsidRPr="5CD4755F">
        <w:rPr>
          <w:rFonts w:eastAsia="Arial" w:cs="Arial"/>
          <w:i/>
          <w:iCs/>
          <w:color w:val="000000" w:themeColor="text1"/>
        </w:rPr>
        <w:t>Figure 2: High Level Process flow for IDCC(c) (only Pre-coupling) with indicative timings.</w:t>
      </w:r>
    </w:p>
    <w:p w:rsidR="4EF8F33A" w:rsidP="5CD4755F" w:rsidRDefault="5CD4755F" w14:paraId="2CB4D41B" w14:textId="13DA84E3">
      <w:pPr>
        <w:spacing w:after="240"/>
        <w:rPr>
          <w:rFonts w:eastAsia="Arial" w:cs="Arial"/>
          <w:color w:val="000000" w:themeColor="text1"/>
        </w:rPr>
      </w:pPr>
      <w:r w:rsidRPr="5CD4755F">
        <w:rPr>
          <w:rFonts w:eastAsia="Arial" w:cs="Arial"/>
          <w:color w:val="000000" w:themeColor="text1"/>
        </w:rPr>
        <w:t>This chapter describes the coordinated preparation of grid constraints for IDCC(c), which are provided to the CCCt. The activities of this phase involve:</w:t>
      </w:r>
    </w:p>
    <w:p w:rsidR="4EF8F33A" w:rsidP="5CD4755F" w:rsidRDefault="5CD4755F" w14:paraId="4DA1B2DE" w14:textId="470C7768">
      <w:pPr>
        <w:pStyle w:val="ListParagraph"/>
        <w:spacing w:after="240"/>
        <w:rPr>
          <w:rFonts w:eastAsia="Arial"/>
          <w:bCs w:val="0"/>
          <w:color w:val="000000" w:themeColor="text1"/>
          <w:szCs w:val="20"/>
          <w:lang w:val="en-IE"/>
        </w:rPr>
      </w:pPr>
      <w:r w:rsidRPr="5CD4755F">
        <w:rPr>
          <w:rFonts w:eastAsia="Arial"/>
          <w:bCs w:val="0"/>
          <w:color w:val="000000" w:themeColor="text1"/>
          <w:szCs w:val="20"/>
        </w:rPr>
        <w:t xml:space="preserve">IDCF (Intraday Congestion Forecast): TSOs provide IGMs to RCCs (Coreso, TSCNET), who merge the IGMs and create a common grid model (CGM). CGM models are improved in function of RAs taken during the CSA (Coordinated Security Analysis) process. </w:t>
      </w:r>
    </w:p>
    <w:p w:rsidR="4EF8F33A" w:rsidP="5CD4755F" w:rsidRDefault="5CD4755F" w14:paraId="7B8522AF" w14:textId="00E562CB">
      <w:pPr>
        <w:pStyle w:val="ListParagraph"/>
        <w:spacing w:after="240"/>
        <w:rPr>
          <w:rFonts w:eastAsia="Arial"/>
          <w:bCs w:val="0"/>
          <w:color w:val="000000" w:themeColor="text1"/>
          <w:szCs w:val="20"/>
          <w:lang w:val="en-IE"/>
        </w:rPr>
      </w:pPr>
      <w:r w:rsidRPr="5CD4755F">
        <w:rPr>
          <w:rFonts w:eastAsia="Arial"/>
          <w:bCs w:val="0"/>
          <w:color w:val="000000" w:themeColor="text1"/>
          <w:szCs w:val="20"/>
        </w:rPr>
        <w:t>Initial FB Computation: performed in the CCCt by the CCC, based on input data from TSOs and RCCs</w:t>
      </w:r>
    </w:p>
    <w:p w:rsidR="4EF8F33A" w:rsidP="5CD4755F" w:rsidRDefault="5CD4755F" w14:paraId="2C9C3B7D" w14:textId="3D9B56E9">
      <w:pPr>
        <w:pStyle w:val="ListParagraph"/>
        <w:spacing w:after="240"/>
        <w:rPr>
          <w:rFonts w:eastAsia="Arial"/>
          <w:bCs w:val="0"/>
          <w:color w:val="000000" w:themeColor="text1"/>
          <w:szCs w:val="20"/>
          <w:lang w:val="en-IE"/>
        </w:rPr>
      </w:pPr>
      <w:r w:rsidRPr="5CD4755F">
        <w:rPr>
          <w:rFonts w:eastAsia="Arial"/>
          <w:bCs w:val="0"/>
          <w:color w:val="000000" w:themeColor="text1"/>
          <w:szCs w:val="20"/>
        </w:rPr>
        <w:t xml:space="preserve">Individual validation: step performed by each TSO to validate the initial FB results (and possibility to adjust them) </w:t>
      </w:r>
    </w:p>
    <w:p w:rsidR="4EF8F33A" w:rsidP="5CD4755F" w:rsidRDefault="5CD4755F" w14:paraId="184BA5E2" w14:textId="669377DA">
      <w:pPr>
        <w:pStyle w:val="ListParagraph"/>
        <w:spacing w:after="240"/>
        <w:rPr>
          <w:rFonts w:eastAsia="Arial"/>
          <w:bCs w:val="0"/>
          <w:color w:val="000000" w:themeColor="text1"/>
          <w:szCs w:val="20"/>
          <w:lang w:val="en-IE"/>
        </w:rPr>
      </w:pPr>
      <w:r w:rsidRPr="5CD4755F">
        <w:rPr>
          <w:rFonts w:eastAsia="Arial"/>
          <w:bCs w:val="0"/>
          <w:color w:val="000000" w:themeColor="text1"/>
          <w:szCs w:val="20"/>
        </w:rPr>
        <w:t>Final FB Computation: computation performed in the CCCt by the CCC, based on updated CB files and ECs/ATCs sent from the Core TSOs.</w:t>
      </w:r>
    </w:p>
    <w:p w:rsidR="4EF8F33A" w:rsidP="5CD4755F" w:rsidRDefault="5CD4755F" w14:paraId="0BB9D816" w14:textId="0B9A5829">
      <w:pPr>
        <w:spacing w:after="240"/>
        <w:rPr>
          <w:rFonts w:eastAsia="Arial" w:cs="Arial"/>
          <w:color w:val="000000" w:themeColor="text1"/>
        </w:rPr>
      </w:pPr>
      <w:r w:rsidRPr="5CD4755F">
        <w:rPr>
          <w:rFonts w:eastAsia="Arial" w:cs="Arial"/>
          <w:color w:val="000000" w:themeColor="text1"/>
        </w:rPr>
        <w:t>The following subsections describe the normal process and identify links to back-up and fallback processes for IDCC(c). Backup processes are detailed at the end of each chapter in the grey table.</w:t>
      </w:r>
      <w:r w:rsidR="00492F72">
        <w:rPr>
          <w:rFonts w:eastAsia="Arial" w:cs="Arial"/>
          <w:color w:val="000000" w:themeColor="text1"/>
        </w:rPr>
        <w:t xml:space="preserve"> For more detailed descriptions see the respective subsections in IDCC(b) (chapter </w:t>
      </w:r>
      <w:r w:rsidR="00492F72">
        <w:rPr>
          <w:rFonts w:eastAsia="Arial" w:cs="Arial"/>
          <w:color w:val="000000" w:themeColor="text1"/>
        </w:rPr>
        <w:fldChar w:fldCharType="begin"/>
      </w:r>
      <w:r w:rsidR="00492F72">
        <w:rPr>
          <w:rFonts w:eastAsia="Arial" w:cs="Arial"/>
          <w:color w:val="000000" w:themeColor="text1"/>
        </w:rPr>
        <w:instrText xml:space="preserve"> REF _Ref196438721 \r \h </w:instrText>
      </w:r>
      <w:r w:rsidR="00492F72">
        <w:rPr>
          <w:rFonts w:eastAsia="Arial" w:cs="Arial"/>
          <w:color w:val="000000" w:themeColor="text1"/>
        </w:rPr>
      </w:r>
      <w:r w:rsidR="00492F72">
        <w:rPr>
          <w:rFonts w:eastAsia="Arial" w:cs="Arial"/>
          <w:color w:val="000000" w:themeColor="text1"/>
        </w:rPr>
        <w:fldChar w:fldCharType="separate"/>
      </w:r>
      <w:r w:rsidR="00492F72">
        <w:rPr>
          <w:rFonts w:eastAsia="Arial" w:cs="Arial"/>
          <w:color w:val="000000" w:themeColor="text1"/>
        </w:rPr>
        <w:t>6</w:t>
      </w:r>
      <w:r w:rsidR="00492F72">
        <w:rPr>
          <w:rFonts w:eastAsia="Arial" w:cs="Arial"/>
          <w:color w:val="000000" w:themeColor="text1"/>
        </w:rPr>
        <w:fldChar w:fldCharType="end"/>
      </w:r>
      <w:r w:rsidR="00492F72">
        <w:rPr>
          <w:rFonts w:eastAsia="Arial" w:cs="Arial"/>
          <w:color w:val="000000" w:themeColor="text1"/>
        </w:rPr>
        <w:t>).</w:t>
      </w:r>
    </w:p>
    <w:p w:rsidR="00B1234A" w:rsidP="5CD4755F" w:rsidRDefault="00B1234A" w14:paraId="79B26BA8" w14:textId="77777777">
      <w:pPr>
        <w:spacing w:after="240"/>
        <w:rPr>
          <w:rFonts w:eastAsia="Arial" w:cs="Arial"/>
          <w:color w:val="000000" w:themeColor="text1"/>
        </w:rPr>
      </w:pPr>
    </w:p>
    <w:p w:rsidR="4EF8F33A" w:rsidP="00B47D5C" w:rsidRDefault="5C8C3B61" w14:paraId="678B0654" w14:textId="5128CA8E">
      <w:pPr>
        <w:pStyle w:val="Heading2"/>
        <w:rPr>
          <w:lang w:val="en-IE"/>
        </w:rPr>
      </w:pPr>
      <w:bookmarkStart w:name="_Toc836962656" w:id="299"/>
      <w:bookmarkStart w:name="_Toc224121680" w:id="300"/>
      <w:r>
        <w:t>T</w:t>
      </w:r>
      <w:commentRangeStart w:id="301"/>
      <w:commentRangeStart w:id="302"/>
      <w:r>
        <w:t>SO Data Gathering</w:t>
      </w:r>
      <w:bookmarkEnd w:id="299"/>
      <w:bookmarkEnd w:id="300"/>
      <w:r>
        <w:t xml:space="preserve"> </w:t>
      </w:r>
      <w:commentRangeEnd w:id="301"/>
      <w:r w:rsidR="005D1606">
        <w:rPr>
          <w:rStyle w:val="CommentReference"/>
          <w:sz w:val="28"/>
          <w:szCs w:val="22"/>
          <w:lang w:val="en-IE"/>
        </w:rPr>
        <w:commentReference w:id="301"/>
      </w:r>
      <w:commentRangeEnd w:id="302"/>
      <w:r w:rsidR="006A5E76">
        <w:rPr>
          <w:rStyle w:val="CommentReference"/>
          <w:sz w:val="28"/>
          <w:szCs w:val="22"/>
          <w:lang w:val="en-IE"/>
        </w:rPr>
        <w:commentReference w:id="302"/>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45"/>
        <w:gridCol w:w="945"/>
        <w:gridCol w:w="825"/>
        <w:gridCol w:w="840"/>
        <w:gridCol w:w="855"/>
        <w:gridCol w:w="1135"/>
        <w:gridCol w:w="1135"/>
        <w:gridCol w:w="1135"/>
      </w:tblGrid>
      <w:tr w:rsidR="4EF8F33A" w:rsidTr="5CD4755F" w14:paraId="47E745F4"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83E0942" w14:textId="0293CEBC">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260BDAB" w14:textId="01AD143B">
            <w:pPr>
              <w:rPr>
                <w:rFonts w:eastAsia="Arial" w:cs="Arial"/>
                <w:sz w:val="14"/>
                <w:szCs w:val="14"/>
              </w:rPr>
            </w:pPr>
            <w:r w:rsidRPr="5CD4755F">
              <w:rPr>
                <w:rFonts w:eastAsia="Arial" w:cs="Arial"/>
                <w:color w:val="FFFFFF" w:themeColor="background1"/>
                <w:sz w:val="14"/>
                <w:szCs w:val="14"/>
              </w:rPr>
              <w:t>Owner</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B59F964" w14:textId="287D4042">
            <w:pPr>
              <w:rPr>
                <w:rFonts w:eastAsia="Arial" w:cs="Arial"/>
                <w:sz w:val="14"/>
                <w:szCs w:val="14"/>
              </w:rPr>
            </w:pPr>
            <w:r w:rsidRPr="5CD4755F">
              <w:rPr>
                <w:rFonts w:eastAsia="Arial" w:cs="Arial"/>
                <w:color w:val="FFFFFF" w:themeColor="background1"/>
                <w:sz w:val="14"/>
                <w:szCs w:val="14"/>
              </w:rPr>
              <w:t>Tool</w:t>
            </w:r>
          </w:p>
        </w:tc>
        <w:tc>
          <w:tcPr>
            <w:tcW w:w="82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1548B9D" w14:textId="265F88E8">
            <w:pPr>
              <w:rPr>
                <w:rFonts w:eastAsia="Arial" w:cs="Arial"/>
                <w:sz w:val="14"/>
                <w:szCs w:val="14"/>
              </w:rPr>
            </w:pPr>
            <w:r w:rsidRPr="5CD4755F">
              <w:rPr>
                <w:rFonts w:eastAsia="Arial" w:cs="Arial"/>
                <w:color w:val="FFFFFF" w:themeColor="background1"/>
                <w:sz w:val="14"/>
                <w:szCs w:val="14"/>
              </w:rPr>
              <w:t>Target Start Time</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28F3B24" w14:textId="5348E8E9">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DB15C0A" w14:textId="6EA3A8AA">
            <w:pPr>
              <w:rPr>
                <w:rFonts w:eastAsia="Arial" w:cs="Arial"/>
                <w:sz w:val="14"/>
                <w:szCs w:val="14"/>
              </w:rPr>
            </w:pPr>
            <w:r w:rsidRPr="5CD4755F">
              <w:rPr>
                <w:rFonts w:eastAsia="Arial" w:cs="Arial"/>
                <w:color w:val="FFFFFF" w:themeColor="background1"/>
                <w:sz w:val="14"/>
                <w:szCs w:val="14"/>
              </w:rPr>
              <w:t>Critical End Time</w:t>
            </w:r>
          </w:p>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F71E403" w14:textId="024AB7A6">
            <w:pPr>
              <w:rPr>
                <w:rFonts w:eastAsia="Arial" w:cs="Arial"/>
                <w:sz w:val="14"/>
                <w:szCs w:val="14"/>
              </w:rPr>
            </w:pPr>
            <w:r w:rsidRPr="5CD4755F">
              <w:rPr>
                <w:rFonts w:eastAsia="Arial" w:cs="Arial"/>
                <w:color w:val="FFFFFF" w:themeColor="background1"/>
                <w:sz w:val="14"/>
                <w:szCs w:val="14"/>
              </w:rPr>
              <w:t>Data Exchange</w:t>
            </w:r>
          </w:p>
        </w:tc>
      </w:tr>
      <w:tr w:rsidR="4EF8F33A" w:rsidTr="5CD4755F" w14:paraId="1FF33713" w14:textId="77777777">
        <w:trPr>
          <w:trHeight w:val="270"/>
        </w:trPr>
        <w:tc>
          <w:tcPr>
            <w:tcW w:w="1290" w:type="dxa"/>
            <w:vMerge/>
            <w:vAlign w:val="center"/>
          </w:tcPr>
          <w:p w:rsidR="00A0426B" w:rsidRDefault="00A0426B" w14:paraId="43686704" w14:textId="77777777"/>
        </w:tc>
        <w:tc>
          <w:tcPr>
            <w:tcW w:w="945" w:type="dxa"/>
            <w:vMerge/>
            <w:vAlign w:val="center"/>
          </w:tcPr>
          <w:p w:rsidR="00A0426B" w:rsidRDefault="00A0426B" w14:paraId="60539BA6" w14:textId="77777777"/>
        </w:tc>
        <w:tc>
          <w:tcPr>
            <w:tcW w:w="945" w:type="dxa"/>
            <w:vMerge/>
            <w:vAlign w:val="center"/>
          </w:tcPr>
          <w:p w:rsidR="00A0426B" w:rsidRDefault="00A0426B" w14:paraId="5A16A4D2" w14:textId="77777777"/>
        </w:tc>
        <w:tc>
          <w:tcPr>
            <w:tcW w:w="825" w:type="dxa"/>
            <w:vMerge/>
            <w:vAlign w:val="center"/>
          </w:tcPr>
          <w:p w:rsidR="00A0426B" w:rsidRDefault="00A0426B" w14:paraId="3BE133EF" w14:textId="77777777"/>
        </w:tc>
        <w:tc>
          <w:tcPr>
            <w:tcW w:w="840" w:type="dxa"/>
            <w:vMerge/>
            <w:vAlign w:val="center"/>
          </w:tcPr>
          <w:p w:rsidR="00A0426B" w:rsidRDefault="00A0426B" w14:paraId="1E748263" w14:textId="77777777"/>
        </w:tc>
        <w:tc>
          <w:tcPr>
            <w:tcW w:w="855" w:type="dxa"/>
            <w:vMerge/>
            <w:vAlign w:val="center"/>
          </w:tcPr>
          <w:p w:rsidR="00A0426B" w:rsidRDefault="00A0426B" w14:paraId="6E7763F0"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A2C8D7B" w14:textId="0DFAFEDC">
            <w:pPr>
              <w:rPr>
                <w:rFonts w:eastAsia="Arial" w:cs="Arial"/>
                <w:sz w:val="14"/>
                <w:szCs w:val="14"/>
              </w:rPr>
            </w:pPr>
            <w:r w:rsidRPr="5CD4755F">
              <w:rPr>
                <w:rFonts w:eastAsia="Arial" w:cs="Arial"/>
                <w:color w:val="FFFFFF" w:themeColor="background1"/>
                <w:sz w:val="14"/>
                <w:szCs w:val="14"/>
              </w:rPr>
              <w:t>Input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9843B40" w14:textId="440A76FB">
            <w:pPr>
              <w:rPr>
                <w:rFonts w:eastAsia="Arial" w:cs="Arial"/>
                <w:sz w:val="14"/>
                <w:szCs w:val="14"/>
              </w:rPr>
            </w:pPr>
            <w:r w:rsidRPr="5CD4755F">
              <w:rPr>
                <w:rFonts w:eastAsia="Arial" w:cs="Arial"/>
                <w:color w:val="FFFFFF" w:themeColor="background1"/>
                <w:sz w:val="14"/>
                <w:szCs w:val="14"/>
              </w:rPr>
              <w:t>Output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4E0780B" w14:textId="2EC67179">
            <w:pPr>
              <w:rPr>
                <w:rFonts w:eastAsia="Arial" w:cs="Arial"/>
                <w:sz w:val="14"/>
                <w:szCs w:val="14"/>
              </w:rPr>
            </w:pPr>
            <w:r w:rsidRPr="5CD4755F">
              <w:rPr>
                <w:rFonts w:eastAsia="Arial" w:cs="Arial"/>
                <w:color w:val="FFFFFF" w:themeColor="background1"/>
                <w:sz w:val="14"/>
                <w:szCs w:val="14"/>
              </w:rPr>
              <w:t>Counter part</w:t>
            </w:r>
          </w:p>
        </w:tc>
      </w:tr>
      <w:tr w:rsidR="4EF8F33A" w:rsidTr="5CD4755F" w14:paraId="0AF268A6"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A6E1DB4" w14:textId="5B292A9C">
            <w:pPr>
              <w:rPr>
                <w:rFonts w:eastAsia="Arial" w:cs="Arial"/>
                <w:sz w:val="14"/>
                <w:szCs w:val="14"/>
              </w:rPr>
            </w:pPr>
            <w:r w:rsidRPr="5CD4755F">
              <w:rPr>
                <w:rFonts w:eastAsia="Arial" w:cs="Arial"/>
                <w:sz w:val="14"/>
                <w:szCs w:val="14"/>
              </w:rPr>
              <w:t>Open Initial TSO Data Receiving Step</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D727DA0" w14:textId="4C960DE6">
            <w:pPr>
              <w:rPr>
                <w:rFonts w:eastAsia="Arial" w:cs="Arial"/>
                <w:sz w:val="14"/>
                <w:szCs w:val="14"/>
              </w:rPr>
            </w:pPr>
            <w:r w:rsidRPr="5CD4755F">
              <w:rPr>
                <w:rFonts w:eastAsia="Arial" w:cs="Arial"/>
                <w:sz w:val="14"/>
                <w:szCs w:val="14"/>
              </w:rPr>
              <w:t>CCC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2F51765" w14:textId="08AE6121">
            <w:pPr>
              <w:rPr>
                <w:rFonts w:eastAsia="Arial" w:cs="Arial"/>
                <w:sz w:val="14"/>
                <w:szCs w:val="14"/>
              </w:rPr>
            </w:pPr>
            <w:r w:rsidRPr="5CD4755F">
              <w:rPr>
                <w:rFonts w:eastAsia="Arial" w:cs="Arial"/>
                <w:sz w:val="14"/>
                <w:szCs w:val="14"/>
              </w:rPr>
              <w:t>CCCt</w:t>
            </w:r>
          </w:p>
        </w:tc>
        <w:tc>
          <w:tcPr>
            <w:tcW w:w="252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5507884" w14:textId="1E085988">
            <w:pPr>
              <w:rPr>
                <w:rFonts w:eastAsia="Arial" w:cs="Arial"/>
                <w:sz w:val="14"/>
                <w:szCs w:val="14"/>
              </w:rPr>
            </w:pPr>
            <w:r w:rsidRPr="5CD4755F">
              <w:rPr>
                <w:rFonts w:eastAsia="Arial" w:cs="Arial"/>
                <w:sz w:val="14"/>
                <w:szCs w:val="14"/>
              </w:rPr>
              <w:t>See HLBP timetable as referred to under ‘2. Related documents’</w:t>
            </w:r>
          </w:p>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4FACB69" w14:textId="272F65D9">
            <w:pPr>
              <w:rPr>
                <w:rFonts w:eastAsia="Arial" w:cs="Arial"/>
                <w:sz w:val="14"/>
                <w:szCs w:val="14"/>
              </w:rPr>
            </w:pPr>
            <w:r w:rsidRPr="5CD4755F">
              <w:rPr>
                <w:rFonts w:eastAsia="Arial" w:cs="Arial"/>
                <w:sz w:val="14"/>
                <w:szCs w:val="14"/>
              </w:rPr>
              <w:t xml:space="preserve">- </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6A48CC5" w14:textId="402C109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7C684C6" w14:textId="36D83930">
            <w:pPr>
              <w:rPr>
                <w:rFonts w:eastAsia="Arial" w:cs="Arial"/>
                <w:sz w:val="14"/>
                <w:szCs w:val="14"/>
              </w:rPr>
            </w:pPr>
            <w:r w:rsidRPr="5CD4755F">
              <w:rPr>
                <w:rFonts w:eastAsia="Arial" w:cs="Arial"/>
                <w:sz w:val="14"/>
                <w:szCs w:val="14"/>
              </w:rPr>
              <w:t>-</w:t>
            </w:r>
          </w:p>
        </w:tc>
      </w:tr>
      <w:tr w:rsidR="4EF8F33A" w:rsidTr="5CD4755F" w14:paraId="19FF501A"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00286F4" w14:textId="12F0C9F2">
            <w:pPr>
              <w:rPr>
                <w:rFonts w:eastAsia="Arial" w:cs="Arial"/>
                <w:sz w:val="14"/>
                <w:szCs w:val="14"/>
              </w:rPr>
            </w:pPr>
            <w:r w:rsidRPr="5CD4755F">
              <w:rPr>
                <w:rFonts w:eastAsia="Arial" w:cs="Arial"/>
                <w:sz w:val="14"/>
                <w:szCs w:val="14"/>
              </w:rPr>
              <w:t>Create Initial version of CO Dictionary</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8B6F7B8" w14:textId="7F7D1891">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E86C221" w14:textId="14A5B7D6">
            <w:pPr>
              <w:rPr>
                <w:rFonts w:eastAsia="Arial" w:cs="Arial"/>
                <w:sz w:val="14"/>
                <w:szCs w:val="14"/>
              </w:rPr>
            </w:pPr>
            <w:r w:rsidRPr="5CD4755F">
              <w:rPr>
                <w:rFonts w:eastAsia="Arial" w:cs="Arial"/>
                <w:sz w:val="14"/>
                <w:szCs w:val="14"/>
              </w:rPr>
              <w:t>CCCt</w:t>
            </w:r>
          </w:p>
        </w:tc>
        <w:tc>
          <w:tcPr>
            <w:tcW w:w="2520" w:type="dxa"/>
            <w:gridSpan w:val="3"/>
            <w:vMerge/>
            <w:vAlign w:val="center"/>
          </w:tcPr>
          <w:p w:rsidR="00A0426B" w:rsidRDefault="00A0426B" w14:paraId="54A30BD1"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05F38DB" w14:textId="26FFC78E">
            <w:pPr>
              <w:rPr>
                <w:rFonts w:eastAsia="Arial" w:cs="Arial"/>
                <w:sz w:val="14"/>
                <w:szCs w:val="14"/>
              </w:rPr>
            </w:pPr>
            <w:r w:rsidRPr="5CD4755F">
              <w:rPr>
                <w:rFonts w:eastAsia="Arial" w:cs="Arial"/>
                <w:sz w:val="14"/>
                <w:szCs w:val="14"/>
              </w:rPr>
              <w:t xml:space="preserve"> -</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EF171C7" w14:textId="176A4960">
            <w:pPr>
              <w:rPr>
                <w:rFonts w:eastAsia="Arial" w:cs="Arial"/>
                <w:sz w:val="14"/>
                <w:szCs w:val="14"/>
              </w:rPr>
            </w:pPr>
            <w:r w:rsidRPr="5CD4755F">
              <w:rPr>
                <w:rFonts w:eastAsia="Arial" w:cs="Arial"/>
                <w:sz w:val="14"/>
                <w:szCs w:val="14"/>
              </w:rPr>
              <w:t xml:space="preserve">CO Dictionary </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1D0EFB0" w14:textId="34CC51C8">
            <w:pPr>
              <w:rPr>
                <w:rFonts w:eastAsia="Arial" w:cs="Arial"/>
                <w:sz w:val="14"/>
                <w:szCs w:val="14"/>
              </w:rPr>
            </w:pPr>
            <w:r w:rsidRPr="5CD4755F">
              <w:rPr>
                <w:rFonts w:eastAsia="Arial" w:cs="Arial"/>
                <w:sz w:val="14"/>
                <w:szCs w:val="14"/>
              </w:rPr>
              <w:t xml:space="preserve">TSOs </w:t>
            </w:r>
          </w:p>
        </w:tc>
      </w:tr>
      <w:tr w:rsidR="4EF8F33A" w:rsidTr="5CD4755F" w14:paraId="27382769"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7F7C044" w14:textId="4B44B4C1">
            <w:pPr>
              <w:rPr>
                <w:rFonts w:eastAsia="Arial" w:cs="Arial"/>
                <w:sz w:val="14"/>
                <w:szCs w:val="14"/>
              </w:rPr>
            </w:pPr>
            <w:r w:rsidRPr="5CD4755F">
              <w:rPr>
                <w:rFonts w:eastAsia="Arial" w:cs="Arial"/>
                <w:sz w:val="14"/>
                <w:szCs w:val="14"/>
              </w:rPr>
              <w:t>Open Individual Validation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ACDC976" w14:textId="2466C84E">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F76A4D9" w14:textId="5286A6B5">
            <w:pPr>
              <w:rPr>
                <w:rFonts w:eastAsia="Arial" w:cs="Arial"/>
                <w:sz w:val="14"/>
                <w:szCs w:val="14"/>
              </w:rPr>
            </w:pPr>
            <w:r w:rsidRPr="5CD4755F">
              <w:rPr>
                <w:rFonts w:eastAsia="Arial" w:cs="Arial"/>
                <w:sz w:val="14"/>
                <w:szCs w:val="14"/>
              </w:rPr>
              <w:t>CCCt</w:t>
            </w:r>
          </w:p>
        </w:tc>
        <w:tc>
          <w:tcPr>
            <w:tcW w:w="2520" w:type="dxa"/>
            <w:gridSpan w:val="3"/>
            <w:vMerge/>
            <w:vAlign w:val="center"/>
          </w:tcPr>
          <w:p w:rsidR="00A0426B" w:rsidRDefault="00A0426B" w14:paraId="537EF281"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D27FB97" w14:textId="773A77B6">
            <w:pPr>
              <w:rPr>
                <w:rFonts w:eastAsia="Arial" w:cs="Arial"/>
                <w:sz w:val="14"/>
                <w:szCs w:val="14"/>
              </w:rPr>
            </w:pPr>
            <w:r w:rsidRPr="5CD4755F">
              <w:rPr>
                <w:rFonts w:eastAsia="Arial" w:cs="Arial"/>
                <w:sz w:val="14"/>
                <w:szCs w:val="14"/>
              </w:rPr>
              <w:t>TSOs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CE1F8C6" w14:textId="7E5FB6B8">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2CDE1F2" w14:textId="55621BD7">
            <w:pPr>
              <w:rPr>
                <w:rFonts w:eastAsia="Arial" w:cs="Arial"/>
                <w:sz w:val="14"/>
                <w:szCs w:val="14"/>
              </w:rPr>
            </w:pPr>
            <w:r w:rsidRPr="5CD4755F">
              <w:rPr>
                <w:rFonts w:eastAsia="Arial" w:cs="Arial"/>
                <w:sz w:val="14"/>
                <w:szCs w:val="14"/>
              </w:rPr>
              <w:t>-</w:t>
            </w:r>
          </w:p>
        </w:tc>
      </w:tr>
      <w:tr w:rsidR="006A5E76" w:rsidTr="5CD4755F" w14:paraId="4601872D"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A5E76" w:rsidP="5CD4755F" w:rsidRDefault="006A5E76" w14:paraId="7F6658DF" w14:textId="785395B2">
            <w:pPr>
              <w:rPr>
                <w:rFonts w:eastAsia="Arial" w:cs="Arial"/>
                <w:sz w:val="14"/>
                <w:szCs w:val="14"/>
              </w:rPr>
            </w:pPr>
            <w:r>
              <w:rPr>
                <w:rFonts w:eastAsia="Arial" w:cs="Arial"/>
                <w:sz w:val="14"/>
                <w:szCs w:val="14"/>
              </w:rPr>
              <w:t>Create initial version of Fallback Report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A5E76" w:rsidP="5CD4755F" w:rsidRDefault="006A5E76" w14:paraId="146C52F5" w14:textId="5F7FA976">
            <w:pPr>
              <w:rPr>
                <w:rFonts w:eastAsia="Arial" w:cs="Arial"/>
                <w:sz w:val="14"/>
                <w:szCs w:val="14"/>
              </w:rPr>
            </w:pPr>
            <w:r>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A5E76" w:rsidP="5CD4755F" w:rsidRDefault="006A5E76" w14:paraId="1AB742B8" w14:textId="5B9C3F4E">
            <w:pPr>
              <w:rPr>
                <w:rFonts w:eastAsia="Arial" w:cs="Arial"/>
                <w:sz w:val="14"/>
                <w:szCs w:val="14"/>
              </w:rPr>
            </w:pPr>
            <w:r>
              <w:rPr>
                <w:rFonts w:eastAsia="Arial" w:cs="Arial"/>
                <w:sz w:val="14"/>
                <w:szCs w:val="14"/>
              </w:rPr>
              <w:t>CCCt</w:t>
            </w:r>
          </w:p>
        </w:tc>
        <w:tc>
          <w:tcPr>
            <w:tcW w:w="2520" w:type="dxa"/>
            <w:gridSpan w:val="3"/>
            <w:vMerge/>
            <w:vAlign w:val="center"/>
          </w:tcPr>
          <w:p w:rsidR="006A5E76" w:rsidRDefault="006A5E76" w14:paraId="03874BCA"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6A5E76" w:rsidP="5CD4755F" w:rsidRDefault="006A5E76" w14:paraId="787327AC" w14:textId="49A3DE69">
            <w:pPr>
              <w:rPr>
                <w:rFonts w:eastAsia="Arial" w:cs="Arial"/>
                <w:sz w:val="14"/>
                <w:szCs w:val="14"/>
              </w:rPr>
            </w:pPr>
            <w:r>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6A5E76" w:rsidP="5CD4755F" w:rsidRDefault="006A5E76" w14:paraId="74C5E086" w14:textId="2E9834A4">
            <w:pPr>
              <w:rPr>
                <w:rFonts w:eastAsia="Arial" w:cs="Arial"/>
                <w:sz w:val="14"/>
                <w:szCs w:val="14"/>
              </w:rPr>
            </w:pPr>
            <w:r>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6A5E76" w:rsidP="5CD4755F" w:rsidRDefault="006A5E76" w14:paraId="66437C39" w14:textId="202850E5">
            <w:pPr>
              <w:rPr>
                <w:rFonts w:eastAsia="Arial" w:cs="Arial"/>
                <w:sz w:val="14"/>
                <w:szCs w:val="14"/>
              </w:rPr>
            </w:pPr>
            <w:r>
              <w:rPr>
                <w:rFonts w:eastAsia="Arial" w:cs="Arial"/>
                <w:sz w:val="14"/>
                <w:szCs w:val="14"/>
              </w:rPr>
              <w:t>-</w:t>
            </w:r>
          </w:p>
        </w:tc>
      </w:tr>
      <w:tr w:rsidR="4EF8F33A" w:rsidTr="5CD4755F" w14:paraId="04429976"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DF4F33F" w14:textId="5B1F0416">
            <w:pPr>
              <w:rPr>
                <w:rFonts w:eastAsia="Arial" w:cs="Arial"/>
                <w:sz w:val="14"/>
                <w:szCs w:val="14"/>
              </w:rPr>
            </w:pPr>
            <w:r w:rsidRPr="5CD4755F">
              <w:rPr>
                <w:rFonts w:eastAsia="Arial" w:cs="Arial"/>
                <w:sz w:val="14"/>
                <w:szCs w:val="14"/>
              </w:rPr>
              <w:t>Open gates for forwarding of NTCs from TSO</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84B6555" w14:textId="2775CCCD">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2689FEB" w14:textId="024E282E">
            <w:pPr>
              <w:rPr>
                <w:rFonts w:eastAsia="Arial" w:cs="Arial"/>
                <w:sz w:val="14"/>
                <w:szCs w:val="14"/>
              </w:rPr>
            </w:pPr>
            <w:r w:rsidRPr="5CD4755F">
              <w:rPr>
                <w:rFonts w:eastAsia="Arial" w:cs="Arial"/>
                <w:sz w:val="14"/>
                <w:szCs w:val="14"/>
              </w:rPr>
              <w:t>CCCt</w:t>
            </w:r>
          </w:p>
        </w:tc>
        <w:tc>
          <w:tcPr>
            <w:tcW w:w="2520" w:type="dxa"/>
            <w:gridSpan w:val="3"/>
            <w:vMerge/>
            <w:vAlign w:val="center"/>
          </w:tcPr>
          <w:p w:rsidR="00A0426B" w:rsidRDefault="00A0426B" w14:paraId="4328E720"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60381FB8" w14:textId="745DB828">
            <w:pPr>
              <w:rPr>
                <w:rFonts w:eastAsia="Arial" w:cs="Arial"/>
                <w:sz w:val="14"/>
                <w:szCs w:val="14"/>
              </w:rPr>
            </w:pP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0DCE08C7" w14:textId="130CE34A">
            <w:pPr>
              <w:rPr>
                <w:rFonts w:eastAsia="Arial" w:cs="Arial"/>
                <w:sz w:val="14"/>
                <w:szCs w:val="14"/>
              </w:rPr>
            </w:pP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6539E2C4" w14:textId="2987C96E">
            <w:pPr>
              <w:rPr>
                <w:rFonts w:eastAsia="Arial" w:cs="Arial"/>
                <w:sz w:val="14"/>
                <w:szCs w:val="14"/>
              </w:rPr>
            </w:pPr>
          </w:p>
        </w:tc>
      </w:tr>
      <w:tr w:rsidR="4EF8F33A" w:rsidTr="5CD4755F" w14:paraId="5D4333FC"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E626455" w14:textId="5E51C545">
            <w:pPr>
              <w:rPr>
                <w:rFonts w:eastAsia="Arial" w:cs="Arial"/>
                <w:sz w:val="14"/>
                <w:szCs w:val="14"/>
              </w:rPr>
            </w:pPr>
            <w:r w:rsidRPr="5CD4755F">
              <w:rPr>
                <w:rFonts w:eastAsia="Arial" w:cs="Arial"/>
                <w:sz w:val="14"/>
                <w:szCs w:val="14"/>
              </w:rPr>
              <w:t>Enable forwarding of NTC from TSO</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32C499F" w14:textId="02FE6C5A">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6F78D9B" w14:textId="5EA9D7E4">
            <w:pPr>
              <w:rPr>
                <w:rFonts w:eastAsia="Arial" w:cs="Arial"/>
                <w:sz w:val="14"/>
                <w:szCs w:val="14"/>
              </w:rPr>
            </w:pPr>
            <w:r w:rsidRPr="5CD4755F">
              <w:rPr>
                <w:rFonts w:eastAsia="Arial" w:cs="Arial"/>
                <w:sz w:val="14"/>
                <w:szCs w:val="14"/>
              </w:rPr>
              <w:t>CCCt</w:t>
            </w:r>
          </w:p>
        </w:tc>
        <w:tc>
          <w:tcPr>
            <w:tcW w:w="2520" w:type="dxa"/>
            <w:gridSpan w:val="3"/>
            <w:vMerge/>
            <w:vAlign w:val="center"/>
          </w:tcPr>
          <w:p w:rsidR="00A0426B" w:rsidRDefault="00A0426B" w14:paraId="3C32BA36"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50DAB3EF" w14:textId="38BEDCFD">
            <w:pPr>
              <w:rPr>
                <w:rFonts w:eastAsia="Arial" w:cs="Arial"/>
                <w:sz w:val="14"/>
                <w:szCs w:val="14"/>
              </w:rPr>
            </w:pP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0265DD4F" w14:textId="7E1DFD52">
            <w:pPr>
              <w:rPr>
                <w:rFonts w:eastAsia="Arial" w:cs="Arial"/>
                <w:sz w:val="14"/>
                <w:szCs w:val="14"/>
              </w:rPr>
            </w:pP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09DA6688" w14:textId="15409661">
            <w:pPr>
              <w:rPr>
                <w:rFonts w:eastAsia="Arial" w:cs="Arial"/>
                <w:sz w:val="14"/>
                <w:szCs w:val="14"/>
              </w:rPr>
            </w:pPr>
          </w:p>
        </w:tc>
      </w:tr>
      <w:tr w:rsidR="4EF8F33A" w:rsidTr="5CD4755F" w14:paraId="2D092AE8"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6B60FAB" w14:textId="7B4AEE9B">
            <w:pPr>
              <w:rPr>
                <w:rFonts w:eastAsia="Arial" w:cs="Arial"/>
                <w:sz w:val="14"/>
                <w:szCs w:val="14"/>
              </w:rPr>
            </w:pPr>
            <w:r w:rsidRPr="5CD4755F">
              <w:rPr>
                <w:rFonts w:eastAsia="Arial" w:cs="Arial"/>
                <w:sz w:val="14"/>
                <w:szCs w:val="14"/>
              </w:rPr>
              <w:t>Close gates for DA replacement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61FD12A" w14:textId="0D31378E">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88550AE" w14:textId="4E70421E">
            <w:pPr>
              <w:rPr>
                <w:rFonts w:eastAsia="Arial" w:cs="Arial"/>
                <w:sz w:val="14"/>
                <w:szCs w:val="14"/>
              </w:rPr>
            </w:pPr>
            <w:r w:rsidRPr="5CD4755F">
              <w:rPr>
                <w:rFonts w:eastAsia="Arial" w:cs="Arial"/>
                <w:sz w:val="14"/>
                <w:szCs w:val="14"/>
              </w:rPr>
              <w:t>CCCt</w:t>
            </w:r>
          </w:p>
        </w:tc>
        <w:tc>
          <w:tcPr>
            <w:tcW w:w="2520" w:type="dxa"/>
            <w:gridSpan w:val="3"/>
            <w:vMerge/>
            <w:vAlign w:val="center"/>
          </w:tcPr>
          <w:p w:rsidR="00A0426B" w:rsidRDefault="00A0426B" w14:paraId="56E6DCF3"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9635E5C" w14:textId="761EEC1C">
            <w:pPr>
              <w:rPr>
                <w:rFonts w:eastAsia="Arial" w:cs="Arial"/>
                <w:sz w:val="14"/>
                <w:szCs w:val="14"/>
              </w:rPr>
            </w:pPr>
            <w:r w:rsidRPr="5CD4755F">
              <w:rPr>
                <w:rFonts w:eastAsia="Arial" w:cs="Arial"/>
                <w:sz w:val="14"/>
                <w:szCs w:val="14"/>
              </w:rPr>
              <w:t xml:space="preserve"> Merged GLSK, EC/ATC, CBs, AC; CO Dictionary, FB Domain, CGM DQC,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F6797DC" w14:textId="791F467E">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5A78E0B" w14:textId="2F0BD8BE">
            <w:pPr>
              <w:rPr>
                <w:rFonts w:eastAsia="Arial" w:cs="Arial"/>
                <w:sz w:val="14"/>
                <w:szCs w:val="14"/>
              </w:rPr>
            </w:pPr>
            <w:r w:rsidRPr="5CD4755F">
              <w:rPr>
                <w:rFonts w:eastAsia="Arial" w:cs="Arial"/>
                <w:sz w:val="14"/>
                <w:szCs w:val="14"/>
              </w:rPr>
              <w:t>DA CCCt</w:t>
            </w:r>
          </w:p>
        </w:tc>
      </w:tr>
      <w:tr w:rsidR="4EF8F33A" w:rsidTr="5CD4755F" w14:paraId="50125A41"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0EEA896" w14:textId="075F2DAB">
            <w:pPr>
              <w:rPr>
                <w:rFonts w:eastAsia="Arial" w:cs="Arial"/>
                <w:sz w:val="14"/>
                <w:szCs w:val="14"/>
              </w:rPr>
            </w:pPr>
            <w:r w:rsidRPr="5CD4755F">
              <w:rPr>
                <w:rFonts w:eastAsia="Arial" w:cs="Arial"/>
                <w:sz w:val="14"/>
                <w:szCs w:val="14"/>
              </w:rPr>
              <w:t>Distribution of DA domain for fallback</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E69B442" w14:textId="700F4B10">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03EF2FE" w14:textId="670765B1">
            <w:pPr>
              <w:rPr>
                <w:rFonts w:eastAsia="Arial" w:cs="Arial"/>
                <w:sz w:val="14"/>
                <w:szCs w:val="14"/>
              </w:rPr>
            </w:pPr>
            <w:r w:rsidRPr="5CD4755F">
              <w:rPr>
                <w:rFonts w:eastAsia="Arial" w:cs="Arial"/>
                <w:sz w:val="14"/>
                <w:szCs w:val="14"/>
              </w:rPr>
              <w:t>CCCt</w:t>
            </w:r>
          </w:p>
        </w:tc>
        <w:tc>
          <w:tcPr>
            <w:tcW w:w="2520" w:type="dxa"/>
            <w:gridSpan w:val="3"/>
            <w:vMerge/>
            <w:vAlign w:val="center"/>
          </w:tcPr>
          <w:p w:rsidR="00A0426B" w:rsidRDefault="00A0426B" w14:paraId="45386C96"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6CB66EB" w14:textId="46DF98AC">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9891731" w14:textId="1700E949">
            <w:pPr>
              <w:rPr>
                <w:rFonts w:eastAsia="Arial" w:cs="Arial"/>
                <w:sz w:val="14"/>
                <w:szCs w:val="14"/>
              </w:rPr>
            </w:pPr>
            <w:r w:rsidRPr="5CD4755F">
              <w:rPr>
                <w:rFonts w:eastAsia="Arial" w:cs="Arial"/>
                <w:sz w:val="14"/>
                <w:szCs w:val="14"/>
              </w:rPr>
              <w:t>RefProg, DA Domain</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B432E98" w14:textId="5BA59C7D">
            <w:pPr>
              <w:rPr>
                <w:rFonts w:eastAsia="Arial" w:cs="Arial"/>
                <w:sz w:val="14"/>
                <w:szCs w:val="14"/>
              </w:rPr>
            </w:pPr>
            <w:r w:rsidRPr="5CD4755F">
              <w:rPr>
                <w:rFonts w:eastAsia="Arial" w:cs="Arial"/>
                <w:sz w:val="14"/>
                <w:szCs w:val="14"/>
              </w:rPr>
              <w:t>TSOs</w:t>
            </w:r>
          </w:p>
        </w:tc>
      </w:tr>
    </w:tbl>
    <w:p w:rsidR="4EF8F33A" w:rsidP="00B47D5C" w:rsidRDefault="5CD4755F" w14:paraId="68B528EF" w14:textId="5B1ECF61">
      <w:pPr>
        <w:pStyle w:val="Heading3"/>
        <w:rPr>
          <w:lang w:val="en-IE"/>
        </w:rPr>
      </w:pPr>
      <w:r w:rsidRPr="5CD4755F">
        <w:t>Backup and Fallback processes</w:t>
      </w:r>
    </w:p>
    <w:p w:rsidR="4EF8F33A" w:rsidP="5CD4755F" w:rsidRDefault="5CD4755F" w14:paraId="50446F6A" w14:textId="78B935C2">
      <w:pPr>
        <w:spacing w:after="240"/>
        <w:rPr>
          <w:rFonts w:eastAsia="Arial" w:cs="Arial"/>
          <w:color w:val="000000" w:themeColor="text1"/>
        </w:rPr>
      </w:pPr>
      <w:r w:rsidRPr="5CD4755F">
        <w:rPr>
          <w:rFonts w:eastAsia="Arial" w:cs="Arial"/>
          <w:color w:val="000000" w:themeColor="text1"/>
        </w:rPr>
        <w:t xml:space="preserve">As soon as an issue with the CCCt is identified (e.g. blocking the process to run normally), the CCC must call or email Unicorn Core helpdesk. </w:t>
      </w:r>
    </w:p>
    <w:p w:rsidR="4EF8F33A" w:rsidP="5CD4755F" w:rsidRDefault="5CD4755F" w14:paraId="12E0A0A3" w14:textId="61193F89">
      <w:pPr>
        <w:spacing w:after="240"/>
        <w:rPr>
          <w:rFonts w:eastAsia="Arial" w:cs="Arial"/>
          <w:color w:val="000000" w:themeColor="text1"/>
        </w:rPr>
      </w:pPr>
      <w:r w:rsidRPr="5CD4755F">
        <w:rPr>
          <w:rFonts w:eastAsia="Arial" w:cs="Arial"/>
          <w:color w:val="000000" w:themeColor="text1"/>
        </w:rPr>
        <w:t>In case the issue is due to missing input data, please refer to the following backups and execute them before the indicated CET:</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20"/>
        <w:gridCol w:w="795"/>
        <w:gridCol w:w="1365"/>
        <w:gridCol w:w="3780"/>
        <w:gridCol w:w="720"/>
        <w:gridCol w:w="1065"/>
        <w:gridCol w:w="788"/>
      </w:tblGrid>
      <w:tr w:rsidR="4EF8F33A" w:rsidTr="585DFAE2" w14:paraId="6D55DFD8" w14:textId="77777777">
        <w:trPr>
          <w:trHeight w:val="525"/>
        </w:trPr>
        <w:tc>
          <w:tcPr>
            <w:tcW w:w="720"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39E7ECE1" w14:textId="2F87F667">
            <w:pPr>
              <w:rPr>
                <w:rFonts w:eastAsia="Arial" w:cs="Arial"/>
                <w:sz w:val="14"/>
                <w:szCs w:val="14"/>
              </w:rPr>
            </w:pPr>
            <w:r w:rsidRPr="5CD4755F">
              <w:rPr>
                <w:rFonts w:eastAsia="Arial" w:cs="Arial"/>
                <w:color w:val="FFFFFF" w:themeColor="background1"/>
                <w:sz w:val="14"/>
                <w:szCs w:val="14"/>
              </w:rPr>
              <w:t>Backup ID</w:t>
            </w:r>
          </w:p>
        </w:tc>
        <w:tc>
          <w:tcPr>
            <w:tcW w:w="79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63FB7B0" w14:textId="42640A71">
            <w:pPr>
              <w:rPr>
                <w:rFonts w:eastAsia="Arial" w:cs="Arial"/>
                <w:sz w:val="14"/>
                <w:szCs w:val="14"/>
              </w:rPr>
            </w:pPr>
            <w:r w:rsidRPr="5CD4755F">
              <w:rPr>
                <w:rFonts w:eastAsia="Arial" w:cs="Arial"/>
                <w:color w:val="FFFFFF" w:themeColor="background1"/>
                <w:sz w:val="14"/>
                <w:szCs w:val="14"/>
              </w:rPr>
              <w:t>Process Step</w:t>
            </w:r>
          </w:p>
        </w:tc>
        <w:tc>
          <w:tcPr>
            <w:tcW w:w="13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A01D1FD" w14:textId="0B7F6ECE">
            <w:pPr>
              <w:rPr>
                <w:rFonts w:eastAsia="Arial" w:cs="Arial"/>
                <w:sz w:val="14"/>
                <w:szCs w:val="14"/>
              </w:rPr>
            </w:pPr>
            <w:r w:rsidRPr="5CD4755F">
              <w:rPr>
                <w:rFonts w:eastAsia="Arial" w:cs="Arial"/>
                <w:color w:val="FFFFFF" w:themeColor="background1"/>
                <w:sz w:val="14"/>
                <w:szCs w:val="14"/>
              </w:rPr>
              <w:t>Description</w:t>
            </w:r>
          </w:p>
        </w:tc>
        <w:tc>
          <w:tcPr>
            <w:tcW w:w="378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4FBCEBC8" w14:textId="220A25CE">
            <w:pPr>
              <w:rPr>
                <w:rFonts w:eastAsia="Arial" w:cs="Arial"/>
                <w:sz w:val="14"/>
                <w:szCs w:val="14"/>
              </w:rPr>
            </w:pPr>
            <w:r w:rsidRPr="5CD4755F">
              <w:rPr>
                <w:rFonts w:eastAsia="Arial" w:cs="Arial"/>
                <w:color w:val="FFFFFF" w:themeColor="background1"/>
                <w:sz w:val="14"/>
                <w:szCs w:val="14"/>
              </w:rPr>
              <w:t>Solution/Action</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180F8CB" w14:textId="1DD0B1CC">
            <w:pPr>
              <w:rPr>
                <w:rFonts w:eastAsia="Arial" w:cs="Arial"/>
                <w:sz w:val="14"/>
                <w:szCs w:val="14"/>
              </w:rPr>
            </w:pPr>
            <w:r w:rsidRPr="5CD4755F">
              <w:rPr>
                <w:rFonts w:eastAsia="Arial" w:cs="Arial"/>
                <w:color w:val="FFFFFF" w:themeColor="background1"/>
                <w:sz w:val="14"/>
                <w:szCs w:val="14"/>
              </w:rPr>
              <w:t>Owner</w:t>
            </w:r>
          </w:p>
        </w:tc>
        <w:tc>
          <w:tcPr>
            <w:tcW w:w="10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7F1CD775" w14:textId="7BCA2260">
            <w:pPr>
              <w:rPr>
                <w:rFonts w:eastAsia="Arial" w:cs="Arial"/>
                <w:sz w:val="14"/>
                <w:szCs w:val="14"/>
              </w:rPr>
            </w:pPr>
            <w:r w:rsidRPr="5CD4755F">
              <w:rPr>
                <w:rFonts w:eastAsia="Arial" w:cs="Arial"/>
                <w:color w:val="FFFFFF" w:themeColor="background1"/>
                <w:sz w:val="14"/>
                <w:szCs w:val="14"/>
              </w:rPr>
              <w:t>Tool</w:t>
            </w:r>
          </w:p>
        </w:tc>
        <w:tc>
          <w:tcPr>
            <w:tcW w:w="788"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257ABCB2" w14:textId="5077F2F4">
            <w:pPr>
              <w:rPr>
                <w:rFonts w:eastAsia="Arial" w:cs="Arial"/>
                <w:sz w:val="14"/>
                <w:szCs w:val="14"/>
              </w:rPr>
            </w:pPr>
            <w:r w:rsidRPr="5CD4755F">
              <w:rPr>
                <w:rFonts w:eastAsia="Arial" w:cs="Arial"/>
                <w:color w:val="FFFFFF" w:themeColor="background1"/>
                <w:sz w:val="14"/>
                <w:szCs w:val="14"/>
              </w:rPr>
              <w:t>Email Template #</w:t>
            </w:r>
          </w:p>
        </w:tc>
      </w:tr>
      <w:tr w:rsidR="4EF8F33A" w:rsidTr="585DFAE2" w14:paraId="15840EF9" w14:textId="77777777">
        <w:trPr>
          <w:trHeight w:val="1080"/>
        </w:trPr>
        <w:tc>
          <w:tcPr>
            <w:tcW w:w="72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4D013DBE" w14:textId="04D3C91D">
            <w:pPr>
              <w:rPr>
                <w:rFonts w:eastAsia="Arial" w:cs="Arial"/>
                <w:sz w:val="14"/>
                <w:szCs w:val="14"/>
              </w:rPr>
            </w:pPr>
            <w:r w:rsidRPr="5CD4755F">
              <w:rPr>
                <w:rFonts w:eastAsia="Arial" w:cs="Arial"/>
                <w:sz w:val="14"/>
                <w:szCs w:val="14"/>
              </w:rPr>
              <w:t xml:space="preserve"> ID3C_1</w:t>
            </w:r>
          </w:p>
        </w:tc>
        <w:tc>
          <w:tcPr>
            <w:tcW w:w="795" w:type="dxa"/>
            <w:vMerge w:val="restart"/>
            <w:tcBorders>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0B487955" w14:textId="12DBC8A5">
            <w:pPr>
              <w:rPr>
                <w:rFonts w:eastAsia="Arial" w:cs="Arial"/>
                <w:sz w:val="14"/>
                <w:szCs w:val="14"/>
              </w:rPr>
            </w:pPr>
            <w:r w:rsidRPr="5CD4755F">
              <w:rPr>
                <w:rFonts w:eastAsia="Arial" w:cs="Arial"/>
                <w:sz w:val="14"/>
                <w:szCs w:val="14"/>
              </w:rPr>
              <w:t>TSO data gathering</w:t>
            </w:r>
          </w:p>
        </w:tc>
        <w:tc>
          <w:tcPr>
            <w:tcW w:w="1365" w:type="dxa"/>
            <w:tcBorders>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7457B0FF" w14:paraId="4F1AE562" w14:textId="3D07F952">
            <w:pPr>
              <w:rPr>
                <w:rFonts w:eastAsia="Arial" w:cs="Arial"/>
                <w:sz w:val="14"/>
                <w:szCs w:val="14"/>
              </w:rPr>
            </w:pPr>
            <w:r w:rsidRPr="7457B0FF">
              <w:rPr>
                <w:rFonts w:eastAsia="Arial" w:cs="Arial"/>
                <w:sz w:val="14"/>
                <w:szCs w:val="14"/>
              </w:rPr>
              <w:t>Missing/error with AACs</w:t>
            </w:r>
          </w:p>
        </w:tc>
        <w:tc>
          <w:tcPr>
            <w:tcW w:w="3780" w:type="dxa"/>
            <w:tcBorders>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57BB7A93" w14:textId="3B905C3B">
            <w:pPr>
              <w:rPr>
                <w:rFonts w:eastAsia="Arial" w:cs="Arial"/>
                <w:sz w:val="14"/>
                <w:szCs w:val="14"/>
              </w:rPr>
            </w:pPr>
            <w:r w:rsidRPr="5CD4755F">
              <w:rPr>
                <w:rFonts w:eastAsia="Arial" w:cs="Arial"/>
                <w:b/>
                <w:bCs/>
                <w:sz w:val="14"/>
                <w:szCs w:val="14"/>
              </w:rPr>
              <w:t>If ID3C-830 files are not provided to CCCt by XBID, then CCC operator provides manual ID3C-830 files to CCCt</w:t>
            </w:r>
            <w:r w:rsidRPr="5CD4755F">
              <w:rPr>
                <w:rFonts w:eastAsia="Arial" w:cs="Arial"/>
                <w:sz w:val="14"/>
                <w:szCs w:val="14"/>
              </w:rPr>
              <w:t xml:space="preserve"> </w:t>
            </w:r>
          </w:p>
          <w:p w:rsidR="4EF8F33A" w:rsidP="5CD4755F" w:rsidRDefault="5CD4755F" w14:paraId="15B4E934" w14:textId="5AE49768">
            <w:pPr>
              <w:rPr>
                <w:rFonts w:eastAsia="Arial" w:cs="Arial"/>
                <w:sz w:val="14"/>
                <w:szCs w:val="14"/>
              </w:rPr>
            </w:pPr>
            <w:r w:rsidRPr="5CD4755F">
              <w:rPr>
                <w:rFonts w:eastAsia="Arial" w:cs="Arial"/>
                <w:sz w:val="14"/>
                <w:szCs w:val="14"/>
              </w:rPr>
              <w:t>1. Download per sFTP from XBID</w:t>
            </w:r>
          </w:p>
          <w:p w:rsidR="4EF8F33A" w:rsidP="5CD4755F" w:rsidRDefault="5CD4755F" w14:paraId="7EE901FC" w14:textId="24E27911">
            <w:pPr>
              <w:rPr>
                <w:rFonts w:eastAsia="Arial" w:cs="Arial"/>
                <w:sz w:val="14"/>
                <w:szCs w:val="14"/>
              </w:rPr>
            </w:pPr>
            <w:r w:rsidRPr="5CD4755F">
              <w:rPr>
                <w:rFonts w:eastAsia="Arial" w:cs="Arial"/>
                <w:sz w:val="14"/>
                <w:szCs w:val="14"/>
              </w:rPr>
              <w:t>2. Upload via CCCt GUI</w:t>
            </w:r>
          </w:p>
          <w:p w:rsidR="4EF8F33A" w:rsidP="5CD4755F" w:rsidRDefault="5CD4755F" w14:paraId="366D1554" w14:textId="3C47BFCA">
            <w:pPr>
              <w:rPr>
                <w:rFonts w:eastAsia="Arial" w:cs="Arial"/>
                <w:sz w:val="14"/>
                <w:szCs w:val="14"/>
              </w:rPr>
            </w:pPr>
            <w:r w:rsidRPr="5CD4755F">
              <w:rPr>
                <w:rFonts w:eastAsia="Arial" w:cs="Arial"/>
                <w:sz w:val="14"/>
                <w:szCs w:val="14"/>
              </w:rPr>
              <w:t xml:space="preserve">3. CCC to verify successful manual provision on CCCt GUI. </w:t>
            </w:r>
          </w:p>
          <w:p w:rsidR="4EF8F33A" w:rsidP="5CD4755F" w:rsidRDefault="5CD4755F" w14:paraId="43406A16" w14:textId="3B686E47">
            <w:pPr>
              <w:rPr>
                <w:rFonts w:eastAsia="Arial" w:cs="Arial"/>
                <w:sz w:val="14"/>
                <w:szCs w:val="14"/>
              </w:rPr>
            </w:pPr>
            <w:r w:rsidRPr="5CD4755F">
              <w:rPr>
                <w:rFonts w:eastAsia="Arial" w:cs="Arial"/>
                <w:sz w:val="14"/>
                <w:szCs w:val="14"/>
              </w:rPr>
              <w:t>4. Inform all parties via Email.</w:t>
            </w:r>
          </w:p>
          <w:p w:rsidR="4EF8F33A" w:rsidP="5CD4755F" w:rsidRDefault="4EF8F33A" w14:paraId="6517B102" w14:textId="6A0D206E">
            <w:pPr>
              <w:rPr>
                <w:rFonts w:eastAsia="Arial" w:cs="Arial"/>
                <w:sz w:val="14"/>
                <w:szCs w:val="14"/>
              </w:rPr>
            </w:pPr>
          </w:p>
          <w:p w:rsidR="4EF8F33A" w:rsidP="5CD4755F" w:rsidRDefault="5CD4755F" w14:paraId="77772163" w14:textId="74295D8E">
            <w:pPr>
              <w:rPr>
                <w:rFonts w:eastAsia="Arial" w:cs="Arial"/>
                <w:sz w:val="14"/>
                <w:szCs w:val="14"/>
              </w:rPr>
            </w:pPr>
            <w:r w:rsidRPr="5CD4755F">
              <w:rPr>
                <w:rFonts w:eastAsia="Arial" w:cs="Arial"/>
                <w:sz w:val="14"/>
                <w:szCs w:val="14"/>
              </w:rPr>
              <w:t>The manual provision of ID3C-830 is on best effort basis. If not provided the process will continue with the CGM RefProg as input for the Initial ATC extraction.</w:t>
            </w:r>
          </w:p>
          <w:p w:rsidR="4EF8F33A" w:rsidP="5CD4755F" w:rsidRDefault="4EF8F33A" w14:paraId="71D56FCA" w14:textId="7DC06A40">
            <w:pPr>
              <w:rPr>
                <w:rFonts w:eastAsia="Arial" w:cs="Arial"/>
                <w:sz w:val="14"/>
                <w:szCs w:val="14"/>
              </w:rPr>
            </w:pPr>
          </w:p>
          <w:p w:rsidR="4EF8F33A" w:rsidP="5CD4755F" w:rsidRDefault="5CD4755F" w14:paraId="0CB26AB8" w14:textId="747B279A">
            <w:pPr>
              <w:rPr>
                <w:rFonts w:eastAsia="Arial" w:cs="Arial"/>
                <w:sz w:val="14"/>
                <w:szCs w:val="14"/>
              </w:rPr>
            </w:pPr>
            <w:r w:rsidRPr="5CD4755F">
              <w:rPr>
                <w:rFonts w:eastAsia="Arial" w:cs="Arial"/>
                <w:sz w:val="14"/>
                <w:szCs w:val="14"/>
              </w:rPr>
              <w:t>I</w:t>
            </w:r>
            <w:r w:rsidRPr="5CD4755F">
              <w:rPr>
                <w:rFonts w:eastAsia="Arial" w:cs="Arial"/>
                <w:b/>
                <w:bCs/>
                <w:sz w:val="14"/>
                <w:szCs w:val="14"/>
              </w:rPr>
              <w:t>f no AACs are available also via sFTP:</w:t>
            </w:r>
          </w:p>
          <w:p w:rsidR="4EF8F33A" w:rsidP="5CD4755F" w:rsidRDefault="5CD4755F" w14:paraId="2DDB34EC" w14:textId="17499EF6">
            <w:pPr>
              <w:rPr>
                <w:rFonts w:eastAsia="Arial" w:cs="Arial"/>
                <w:sz w:val="14"/>
                <w:szCs w:val="14"/>
              </w:rPr>
            </w:pPr>
            <w:r w:rsidRPr="5CD4755F">
              <w:rPr>
                <w:rFonts w:eastAsia="Arial" w:cs="Arial"/>
                <w:sz w:val="14"/>
                <w:szCs w:val="14"/>
              </w:rPr>
              <w:t xml:space="preserve">1. Open a </w:t>
            </w:r>
            <w:r w:rsidRPr="5CD4755F">
              <w:rPr>
                <w:rFonts w:eastAsia="Arial" w:cs="Arial"/>
                <w:b/>
                <w:bCs/>
                <w:sz w:val="14"/>
                <w:szCs w:val="14"/>
              </w:rPr>
              <w:t xml:space="preserve">Major </w:t>
            </w:r>
            <w:r w:rsidRPr="5CD4755F">
              <w:rPr>
                <w:rFonts w:eastAsia="Arial" w:cs="Arial"/>
                <w:sz w:val="14"/>
                <w:szCs w:val="14"/>
              </w:rPr>
              <w:t xml:space="preserve">IMT ticket at DBAG and follow the instructions by the Incident Committee (IC) SPOC. </w:t>
            </w:r>
          </w:p>
          <w:p w:rsidR="4EF8F33A" w:rsidP="5CD4755F" w:rsidRDefault="4EF8F33A" w14:paraId="4434DBE0" w14:textId="182B9404">
            <w:pPr>
              <w:rPr>
                <w:rFonts w:eastAsia="Arial" w:cs="Arial"/>
                <w:sz w:val="14"/>
                <w:szCs w:val="14"/>
              </w:rPr>
            </w:pPr>
          </w:p>
          <w:p w:rsidR="4EF8F33A" w:rsidP="5CD4755F" w:rsidRDefault="5CD4755F" w14:paraId="5411EB42" w14:textId="1B08EC9B">
            <w:pPr>
              <w:rPr>
                <w:rFonts w:eastAsia="Arial" w:cs="Arial"/>
                <w:sz w:val="14"/>
                <w:szCs w:val="14"/>
              </w:rPr>
            </w:pPr>
            <w:r w:rsidRPr="5CD4755F">
              <w:rPr>
                <w:rFonts w:eastAsia="Arial" w:cs="Arial"/>
                <w:sz w:val="14"/>
                <w:szCs w:val="14"/>
              </w:rPr>
              <w:t>In case the issue cannot be solved until the last AAC delivery at 04:10, the process has to be killed.</w:t>
            </w:r>
          </w:p>
        </w:tc>
        <w:tc>
          <w:tcPr>
            <w:tcW w:w="720" w:type="dxa"/>
            <w:tcBorders>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AD0BB6F" w14:textId="494395E6">
            <w:pPr>
              <w:rPr>
                <w:rFonts w:eastAsia="Arial" w:cs="Arial"/>
                <w:sz w:val="14"/>
                <w:szCs w:val="14"/>
              </w:rPr>
            </w:pPr>
            <w:r w:rsidRPr="5CD4755F">
              <w:rPr>
                <w:rFonts w:eastAsia="Arial" w:cs="Arial"/>
                <w:sz w:val="14"/>
                <w:szCs w:val="14"/>
              </w:rPr>
              <w:t>CCC</w:t>
            </w:r>
          </w:p>
        </w:tc>
        <w:tc>
          <w:tcPr>
            <w:tcW w:w="1065" w:type="dxa"/>
            <w:tcBorders>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55B02F6" w14:textId="7CD3888E">
            <w:pPr>
              <w:rPr>
                <w:rFonts w:eastAsia="Arial" w:cs="Arial"/>
                <w:sz w:val="14"/>
                <w:szCs w:val="14"/>
              </w:rPr>
            </w:pPr>
            <w:r w:rsidRPr="5CD4755F">
              <w:rPr>
                <w:rFonts w:eastAsia="Arial" w:cs="Arial"/>
                <w:sz w:val="14"/>
                <w:szCs w:val="14"/>
              </w:rPr>
              <w:t>XBID sFTP, ID_CCCt</w:t>
            </w:r>
          </w:p>
        </w:tc>
        <w:tc>
          <w:tcPr>
            <w:tcW w:w="788"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5703AE54" w14:textId="23774560">
            <w:pPr>
              <w:rPr>
                <w:rFonts w:eastAsia="Arial" w:cs="Arial"/>
                <w:sz w:val="14"/>
                <w:szCs w:val="14"/>
              </w:rPr>
            </w:pPr>
            <w:r w:rsidRPr="5CD4755F">
              <w:rPr>
                <w:rFonts w:eastAsia="Arial" w:cs="Arial"/>
                <w:sz w:val="14"/>
                <w:szCs w:val="14"/>
              </w:rPr>
              <w:t>13</w:t>
            </w:r>
          </w:p>
        </w:tc>
      </w:tr>
      <w:tr w:rsidR="4EF8F33A" w:rsidTr="585DFAE2" w14:paraId="34E3E862" w14:textId="77777777">
        <w:trPr>
          <w:trHeight w:val="670"/>
        </w:trPr>
        <w:tc>
          <w:tcPr>
            <w:tcW w:w="72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0763F889" w14:textId="2762783B">
            <w:pPr>
              <w:rPr>
                <w:rFonts w:eastAsia="Arial" w:cs="Arial"/>
                <w:sz w:val="14"/>
                <w:szCs w:val="14"/>
              </w:rPr>
            </w:pPr>
            <w:r w:rsidRPr="5CD4755F">
              <w:rPr>
                <w:rFonts w:eastAsia="Arial" w:cs="Arial"/>
                <w:sz w:val="14"/>
                <w:szCs w:val="14"/>
              </w:rPr>
              <w:t>ID3C_</w:t>
            </w:r>
            <w:r w:rsidR="001E521F">
              <w:rPr>
                <w:rFonts w:eastAsia="Arial" w:cs="Arial"/>
                <w:sz w:val="14"/>
                <w:szCs w:val="14"/>
              </w:rPr>
              <w:t>2</w:t>
            </w:r>
          </w:p>
        </w:tc>
        <w:tc>
          <w:tcPr>
            <w:tcW w:w="795" w:type="dxa"/>
            <w:vMerge/>
            <w:tcMar/>
            <w:vAlign w:val="center"/>
          </w:tcPr>
          <w:p w:rsidR="00A0426B" w:rsidRDefault="00A0426B" w14:paraId="67DC85F5" w14:textId="77777777"/>
        </w:tc>
        <w:tc>
          <w:tcPr>
            <w:tcW w:w="136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Pr="008078E8" w:rsidR="4EF8F33A" w:rsidP="585DFAE2" w:rsidRDefault="00885893" w14:paraId="1545B197" w14:textId="07732F20">
            <w:pPr>
              <w:rPr>
                <w:rFonts w:eastAsia="Arial" w:cs="Arial"/>
                <w:sz w:val="14"/>
                <w:szCs w:val="14"/>
              </w:rPr>
            </w:pPr>
            <w:r w:rsidRPr="0041602B">
              <w:rPr>
                <w:rStyle w:val="normaltextrun"/>
                <w:sz w:val="14"/>
                <w:szCs w:val="14"/>
                <w:shd w:val="clear" w:color="auto" w:fill="00FF00"/>
              </w:rPr>
              <w:t xml:space="preserve">Missing </w:t>
            </w:r>
            <w:r w:rsidRPr="0041602B">
              <w:rPr>
                <w:rStyle w:val="normaltextrun"/>
                <w:sz w:val="14"/>
                <w:szCs w:val="14"/>
                <w:shd w:val="clear" w:color="auto" w:fill="00FF00"/>
              </w:rPr>
              <w:t>IDx</w:t>
            </w:r>
            <w:r w:rsidRPr="0041602B">
              <w:rPr>
                <w:rStyle w:val="normaltextrun"/>
                <w:sz w:val="14"/>
                <w:szCs w:val="14"/>
                <w:shd w:val="clear" w:color="auto" w:fill="00FF00"/>
              </w:rPr>
              <w:t xml:space="preserve"> input data: ID </w:t>
            </w:r>
            <w:r w:rsidRPr="0041602B">
              <w:rPr>
                <w:rStyle w:val="normaltextrun"/>
                <w:sz w:val="14"/>
                <w:szCs w:val="14"/>
                <w:shd w:val="clear" w:color="auto" w:fill="00FF00"/>
              </w:rPr>
              <w:t>CCCt</w:t>
            </w:r>
            <w:r w:rsidRPr="0041602B">
              <w:rPr>
                <w:rStyle w:val="normaltextrun"/>
                <w:sz w:val="14"/>
                <w:szCs w:val="14"/>
                <w:shd w:val="clear" w:color="auto" w:fill="00FF00"/>
              </w:rPr>
              <w:t xml:space="preserve"> is available</w:t>
            </w:r>
          </w:p>
        </w:tc>
        <w:tc>
          <w:tcPr>
            <w:tcW w:w="378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41602B" w:rsidR="00885893" w:rsidP="0041602B" w:rsidRDefault="00885893" w14:paraId="63237173" w14:textId="4BDC9D38">
            <w:pPr>
              <w:rPr>
                <w:rFonts w:eastAsia="Arial" w:cs="Arial"/>
                <w:sz w:val="14"/>
                <w:szCs w:val="14"/>
              </w:rPr>
            </w:pPr>
            <w:r w:rsidRPr="0041602B">
              <w:rPr>
                <w:rStyle w:val="normaltextrun"/>
                <w:rFonts w:cs="Arial"/>
                <w:sz w:val="14"/>
                <w:szCs w:val="14"/>
              </w:rPr>
              <w:t>1</w:t>
            </w:r>
            <w:r w:rsidRPr="0041602B">
              <w:rPr>
                <w:rFonts w:eastAsia="Arial" w:cs="Arial"/>
                <w:sz w:val="14"/>
                <w:szCs w:val="14"/>
              </w:rPr>
              <w:t>. For the same BD, download data from IDx process instance and upload to ID3C process instance </w:t>
            </w:r>
          </w:p>
          <w:p w:rsidRPr="0041602B" w:rsidR="00885893" w:rsidP="0041602B" w:rsidRDefault="00885893" w14:paraId="61C42A2F" w14:textId="77777777">
            <w:pPr>
              <w:rPr>
                <w:rFonts w:eastAsia="Arial" w:cs="Arial"/>
                <w:sz w:val="14"/>
                <w:szCs w:val="14"/>
              </w:rPr>
            </w:pPr>
            <w:r w:rsidRPr="0041602B">
              <w:rPr>
                <w:rFonts w:eastAsia="Arial" w:cs="Arial"/>
                <w:sz w:val="14"/>
                <w:szCs w:val="14"/>
              </w:rPr>
              <w:t>2. Contact USY to investigate communication issues. </w:t>
            </w:r>
          </w:p>
          <w:p w:rsidRPr="0041602B" w:rsidR="4EF8F33A" w:rsidP="5CD4755F" w:rsidRDefault="4EF8F33A" w14:paraId="57440FE6" w14:textId="7D5D41A2">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41DF4B96" w14:textId="79B09A90">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3C74CB25" w14:textId="4168033C">
            <w:pPr>
              <w:rPr>
                <w:rFonts w:eastAsia="Arial" w:cs="Arial"/>
                <w:sz w:val="14"/>
                <w:szCs w:val="14"/>
              </w:rPr>
            </w:pPr>
            <w:r w:rsidRPr="5CD4755F">
              <w:rPr>
                <w:rFonts w:eastAsia="Arial" w:cs="Arial"/>
                <w:sz w:val="14"/>
                <w:szCs w:val="14"/>
              </w:rPr>
              <w:t>ID_CCCt</w:t>
            </w:r>
          </w:p>
        </w:tc>
        <w:tc>
          <w:tcPr>
            <w:tcW w:w="788"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4EF8F33A" w14:paraId="6DA0194D" w14:textId="745353B7">
            <w:pPr>
              <w:rPr>
                <w:rFonts w:eastAsia="Arial" w:cs="Arial"/>
                <w:sz w:val="14"/>
                <w:szCs w:val="14"/>
              </w:rPr>
            </w:pPr>
          </w:p>
        </w:tc>
      </w:tr>
      <w:tr w:rsidR="4EF8F33A" w:rsidTr="585DFAE2" w14:paraId="7B452785" w14:textId="77777777">
        <w:trPr>
          <w:trHeight w:val="1080"/>
        </w:trPr>
        <w:tc>
          <w:tcPr>
            <w:tcW w:w="72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30BA623C" w14:textId="4BB18D36">
            <w:pPr>
              <w:rPr>
                <w:rFonts w:eastAsia="Arial" w:cs="Arial"/>
                <w:sz w:val="14"/>
                <w:szCs w:val="14"/>
              </w:rPr>
            </w:pPr>
            <w:r w:rsidRPr="47E385B5">
              <w:rPr>
                <w:rFonts w:eastAsia="Arial" w:cs="Arial"/>
                <w:sz w:val="14"/>
                <w:szCs w:val="14"/>
              </w:rPr>
              <w:t>ID3C_</w:t>
            </w:r>
            <w:r w:rsidR="001E521F">
              <w:rPr>
                <w:rFonts w:eastAsia="Arial" w:cs="Arial"/>
                <w:sz w:val="14"/>
                <w:szCs w:val="14"/>
              </w:rPr>
              <w:t>3</w:t>
            </w:r>
          </w:p>
        </w:tc>
        <w:tc>
          <w:tcPr>
            <w:tcW w:w="795" w:type="dxa"/>
            <w:vMerge/>
            <w:tcMar/>
            <w:vAlign w:val="center"/>
          </w:tcPr>
          <w:p w:rsidR="00A0426B" w:rsidRDefault="00A0426B" w14:paraId="15221BD8" w14:textId="77777777"/>
        </w:tc>
        <w:tc>
          <w:tcPr>
            <w:tcW w:w="1365"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209A923C" w14:textId="578A0889">
            <w:pPr>
              <w:rPr>
                <w:rFonts w:eastAsia="Arial" w:cs="Arial"/>
                <w:sz w:val="14"/>
                <w:szCs w:val="14"/>
              </w:rPr>
            </w:pPr>
            <w:r w:rsidRPr="5CD4755F">
              <w:rPr>
                <w:rFonts w:eastAsia="Arial" w:cs="Arial"/>
                <w:sz w:val="14"/>
                <w:szCs w:val="14"/>
              </w:rPr>
              <w:t>No computed AACs were provided by IDCC(a)</w:t>
            </w:r>
          </w:p>
        </w:tc>
        <w:tc>
          <w:tcPr>
            <w:tcW w:w="378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7457B0FF" w14:paraId="17DEA102" w14:textId="4E7C0562">
            <w:pPr>
              <w:rPr>
                <w:rFonts w:eastAsia="Arial" w:cs="Arial"/>
                <w:sz w:val="14"/>
                <w:szCs w:val="14"/>
              </w:rPr>
            </w:pPr>
            <w:r w:rsidRPr="7457B0FF">
              <w:rPr>
                <w:rFonts w:eastAsia="Arial" w:cs="Arial"/>
                <w:sz w:val="14"/>
                <w:szCs w:val="14"/>
              </w:rPr>
              <w:t xml:space="preserve">1. Gather the confirmation from TSOs of their successful manual provision of AACs to XBID until the deadline 02:00 D-0. </w:t>
            </w:r>
          </w:p>
          <w:p w:rsidR="4EF8F33A" w:rsidP="5CD4755F" w:rsidRDefault="4EF8F33A" w14:paraId="1A7B32AF" w14:textId="42A8CEF1">
            <w:pPr>
              <w:rPr>
                <w:rFonts w:eastAsia="Arial" w:cs="Arial"/>
                <w:sz w:val="14"/>
                <w:szCs w:val="14"/>
              </w:rPr>
            </w:pPr>
          </w:p>
          <w:p w:rsidR="4EF8F33A" w:rsidP="5CD4755F" w:rsidRDefault="5CD4755F" w14:paraId="6A2B7B9F" w14:textId="5585C6A9">
            <w:pPr>
              <w:rPr>
                <w:rFonts w:eastAsia="Arial" w:cs="Arial"/>
                <w:sz w:val="14"/>
                <w:szCs w:val="14"/>
              </w:rPr>
            </w:pPr>
            <w:r w:rsidRPr="5CD4755F">
              <w:rPr>
                <w:rFonts w:eastAsia="Arial" w:cs="Arial"/>
                <w:sz w:val="14"/>
                <w:szCs w:val="14"/>
              </w:rPr>
              <w:t>If all confirmations are available:</w:t>
            </w:r>
          </w:p>
          <w:p w:rsidR="4EF8F33A" w:rsidP="5CD4755F" w:rsidRDefault="5CD4755F" w14:paraId="15E794EB" w14:textId="19840D2F">
            <w:pPr>
              <w:rPr>
                <w:rFonts w:eastAsia="Arial" w:cs="Arial"/>
                <w:sz w:val="14"/>
                <w:szCs w:val="14"/>
              </w:rPr>
            </w:pPr>
            <w:r w:rsidRPr="5CD4755F">
              <w:rPr>
                <w:rFonts w:eastAsia="Arial" w:cs="Arial"/>
                <w:sz w:val="14"/>
                <w:szCs w:val="14"/>
              </w:rPr>
              <w:t>2. Continue the IDCC(c) process.</w:t>
            </w:r>
          </w:p>
          <w:p w:rsidR="4EF8F33A" w:rsidP="5CD4755F" w:rsidRDefault="7457B0FF" w14:paraId="71637AB7" w14:textId="307C88B9">
            <w:pPr>
              <w:rPr>
                <w:rFonts w:eastAsia="Arial" w:cs="Arial"/>
                <w:sz w:val="14"/>
                <w:szCs w:val="14"/>
              </w:rPr>
            </w:pPr>
            <w:r w:rsidRPr="7457B0FF">
              <w:rPr>
                <w:rFonts w:eastAsia="Arial" w:cs="Arial"/>
                <w:sz w:val="14"/>
                <w:szCs w:val="14"/>
              </w:rPr>
              <w:t>If at least one confirmation is missing:</w:t>
            </w:r>
          </w:p>
          <w:p w:rsidR="7457B0FF" w:rsidP="7457B0FF" w:rsidRDefault="7457B0FF" w14:paraId="775B6A3A" w14:textId="78098B35">
            <w:pPr>
              <w:rPr>
                <w:sz w:val="14"/>
                <w:szCs w:val="14"/>
              </w:rPr>
            </w:pPr>
            <w:r w:rsidRPr="7457B0FF">
              <w:rPr>
                <w:rFonts w:eastAsia="Arial" w:cs="Arial"/>
                <w:sz w:val="14"/>
                <w:szCs w:val="14"/>
              </w:rPr>
              <w:t>2. Pause the process.</w:t>
            </w:r>
          </w:p>
          <w:p w:rsidR="7457B0FF" w:rsidP="7457B0FF" w:rsidRDefault="7457B0FF" w14:paraId="615ED4A6" w14:textId="4B962A3B">
            <w:pPr>
              <w:rPr>
                <w:sz w:val="14"/>
                <w:szCs w:val="14"/>
              </w:rPr>
            </w:pPr>
            <w:r w:rsidRPr="7457B0FF">
              <w:rPr>
                <w:rFonts w:eastAsia="Arial" w:cs="Arial"/>
                <w:sz w:val="14"/>
                <w:szCs w:val="14"/>
              </w:rPr>
              <w:t xml:space="preserve">3. </w:t>
            </w:r>
            <w:r w:rsidRPr="7457B0FF">
              <w:rPr>
                <w:sz w:val="14"/>
                <w:szCs w:val="14"/>
              </w:rPr>
              <w:t>Kill the process instance via the “Kill Button”</w:t>
            </w:r>
          </w:p>
          <w:p w:rsidR="4EF8F33A" w:rsidP="5CD4755F" w:rsidRDefault="7457B0FF" w14:paraId="70F5551E" w14:textId="3E201AE6">
            <w:pPr>
              <w:rPr>
                <w:rFonts w:eastAsia="Arial" w:cs="Arial"/>
                <w:sz w:val="14"/>
                <w:szCs w:val="14"/>
              </w:rPr>
            </w:pPr>
            <w:r w:rsidRPr="7457B0FF">
              <w:rPr>
                <w:rFonts w:eastAsia="Arial" w:cs="Arial"/>
                <w:sz w:val="14"/>
                <w:szCs w:val="14"/>
              </w:rPr>
              <w:t xml:space="preserve">4. Send email to inform all parties about the failure of the process. </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58AF5971" w14:textId="31C6023D">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7F46A46C" w14:textId="54A962BC">
            <w:pPr>
              <w:rPr>
                <w:rFonts w:eastAsia="Arial" w:cs="Arial"/>
                <w:sz w:val="14"/>
                <w:szCs w:val="14"/>
              </w:rPr>
            </w:pPr>
            <w:r w:rsidRPr="5CD4755F">
              <w:rPr>
                <w:rFonts w:eastAsia="Arial" w:cs="Arial"/>
                <w:sz w:val="14"/>
                <w:szCs w:val="14"/>
              </w:rPr>
              <w:t>ID_CCCt, email</w:t>
            </w:r>
          </w:p>
        </w:tc>
        <w:tc>
          <w:tcPr>
            <w:tcW w:w="788"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C062301" w14:textId="62CD88C4">
            <w:pPr>
              <w:rPr>
                <w:rFonts w:eastAsia="Arial" w:cs="Arial"/>
                <w:sz w:val="14"/>
                <w:szCs w:val="14"/>
              </w:rPr>
            </w:pPr>
            <w:r w:rsidRPr="5CD4755F">
              <w:rPr>
                <w:rFonts w:eastAsia="Arial" w:cs="Arial"/>
                <w:sz w:val="14"/>
                <w:szCs w:val="14"/>
              </w:rPr>
              <w:t>2</w:t>
            </w:r>
          </w:p>
        </w:tc>
      </w:tr>
      <w:tr w:rsidR="4EF8F33A" w:rsidTr="585DFAE2" w14:paraId="321ECFF0" w14:textId="77777777">
        <w:trPr>
          <w:trHeight w:val="1080"/>
        </w:trPr>
        <w:tc>
          <w:tcPr>
            <w:tcW w:w="72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609BA034" w14:textId="75832642">
            <w:pPr>
              <w:rPr>
                <w:rFonts w:eastAsia="Arial" w:cs="Arial"/>
                <w:sz w:val="14"/>
                <w:szCs w:val="14"/>
              </w:rPr>
            </w:pPr>
            <w:r w:rsidRPr="47E385B5">
              <w:rPr>
                <w:rFonts w:eastAsia="Arial" w:cs="Arial"/>
                <w:sz w:val="14"/>
                <w:szCs w:val="14"/>
              </w:rPr>
              <w:t>ID3C_</w:t>
            </w:r>
            <w:r w:rsidR="001E521F">
              <w:rPr>
                <w:rFonts w:eastAsia="Arial" w:cs="Arial"/>
                <w:sz w:val="14"/>
                <w:szCs w:val="14"/>
              </w:rPr>
              <w:t>4</w:t>
            </w:r>
          </w:p>
        </w:tc>
        <w:tc>
          <w:tcPr>
            <w:tcW w:w="795" w:type="dxa"/>
            <w:vMerge/>
            <w:tcMar/>
            <w:vAlign w:val="center"/>
          </w:tcPr>
          <w:p w:rsidR="00A0426B" w:rsidRDefault="00A0426B" w14:paraId="2F7BC708" w14:textId="77777777"/>
        </w:tc>
        <w:tc>
          <w:tcPr>
            <w:tcW w:w="1365" w:type="dxa"/>
            <w:vMerge/>
            <w:tcMar/>
            <w:vAlign w:val="center"/>
          </w:tcPr>
          <w:p w:rsidR="00A0426B" w:rsidRDefault="00A0426B" w14:paraId="5A2F830F" w14:textId="77777777"/>
        </w:tc>
        <w:tc>
          <w:tcPr>
            <w:tcW w:w="378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7457B0FF" w14:paraId="06B07A15" w14:textId="45005193">
            <w:pPr>
              <w:rPr>
                <w:rFonts w:eastAsia="Arial" w:cs="Arial"/>
                <w:sz w:val="14"/>
                <w:szCs w:val="14"/>
              </w:rPr>
            </w:pPr>
            <w:r w:rsidRPr="7457B0FF">
              <w:rPr>
                <w:rFonts w:eastAsia="Arial" w:cs="Arial"/>
                <w:sz w:val="14"/>
                <w:szCs w:val="14"/>
              </w:rPr>
              <w:t xml:space="preserve">1. Provide computed AACs to XBID by the means of local tooling latest until 02:00 D-0 (Necessary to start IDCC(c) later on). </w:t>
            </w:r>
          </w:p>
          <w:p w:rsidR="4EF8F33A" w:rsidP="5CD4755F" w:rsidRDefault="7457B0FF" w14:paraId="507357CF" w14:textId="191AC159">
            <w:pPr>
              <w:rPr>
                <w:rFonts w:eastAsia="Arial" w:cs="Arial"/>
                <w:sz w:val="14"/>
                <w:szCs w:val="14"/>
              </w:rPr>
            </w:pPr>
            <w:r w:rsidRPr="7457B0FF">
              <w:rPr>
                <w:rFonts w:eastAsia="Arial" w:cs="Arial"/>
                <w:sz w:val="14"/>
                <w:szCs w:val="14"/>
              </w:rPr>
              <w:t xml:space="preserve">2. Confirm to the CCC about the correct presence of AACs in XBID. </w:t>
            </w:r>
          </w:p>
          <w:p w:rsidR="4EF8F33A" w:rsidP="5CD4755F" w:rsidRDefault="4EF8F33A" w14:paraId="1A450C59" w14:textId="10C15AC1">
            <w:pPr>
              <w:rPr>
                <w:rFonts w:eastAsia="Arial" w:cs="Arial"/>
                <w:sz w:val="14"/>
                <w:szCs w:val="14"/>
              </w:rPr>
            </w:pPr>
          </w:p>
          <w:p w:rsidR="4EF8F33A" w:rsidP="5CD4755F" w:rsidRDefault="7457B0FF" w14:paraId="2A11A56F" w14:textId="6F1AFDAB">
            <w:pPr>
              <w:rPr>
                <w:rFonts w:eastAsia="Arial" w:cs="Arial"/>
                <w:sz w:val="14"/>
                <w:szCs w:val="14"/>
              </w:rPr>
            </w:pPr>
            <w:r w:rsidRPr="7457B0FF">
              <w:rPr>
                <w:rFonts w:eastAsia="Arial" w:cs="Arial"/>
                <w:b/>
                <w:bCs/>
                <w:sz w:val="14"/>
                <w:szCs w:val="14"/>
                <w:u w:val="single"/>
              </w:rPr>
              <w:t>Note:</w:t>
            </w:r>
            <w:r w:rsidRPr="7457B0FF">
              <w:rPr>
                <w:rFonts w:eastAsia="Arial" w:cs="Arial"/>
                <w:b/>
                <w:bCs/>
                <w:sz w:val="14"/>
                <w:szCs w:val="14"/>
              </w:rPr>
              <w:t xml:space="preserve"> Deadline 02:00 D-0 to ensure that AACs are available for the initial ATC Extraction in IDCC(c) and, thus, for the ATC based validation.</w:t>
            </w:r>
          </w:p>
          <w:p w:rsidR="4EF8F33A" w:rsidP="5CD4755F" w:rsidRDefault="4EF8F33A" w14:paraId="2AF530B5" w14:textId="33344B0F">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6DEB9822" w14:textId="0AFBFC0A">
            <w:pPr>
              <w:rPr>
                <w:rFonts w:eastAsia="Arial" w:cs="Arial"/>
                <w:sz w:val="14"/>
                <w:szCs w:val="14"/>
              </w:rPr>
            </w:pPr>
            <w:r w:rsidRPr="5CD4755F">
              <w:rPr>
                <w:rFonts w:eastAsia="Arial" w:cs="Arial"/>
                <w:sz w:val="14"/>
                <w:szCs w:val="14"/>
              </w:rPr>
              <w:t>TSO</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13E878F" w14:textId="1B6C955E">
            <w:pPr>
              <w:rPr>
                <w:rFonts w:eastAsia="Arial" w:cs="Arial"/>
                <w:sz w:val="14"/>
                <w:szCs w:val="14"/>
              </w:rPr>
            </w:pPr>
            <w:r w:rsidRPr="5CD4755F">
              <w:rPr>
                <w:rFonts w:eastAsia="Arial" w:cs="Arial"/>
                <w:sz w:val="14"/>
                <w:szCs w:val="14"/>
              </w:rPr>
              <w:t>Local Tooling, email</w:t>
            </w:r>
          </w:p>
        </w:tc>
        <w:tc>
          <w:tcPr>
            <w:tcW w:w="788"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C91B03E" w14:textId="16B59C68">
            <w:pPr>
              <w:rPr>
                <w:rFonts w:eastAsia="Arial" w:cs="Arial"/>
                <w:sz w:val="14"/>
                <w:szCs w:val="14"/>
              </w:rPr>
            </w:pPr>
            <w:r w:rsidRPr="5CD4755F">
              <w:rPr>
                <w:rFonts w:eastAsia="Arial" w:cs="Arial"/>
                <w:sz w:val="14"/>
                <w:szCs w:val="14"/>
              </w:rPr>
              <w:t>-</w:t>
            </w:r>
          </w:p>
        </w:tc>
      </w:tr>
    </w:tbl>
    <w:p w:rsidR="4EF8F33A" w:rsidP="5CD4755F" w:rsidRDefault="5CD4755F" w14:paraId="32E6D648" w14:textId="258FC73D">
      <w:pPr>
        <w:spacing w:after="240"/>
        <w:rPr>
          <w:rFonts w:eastAsia="Arial" w:cs="Arial"/>
          <w:b/>
          <w:bCs/>
          <w:color w:val="000000" w:themeColor="text1"/>
        </w:rPr>
      </w:pPr>
      <w:r w:rsidRPr="5CD4755F">
        <w:rPr>
          <w:rFonts w:eastAsia="Arial" w:cs="Arial"/>
          <w:b/>
          <w:bCs/>
          <w:color w:val="000000" w:themeColor="text1"/>
        </w:rPr>
        <w:t>Disclaimer – the general principle applied is that the message sender is responsible for the correct provisioning of the files. Therefore, for AAC provisioning from XBID to CCCt it is XBID who is responsible for the correct provisioning. Therefore, under no circumstances can the CCCt operator be held responsible for the non-provisioning of AACs from XBID. However, to facilitate the IDCC(c) process, the CCC can provide manual actions at best effort to support in the receiving of files from XBID. The file in the naming convention “ID3C-830" is configurable in XBID which has the naming convention “TAR”.</w:t>
      </w:r>
    </w:p>
    <w:p w:rsidR="0041602B" w:rsidP="5CD4755F" w:rsidRDefault="0041602B" w14:paraId="0489CA8D" w14:textId="77777777">
      <w:pPr>
        <w:spacing w:after="240"/>
        <w:rPr>
          <w:rFonts w:eastAsia="Arial" w:cs="Arial"/>
          <w:color w:val="000000" w:themeColor="text1"/>
        </w:rPr>
      </w:pPr>
    </w:p>
    <w:p w:rsidR="4EF8F33A" w:rsidP="00B47D5C" w:rsidRDefault="34A1EE44" w14:paraId="124F4E24" w14:textId="435FA36B">
      <w:pPr>
        <w:pStyle w:val="Heading2"/>
        <w:rPr>
          <w:lang w:val="en-IE"/>
        </w:rPr>
      </w:pPr>
      <w:bookmarkStart w:name="_Toc1099493748" w:id="303"/>
      <w:bookmarkStart w:name="_Toc224121681" w:id="304"/>
      <w:r>
        <w:t>First and Second CGM Data Gathering</w:t>
      </w:r>
      <w:bookmarkEnd w:id="303"/>
      <w:bookmarkEnd w:id="304"/>
    </w:p>
    <w:p w:rsidR="4EF8F33A" w:rsidP="5CD4755F" w:rsidRDefault="5CD4755F" w14:paraId="5535ECDF" w14:textId="410998CA">
      <w:pPr>
        <w:spacing w:after="240"/>
        <w:rPr>
          <w:rFonts w:eastAsia="Arial" w:cs="Arial"/>
          <w:color w:val="000000" w:themeColor="text1"/>
        </w:rPr>
      </w:pPr>
      <w:r w:rsidRPr="5CD4755F">
        <w:rPr>
          <w:rFonts w:eastAsia="Arial" w:cs="Arial"/>
          <w:color w:val="000000" w:themeColor="text1"/>
        </w:rPr>
        <w:t>Coreso as Merging Entity provides grid model related inputs for the capacity calculation:</w:t>
      </w:r>
    </w:p>
    <w:p w:rsidRPr="0041602B" w:rsidR="4EF8F33A" w:rsidP="34A1EE44" w:rsidRDefault="34A1EE44" w14:paraId="0434A455" w14:textId="20AA2C96">
      <w:pPr>
        <w:pStyle w:val="ListParagraph"/>
        <w:spacing w:after="240"/>
        <w:rPr>
          <w:rFonts w:eastAsia="Arial"/>
          <w:color w:val="000000" w:themeColor="text1"/>
          <w:lang w:val="sv-SE"/>
        </w:rPr>
      </w:pPr>
      <w:r w:rsidRPr="0041602B">
        <w:rPr>
          <w:rFonts w:eastAsia="Arial"/>
          <w:color w:val="000000" w:themeColor="text1"/>
          <w:lang w:val="sv-SE"/>
        </w:rPr>
        <w:t>AAC grid model (ID3C-751)</w:t>
      </w:r>
    </w:p>
    <w:p w:rsidRPr="0041602B" w:rsidR="4EF8F33A" w:rsidP="4B12A91F" w:rsidRDefault="34A1EE44" w14:paraId="676717D6" w14:textId="1967B7C9">
      <w:pPr>
        <w:pStyle w:val="ListParagraph"/>
        <w:spacing w:after="240"/>
        <w:rPr>
          <w:rFonts w:eastAsia="Arial"/>
          <w:color w:val="000000" w:themeColor="text1"/>
          <w:lang w:val="en-IE"/>
        </w:rPr>
      </w:pPr>
      <w:r w:rsidRPr="0041602B">
        <w:t>X-nodes values file for virtual hubs associated to internal interconnectors (ID3C-752)</w:t>
      </w:r>
    </w:p>
    <w:p w:rsidRPr="0041602B" w:rsidR="4EF8F33A" w:rsidP="4B12A91F" w:rsidRDefault="4B12A91F" w14:paraId="641CD2CA" w14:textId="5774AEE9">
      <w:pPr>
        <w:pStyle w:val="ListParagraph"/>
        <w:spacing w:after="240"/>
        <w:rPr>
          <w:rFonts w:eastAsia="Arial"/>
          <w:color w:val="000000" w:themeColor="text1"/>
          <w:lang w:val="en-IE"/>
        </w:rPr>
      </w:pPr>
      <w:r w:rsidRPr="0041602B">
        <w:rPr>
          <w:rFonts w:eastAsia="Arial"/>
          <w:color w:val="000000" w:themeColor="text1"/>
        </w:rPr>
        <w:t>Merging Response (ID3C-615)</w:t>
      </w:r>
    </w:p>
    <w:p w:rsidRPr="0041602B" w:rsidR="4B12A91F" w:rsidP="4B12A91F" w:rsidRDefault="34A1EE44" w14:paraId="05A0C964" w14:textId="3B024B9F">
      <w:pPr>
        <w:pStyle w:val="ListParagraph"/>
        <w:spacing w:after="240"/>
        <w:rPr>
          <w:rFonts w:eastAsia="Arial"/>
          <w:color w:val="000000" w:themeColor="text1"/>
        </w:rPr>
      </w:pPr>
      <w:r w:rsidRPr="0041602B">
        <w:rPr>
          <w:rFonts w:eastAsia="Arial"/>
          <w:color w:val="000000" w:themeColor="text1"/>
        </w:rPr>
        <w:t>IDCF CGMs for the 18 timestamps covered by IDCC(c) in zip file (ID3C-613)</w:t>
      </w:r>
    </w:p>
    <w:p w:rsidRPr="0041602B" w:rsidR="4B12A91F" w:rsidP="34A1EE44" w:rsidRDefault="4B12A91F" w14:paraId="2727972F" w14:textId="501E85D1">
      <w:pPr>
        <w:pStyle w:val="ListParagraph"/>
        <w:numPr>
          <w:ilvl w:val="0"/>
          <w:numId w:val="0"/>
        </w:numPr>
        <w:spacing w:after="240"/>
        <w:ind w:left="720"/>
        <w:rPr>
          <w:rFonts w:eastAsia="Arial"/>
          <w:color w:val="000000" w:themeColor="text1"/>
        </w:rPr>
      </w:pPr>
    </w:p>
    <w:p w:rsidR="4EF8F33A" w:rsidP="5CD4755F" w:rsidRDefault="34A1EE44" w14:paraId="5AB4EADD" w14:textId="621BF60A">
      <w:pPr>
        <w:spacing w:after="240"/>
        <w:rPr>
          <w:rFonts w:eastAsia="Arial" w:cs="Arial"/>
          <w:color w:val="000000" w:themeColor="text1"/>
        </w:rPr>
      </w:pPr>
      <w:r w:rsidRPr="0041602B">
        <w:rPr>
          <w:rFonts w:eastAsia="Arial" w:cs="Arial"/>
          <w:color w:val="000000" w:themeColor="text1"/>
        </w:rPr>
        <w:t>The provision of the merging package (CGMs, AAC grid model,Merging Response, X-nodes values) will be performed two consecutive times for IDCC(c) process to allow Merging Coreso operator to check and</w:t>
      </w:r>
      <w:r w:rsidRPr="34A1EE44">
        <w:rPr>
          <w:rFonts w:eastAsia="Arial" w:cs="Arial"/>
          <w:color w:val="000000" w:themeColor="text1"/>
        </w:rPr>
        <w:t xml:space="preserve"> apply necessary fallbacks.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60"/>
        <w:gridCol w:w="945"/>
        <w:gridCol w:w="945"/>
        <w:gridCol w:w="825"/>
        <w:gridCol w:w="855"/>
        <w:gridCol w:w="855"/>
        <w:gridCol w:w="1135"/>
        <w:gridCol w:w="1135"/>
        <w:gridCol w:w="1135"/>
      </w:tblGrid>
      <w:tr w:rsidR="4EF8F33A" w:rsidTr="008078E8" w14:paraId="2C178B38" w14:textId="77777777">
        <w:trPr>
          <w:trHeight w:val="270"/>
        </w:trPr>
        <w:tc>
          <w:tcPr>
            <w:tcW w:w="12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B990371" w14:textId="61BFFABE">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D1A71E5" w14:textId="742645D6">
            <w:pPr>
              <w:rPr>
                <w:rFonts w:eastAsia="Arial" w:cs="Arial"/>
                <w:sz w:val="14"/>
                <w:szCs w:val="14"/>
              </w:rPr>
            </w:pPr>
            <w:r w:rsidRPr="5CD4755F">
              <w:rPr>
                <w:rFonts w:eastAsia="Arial" w:cs="Arial"/>
                <w:color w:val="FFFFFF" w:themeColor="background1"/>
                <w:sz w:val="14"/>
                <w:szCs w:val="14"/>
              </w:rPr>
              <w:t>Owner</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9F957BA" w14:textId="51EE67DC">
            <w:pPr>
              <w:rPr>
                <w:rFonts w:eastAsia="Arial" w:cs="Arial"/>
                <w:sz w:val="14"/>
                <w:szCs w:val="14"/>
              </w:rPr>
            </w:pPr>
            <w:r w:rsidRPr="5CD4755F">
              <w:rPr>
                <w:rFonts w:eastAsia="Arial" w:cs="Arial"/>
                <w:color w:val="FFFFFF" w:themeColor="background1"/>
                <w:sz w:val="14"/>
                <w:szCs w:val="14"/>
              </w:rPr>
              <w:t>Tool</w:t>
            </w:r>
          </w:p>
        </w:tc>
        <w:tc>
          <w:tcPr>
            <w:tcW w:w="82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FFAB856" w14:textId="4599CDBA">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AEE1527" w14:textId="747E44A1">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D2DCB16" w14:textId="32CF93EB">
            <w:pPr>
              <w:rPr>
                <w:rFonts w:eastAsia="Arial" w:cs="Arial"/>
                <w:sz w:val="14"/>
                <w:szCs w:val="14"/>
              </w:rPr>
            </w:pPr>
            <w:r w:rsidRPr="5CD4755F">
              <w:rPr>
                <w:rFonts w:eastAsia="Arial" w:cs="Arial"/>
                <w:color w:val="FFFFFF" w:themeColor="background1"/>
                <w:sz w:val="14"/>
                <w:szCs w:val="14"/>
              </w:rPr>
              <w:t>Critical End Time</w:t>
            </w:r>
          </w:p>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BAD359A" w14:textId="751A883E">
            <w:pPr>
              <w:rPr>
                <w:rFonts w:eastAsia="Arial" w:cs="Arial"/>
                <w:sz w:val="14"/>
                <w:szCs w:val="14"/>
              </w:rPr>
            </w:pPr>
            <w:r w:rsidRPr="5CD4755F">
              <w:rPr>
                <w:rFonts w:eastAsia="Arial" w:cs="Arial"/>
                <w:color w:val="FFFFFF" w:themeColor="background1"/>
                <w:sz w:val="14"/>
                <w:szCs w:val="14"/>
              </w:rPr>
              <w:t>Data Exchange</w:t>
            </w:r>
          </w:p>
        </w:tc>
      </w:tr>
      <w:tr w:rsidR="4EF8F33A" w:rsidTr="008078E8" w14:paraId="23E6C880" w14:textId="77777777">
        <w:trPr>
          <w:trHeight w:val="270"/>
        </w:trPr>
        <w:tc>
          <w:tcPr>
            <w:tcW w:w="1260" w:type="dxa"/>
            <w:vMerge/>
            <w:vAlign w:val="center"/>
          </w:tcPr>
          <w:p w:rsidR="00A0426B" w:rsidRDefault="00A0426B" w14:paraId="7CE38D37" w14:textId="77777777"/>
        </w:tc>
        <w:tc>
          <w:tcPr>
            <w:tcW w:w="945" w:type="dxa"/>
            <w:vMerge/>
            <w:vAlign w:val="center"/>
          </w:tcPr>
          <w:p w:rsidR="00A0426B" w:rsidRDefault="00A0426B" w14:paraId="779F06ED" w14:textId="77777777"/>
        </w:tc>
        <w:tc>
          <w:tcPr>
            <w:tcW w:w="945" w:type="dxa"/>
            <w:vMerge/>
            <w:vAlign w:val="center"/>
          </w:tcPr>
          <w:p w:rsidR="00A0426B" w:rsidRDefault="00A0426B" w14:paraId="3A293A44" w14:textId="77777777"/>
        </w:tc>
        <w:tc>
          <w:tcPr>
            <w:tcW w:w="825" w:type="dxa"/>
            <w:vMerge/>
            <w:vAlign w:val="center"/>
          </w:tcPr>
          <w:p w:rsidR="00A0426B" w:rsidRDefault="00A0426B" w14:paraId="5F1AB78E" w14:textId="77777777"/>
        </w:tc>
        <w:tc>
          <w:tcPr>
            <w:tcW w:w="855" w:type="dxa"/>
            <w:vMerge/>
            <w:vAlign w:val="center"/>
          </w:tcPr>
          <w:p w:rsidR="00A0426B" w:rsidRDefault="00A0426B" w14:paraId="15B91678" w14:textId="77777777"/>
        </w:tc>
        <w:tc>
          <w:tcPr>
            <w:tcW w:w="855" w:type="dxa"/>
            <w:vMerge/>
            <w:vAlign w:val="center"/>
          </w:tcPr>
          <w:p w:rsidR="00A0426B" w:rsidRDefault="00A0426B" w14:paraId="1A739752"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9DC3703" w14:textId="2BFBBDCD">
            <w:pPr>
              <w:rPr>
                <w:rFonts w:eastAsia="Arial" w:cs="Arial"/>
                <w:sz w:val="14"/>
                <w:szCs w:val="14"/>
              </w:rPr>
            </w:pPr>
            <w:r w:rsidRPr="5CD4755F">
              <w:rPr>
                <w:rFonts w:eastAsia="Arial" w:cs="Arial"/>
                <w:color w:val="FFFFFF" w:themeColor="background1"/>
                <w:sz w:val="14"/>
                <w:szCs w:val="14"/>
              </w:rPr>
              <w:t>Input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8EE49C0" w14:textId="15F2BCD4">
            <w:pPr>
              <w:rPr>
                <w:rFonts w:eastAsia="Arial" w:cs="Arial"/>
                <w:sz w:val="14"/>
                <w:szCs w:val="14"/>
              </w:rPr>
            </w:pPr>
            <w:r w:rsidRPr="5CD4755F">
              <w:rPr>
                <w:rFonts w:eastAsia="Arial" w:cs="Arial"/>
                <w:color w:val="FFFFFF" w:themeColor="background1"/>
                <w:sz w:val="14"/>
                <w:szCs w:val="14"/>
              </w:rPr>
              <w:t>Output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1634191" w14:textId="2DAF0793">
            <w:pPr>
              <w:rPr>
                <w:rFonts w:eastAsia="Arial" w:cs="Arial"/>
                <w:sz w:val="14"/>
                <w:szCs w:val="14"/>
              </w:rPr>
            </w:pPr>
            <w:r w:rsidRPr="5CD4755F">
              <w:rPr>
                <w:rFonts w:eastAsia="Arial" w:cs="Arial"/>
                <w:color w:val="FFFFFF" w:themeColor="background1"/>
                <w:sz w:val="14"/>
                <w:szCs w:val="14"/>
              </w:rPr>
              <w:t>Counter part</w:t>
            </w:r>
          </w:p>
        </w:tc>
      </w:tr>
      <w:tr w:rsidR="4EF8F33A" w:rsidTr="008078E8" w14:paraId="6DBFB9C4" w14:textId="77777777">
        <w:trPr>
          <w:trHeight w:val="270"/>
        </w:trPr>
        <w:tc>
          <w:tcPr>
            <w:tcW w:w="9090" w:type="dxa"/>
            <w:gridSpan w:val="9"/>
            <w:tcBorders>
              <w:top w:val="nil"/>
              <w:left w:val="single" w:color="FFFFFF" w:themeColor="background1" w:sz="6" w:space="0"/>
              <w:bottom w:val="single" w:color="FFFFFF" w:themeColor="background1" w:sz="6" w:space="0"/>
              <w:right w:val="single" w:color="FFFFFF" w:themeColor="background1" w:sz="6" w:space="0"/>
            </w:tcBorders>
            <w:shd w:val="clear" w:color="auto" w:fill="1B95FF" w:themeFill="accent6" w:themeFillTint="99"/>
            <w:tcMar>
              <w:left w:w="90" w:type="dxa"/>
              <w:right w:w="90" w:type="dxa"/>
            </w:tcMar>
            <w:vAlign w:val="bottom"/>
          </w:tcPr>
          <w:p w:rsidR="4EF8F33A" w:rsidP="5CD4755F" w:rsidRDefault="5CD4755F" w14:paraId="386EAFAE" w14:textId="3EB5A182">
            <w:pPr>
              <w:rPr>
                <w:rFonts w:eastAsia="Arial" w:cs="Arial"/>
                <w:sz w:val="14"/>
                <w:szCs w:val="14"/>
              </w:rPr>
            </w:pPr>
            <w:r w:rsidRPr="5CD4755F">
              <w:rPr>
                <w:rFonts w:eastAsia="Arial" w:cs="Arial"/>
                <w:sz w:val="14"/>
                <w:szCs w:val="14"/>
              </w:rPr>
              <w:t>First CGM Data Gathering</w:t>
            </w:r>
          </w:p>
        </w:tc>
      </w:tr>
      <w:tr w:rsidR="4EF8F33A" w:rsidTr="008078E8" w14:paraId="35BD19F8"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2281957" w14:textId="7C6FB4A4">
            <w:pPr>
              <w:rPr>
                <w:rFonts w:eastAsia="Arial" w:cs="Arial"/>
                <w:sz w:val="14"/>
                <w:szCs w:val="14"/>
              </w:rPr>
            </w:pPr>
            <w:r w:rsidRPr="5CD4755F">
              <w:rPr>
                <w:rFonts w:eastAsia="Arial" w:cs="Arial"/>
                <w:sz w:val="14"/>
                <w:szCs w:val="14"/>
              </w:rPr>
              <w:t>Open gates for CGM Merging</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6CCD7C5" w14:textId="520D95BE">
            <w:pPr>
              <w:rPr>
                <w:rFonts w:eastAsia="Arial" w:cs="Arial"/>
                <w:sz w:val="14"/>
                <w:szCs w:val="14"/>
              </w:rPr>
            </w:pPr>
            <w:r w:rsidRPr="5CD4755F">
              <w:rPr>
                <w:rFonts w:eastAsia="Arial" w:cs="Arial"/>
                <w:sz w:val="14"/>
                <w:szCs w:val="14"/>
              </w:rPr>
              <w:t>CCC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5E3D168" w14:textId="6C6415AA">
            <w:pPr>
              <w:rPr>
                <w:rFonts w:eastAsia="Arial" w:cs="Arial"/>
                <w:sz w:val="14"/>
                <w:szCs w:val="14"/>
              </w:rPr>
            </w:pPr>
            <w:r w:rsidRPr="5CD4755F">
              <w:rPr>
                <w:rFonts w:eastAsia="Arial" w:cs="Arial"/>
                <w:sz w:val="14"/>
                <w:szCs w:val="14"/>
              </w:rPr>
              <w:t>CCCt</w:t>
            </w:r>
          </w:p>
        </w:tc>
        <w:tc>
          <w:tcPr>
            <w:tcW w:w="2535"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351A09A0" w14:textId="344F44C9">
            <w:pPr>
              <w:rPr>
                <w:rFonts w:eastAsia="Arial" w:cs="Arial"/>
                <w:sz w:val="14"/>
                <w:szCs w:val="14"/>
              </w:rPr>
            </w:pPr>
          </w:p>
          <w:p w:rsidR="4EF8F33A" w:rsidP="5CD4755F" w:rsidRDefault="5CD4755F" w14:paraId="1FD56434" w14:textId="76CFA82D">
            <w:pPr>
              <w:rPr>
                <w:rFonts w:eastAsia="Arial" w:cs="Arial"/>
                <w:sz w:val="14"/>
                <w:szCs w:val="14"/>
              </w:rPr>
            </w:pPr>
            <w:r w:rsidRPr="5CD4755F">
              <w:rPr>
                <w:rFonts w:eastAsia="Arial" w:cs="Arial"/>
                <w:sz w:val="14"/>
                <w:szCs w:val="14"/>
              </w:rPr>
              <w:t>See HLBP timetable as referred to under ‘2. Related documents’</w:t>
            </w:r>
          </w:p>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EA9DA8B" w14:textId="5048BB38">
            <w:pPr>
              <w:rPr>
                <w:rFonts w:eastAsia="Arial" w:cs="Arial"/>
                <w:sz w:val="14"/>
                <w:szCs w:val="14"/>
              </w:rPr>
            </w:pPr>
            <w:r w:rsidRPr="5CD4755F">
              <w:rPr>
                <w:rFonts w:eastAsia="Arial" w:cs="Arial"/>
                <w:sz w:val="14"/>
                <w:szCs w:val="14"/>
              </w:rPr>
              <w:t xml:space="preserve">- </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CF4728F" w14:textId="3D5633A1">
            <w:pPr>
              <w:rPr>
                <w:rFonts w:eastAsia="Arial" w:cs="Arial"/>
                <w:sz w:val="14"/>
                <w:szCs w:val="14"/>
              </w:rPr>
            </w:pPr>
            <w:r w:rsidRPr="5CD4755F">
              <w:rPr>
                <w:rFonts w:eastAsia="Arial" w:cs="Arial"/>
                <w:sz w:val="14"/>
                <w:szCs w:val="14"/>
              </w:rPr>
              <w: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90839D7" w14:textId="3DAAFA80">
            <w:pPr>
              <w:rPr>
                <w:rFonts w:eastAsia="Arial" w:cs="Arial"/>
                <w:sz w:val="14"/>
                <w:szCs w:val="14"/>
              </w:rPr>
            </w:pPr>
            <w:r w:rsidRPr="5CD4755F">
              <w:rPr>
                <w:rFonts w:eastAsia="Arial" w:cs="Arial"/>
                <w:sz w:val="14"/>
                <w:szCs w:val="14"/>
              </w:rPr>
              <w:t>-</w:t>
            </w:r>
          </w:p>
        </w:tc>
      </w:tr>
      <w:tr w:rsidR="4EF8F33A" w:rsidTr="008078E8" w14:paraId="34A012D9"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891D986" w14:textId="473CA0C5">
            <w:pPr>
              <w:rPr>
                <w:rFonts w:eastAsia="Arial" w:cs="Arial"/>
                <w:sz w:val="14"/>
                <w:szCs w:val="14"/>
              </w:rPr>
            </w:pPr>
            <w:r w:rsidRPr="5CD4755F">
              <w:rPr>
                <w:rFonts w:eastAsia="Arial" w:cs="Arial"/>
                <w:sz w:val="14"/>
                <w:szCs w:val="14"/>
              </w:rPr>
              <w:t>Trigger CGM Merging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A24E8B5" w14:textId="1B999914">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25EBDAD" w14:textId="0D68D48A">
            <w:pPr>
              <w:rPr>
                <w:rFonts w:eastAsia="Arial" w:cs="Arial"/>
                <w:sz w:val="14"/>
                <w:szCs w:val="14"/>
              </w:rPr>
            </w:pPr>
            <w:r w:rsidRPr="5CD4755F">
              <w:rPr>
                <w:rFonts w:eastAsia="Arial" w:cs="Arial"/>
                <w:sz w:val="14"/>
                <w:szCs w:val="14"/>
              </w:rPr>
              <w:t>CCCt</w:t>
            </w:r>
          </w:p>
        </w:tc>
        <w:tc>
          <w:tcPr>
            <w:tcW w:w="2535" w:type="dxa"/>
            <w:gridSpan w:val="3"/>
            <w:vMerge/>
            <w:vAlign w:val="center"/>
          </w:tcPr>
          <w:p w:rsidR="00A0426B" w:rsidRDefault="00A0426B" w14:paraId="070D74DF"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911F18E" w14:textId="1E26B992">
            <w:pPr>
              <w:rPr>
                <w:rFonts w:eastAsia="Arial" w:cs="Arial"/>
                <w:sz w:val="14"/>
                <w:szCs w:val="14"/>
              </w:rPr>
            </w:pPr>
            <w:r w:rsidRPr="5CD4755F">
              <w:rPr>
                <w:rFonts w:eastAsia="Arial" w:cs="Arial"/>
                <w:sz w:val="14"/>
                <w:szCs w:val="14"/>
              </w:rPr>
              <w:t>CGM, RefProg, Gridmodel AAC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72E3C2D" w14:textId="6E49FA09">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6EEBED0" w14:textId="5F7672DC">
            <w:pPr>
              <w:rPr>
                <w:rFonts w:eastAsia="Arial" w:cs="Arial"/>
                <w:sz w:val="14"/>
                <w:szCs w:val="14"/>
              </w:rPr>
            </w:pPr>
            <w:r w:rsidRPr="5CD4755F">
              <w:rPr>
                <w:rFonts w:eastAsia="Arial" w:cs="Arial"/>
                <w:sz w:val="14"/>
                <w:szCs w:val="14"/>
              </w:rPr>
              <w:t>ME</w:t>
            </w:r>
          </w:p>
        </w:tc>
      </w:tr>
      <w:tr w:rsidR="4EF8F33A" w:rsidTr="008078E8" w14:paraId="108B3324"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73F6F21D" w14:paraId="2699EEBC" w14:textId="65BAD152">
            <w:pPr>
              <w:rPr>
                <w:rFonts w:eastAsia="Arial" w:cs="Arial"/>
                <w:sz w:val="14"/>
                <w:szCs w:val="14"/>
              </w:rPr>
            </w:pPr>
            <w:r w:rsidRPr="73F6F21D">
              <w:rPr>
                <w:rFonts w:eastAsia="Arial" w:cs="Arial"/>
                <w:sz w:val="14"/>
                <w:szCs w:val="14"/>
              </w:rPr>
              <w:t>Distribute RCC &amp; JAO data</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BE3F942" w14:textId="1F04C30E">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45C99A9" w14:textId="1DB44291">
            <w:pPr>
              <w:rPr>
                <w:rFonts w:eastAsia="Arial" w:cs="Arial"/>
                <w:sz w:val="14"/>
                <w:szCs w:val="14"/>
              </w:rPr>
            </w:pPr>
            <w:r w:rsidRPr="5CD4755F">
              <w:rPr>
                <w:rFonts w:eastAsia="Arial" w:cs="Arial"/>
                <w:sz w:val="14"/>
                <w:szCs w:val="14"/>
              </w:rPr>
              <w:t>CCCt</w:t>
            </w:r>
          </w:p>
        </w:tc>
        <w:tc>
          <w:tcPr>
            <w:tcW w:w="2535" w:type="dxa"/>
            <w:gridSpan w:val="3"/>
            <w:vMerge/>
            <w:vAlign w:val="center"/>
          </w:tcPr>
          <w:p w:rsidR="00A0426B" w:rsidRDefault="00A0426B" w14:paraId="58DCCCED"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8DECFF4" w14:textId="79EADA09">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9A3C4E6" w14:textId="355C1912">
            <w:pPr>
              <w:rPr>
                <w:rFonts w:eastAsia="Arial" w:cs="Arial"/>
                <w:sz w:val="14"/>
                <w:szCs w:val="14"/>
              </w:rPr>
            </w:pPr>
            <w:r w:rsidRPr="5CD4755F">
              <w:rPr>
                <w:rFonts w:eastAsia="Arial" w:cs="Arial"/>
                <w:sz w:val="14"/>
                <w:szCs w:val="14"/>
              </w:rPr>
              <w:t>CGM, RefProg, DA Domain</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022E95F" w14:textId="2BA489BE">
            <w:pPr>
              <w:rPr>
                <w:rFonts w:eastAsia="Arial" w:cs="Arial"/>
                <w:sz w:val="14"/>
                <w:szCs w:val="14"/>
              </w:rPr>
            </w:pPr>
            <w:r w:rsidRPr="5CD4755F">
              <w:rPr>
                <w:rFonts w:eastAsia="Arial" w:cs="Arial"/>
                <w:sz w:val="14"/>
                <w:szCs w:val="14"/>
              </w:rPr>
              <w:t>TSOs, JAO</w:t>
            </w:r>
          </w:p>
        </w:tc>
      </w:tr>
      <w:tr w:rsidR="4EF8F33A" w:rsidTr="008078E8" w14:paraId="7F347BAA" w14:textId="77777777">
        <w:trPr>
          <w:trHeight w:val="270"/>
        </w:trPr>
        <w:tc>
          <w:tcPr>
            <w:tcW w:w="3150"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1B95FF" w:themeFill="accent6" w:themeFillTint="99"/>
            <w:tcMar>
              <w:left w:w="90" w:type="dxa"/>
              <w:right w:w="90" w:type="dxa"/>
            </w:tcMar>
            <w:vAlign w:val="center"/>
          </w:tcPr>
          <w:p w:rsidR="4EF8F33A" w:rsidP="5CD4755F" w:rsidRDefault="5CD4755F" w14:paraId="7DE63649" w14:textId="6155C7E0">
            <w:pPr>
              <w:rPr>
                <w:rFonts w:eastAsia="Arial" w:cs="Arial"/>
                <w:sz w:val="14"/>
                <w:szCs w:val="14"/>
              </w:rPr>
            </w:pPr>
            <w:r w:rsidRPr="5CD4755F">
              <w:rPr>
                <w:rFonts w:eastAsia="Arial" w:cs="Arial"/>
                <w:sz w:val="14"/>
                <w:szCs w:val="14"/>
              </w:rPr>
              <w:t>SecondCGM Data Gathering</w:t>
            </w:r>
          </w:p>
        </w:tc>
        <w:tc>
          <w:tcPr>
            <w:tcW w:w="2535" w:type="dxa"/>
            <w:gridSpan w:val="3"/>
            <w:vMerge/>
            <w:vAlign w:val="center"/>
          </w:tcPr>
          <w:p w:rsidR="00A0426B" w:rsidRDefault="00A0426B" w14:paraId="1E4293AE" w14:textId="77777777"/>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1B95FF" w:themeFill="accent6" w:themeFillTint="99"/>
            <w:tcMar>
              <w:left w:w="90" w:type="dxa"/>
              <w:right w:w="90" w:type="dxa"/>
            </w:tcMar>
            <w:vAlign w:val="center"/>
          </w:tcPr>
          <w:p w:rsidR="4EF8F33A" w:rsidP="5CD4755F" w:rsidRDefault="4EF8F33A" w14:paraId="0C027A20" w14:textId="41B21686">
            <w:pPr>
              <w:rPr>
                <w:rFonts w:eastAsia="Arial" w:cs="Arial"/>
                <w:sz w:val="14"/>
                <w:szCs w:val="14"/>
              </w:rPr>
            </w:pPr>
          </w:p>
        </w:tc>
      </w:tr>
      <w:tr w:rsidR="4EF8F33A" w:rsidTr="008078E8" w14:paraId="07181E93"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D709DAB" w14:textId="7691D77F">
            <w:pPr>
              <w:rPr>
                <w:rFonts w:eastAsia="Arial" w:cs="Arial"/>
                <w:sz w:val="14"/>
                <w:szCs w:val="14"/>
              </w:rPr>
            </w:pPr>
            <w:r w:rsidRPr="5CD4755F">
              <w:rPr>
                <w:rFonts w:eastAsia="Arial" w:cs="Arial"/>
                <w:sz w:val="14"/>
                <w:szCs w:val="14"/>
              </w:rPr>
              <w:t>Reopen gates for CGM Merging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092EE15" w14:textId="12F5BA8F">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97A692E" w14:textId="4B52F42E">
            <w:pPr>
              <w:rPr>
                <w:rFonts w:eastAsia="Arial" w:cs="Arial"/>
                <w:sz w:val="14"/>
                <w:szCs w:val="14"/>
              </w:rPr>
            </w:pPr>
            <w:r w:rsidRPr="5CD4755F">
              <w:rPr>
                <w:rFonts w:eastAsia="Arial" w:cs="Arial"/>
                <w:sz w:val="14"/>
                <w:szCs w:val="14"/>
              </w:rPr>
              <w:t>CCCt</w:t>
            </w:r>
          </w:p>
        </w:tc>
        <w:tc>
          <w:tcPr>
            <w:tcW w:w="2535" w:type="dxa"/>
            <w:gridSpan w:val="3"/>
            <w:vMerge/>
            <w:vAlign w:val="center"/>
          </w:tcPr>
          <w:p w:rsidR="00A0426B" w:rsidRDefault="00A0426B" w14:paraId="1A81BD32"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80C37D0" w14:textId="57654895">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CF106EA" w14:textId="7FD40B83">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3FF4965" w14:textId="5FAA1F88">
            <w:pPr>
              <w:rPr>
                <w:rFonts w:eastAsia="Arial" w:cs="Arial"/>
                <w:sz w:val="14"/>
                <w:szCs w:val="14"/>
              </w:rPr>
            </w:pPr>
            <w:r w:rsidRPr="5CD4755F">
              <w:rPr>
                <w:rFonts w:eastAsia="Arial" w:cs="Arial"/>
                <w:sz w:val="14"/>
                <w:szCs w:val="14"/>
              </w:rPr>
              <w:t>-</w:t>
            </w:r>
          </w:p>
        </w:tc>
      </w:tr>
      <w:tr w:rsidR="4EF8F33A" w:rsidTr="008078E8" w14:paraId="50C34352"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F952193" w14:textId="6003B457">
            <w:pPr>
              <w:rPr>
                <w:rFonts w:eastAsia="Arial" w:cs="Arial"/>
                <w:sz w:val="14"/>
                <w:szCs w:val="14"/>
              </w:rPr>
            </w:pPr>
            <w:r w:rsidRPr="5CD4755F">
              <w:rPr>
                <w:rFonts w:eastAsia="Arial" w:cs="Arial"/>
                <w:sz w:val="14"/>
                <w:szCs w:val="14"/>
              </w:rPr>
              <w:t>Trigger CGM Merging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51B7B7A" w14:textId="5DC75853">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A67F72A" w14:textId="177BC26A">
            <w:pPr>
              <w:rPr>
                <w:rFonts w:eastAsia="Arial" w:cs="Arial"/>
                <w:sz w:val="14"/>
                <w:szCs w:val="14"/>
              </w:rPr>
            </w:pPr>
            <w:r w:rsidRPr="5CD4755F">
              <w:rPr>
                <w:rFonts w:eastAsia="Arial" w:cs="Arial"/>
                <w:sz w:val="14"/>
                <w:szCs w:val="14"/>
              </w:rPr>
              <w:t>CCCt</w:t>
            </w:r>
          </w:p>
        </w:tc>
        <w:tc>
          <w:tcPr>
            <w:tcW w:w="2535" w:type="dxa"/>
            <w:gridSpan w:val="3"/>
            <w:vMerge/>
            <w:vAlign w:val="center"/>
          </w:tcPr>
          <w:p w:rsidR="00A0426B" w:rsidRDefault="00A0426B" w14:paraId="59B33B99"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75C6F4C" w14:textId="15D154F6">
            <w:pPr>
              <w:rPr>
                <w:rFonts w:eastAsia="Arial" w:cs="Arial"/>
                <w:sz w:val="14"/>
                <w:szCs w:val="14"/>
              </w:rPr>
            </w:pPr>
            <w:r w:rsidRPr="5CD4755F">
              <w:rPr>
                <w:rFonts w:eastAsia="Arial" w:cs="Arial"/>
                <w:sz w:val="14"/>
                <w:szCs w:val="14"/>
              </w:rPr>
              <w:t>CGM, RefProg, Gridmodel AAC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95C1011" w14:textId="73DEE93E">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CB91701" w14:textId="25092CA1">
            <w:pPr>
              <w:rPr>
                <w:rFonts w:eastAsia="Arial" w:cs="Arial"/>
                <w:sz w:val="14"/>
                <w:szCs w:val="14"/>
              </w:rPr>
            </w:pPr>
            <w:r w:rsidRPr="5CD4755F">
              <w:rPr>
                <w:rFonts w:eastAsia="Arial" w:cs="Arial"/>
                <w:sz w:val="14"/>
                <w:szCs w:val="14"/>
              </w:rPr>
              <w:t>ME</w:t>
            </w:r>
          </w:p>
        </w:tc>
      </w:tr>
      <w:tr w:rsidR="4EF8F33A" w:rsidTr="008078E8" w14:paraId="63FFAA68"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EAF42B9" w14:textId="5BBFCC07">
            <w:pPr>
              <w:rPr>
                <w:rFonts w:eastAsia="Arial" w:cs="Arial"/>
                <w:sz w:val="14"/>
                <w:szCs w:val="14"/>
              </w:rPr>
            </w:pPr>
            <w:r w:rsidRPr="5CD4755F">
              <w:rPr>
                <w:rFonts w:eastAsia="Arial" w:cs="Arial"/>
                <w:sz w:val="14"/>
                <w:szCs w:val="14"/>
              </w:rPr>
              <w:t>Close gates for CGM Merging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2A2C299" w14:textId="2A06D08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B8A17FF" w14:textId="4DA9A487">
            <w:pPr>
              <w:rPr>
                <w:rFonts w:eastAsia="Arial" w:cs="Arial"/>
                <w:sz w:val="14"/>
                <w:szCs w:val="14"/>
              </w:rPr>
            </w:pPr>
            <w:r w:rsidRPr="5CD4755F">
              <w:rPr>
                <w:rFonts w:eastAsia="Arial" w:cs="Arial"/>
                <w:sz w:val="14"/>
                <w:szCs w:val="14"/>
              </w:rPr>
              <w:t>CCCt</w:t>
            </w:r>
          </w:p>
        </w:tc>
        <w:tc>
          <w:tcPr>
            <w:tcW w:w="2535" w:type="dxa"/>
            <w:gridSpan w:val="3"/>
            <w:vMerge/>
            <w:vAlign w:val="center"/>
          </w:tcPr>
          <w:p w:rsidR="00A0426B" w:rsidRDefault="00A0426B" w14:paraId="006C177B"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4E69F2D" w14:textId="4EFA8818">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C3F5322" w14:textId="7E4A639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7316481" w14:textId="6E58277C">
            <w:pPr>
              <w:rPr>
                <w:rFonts w:eastAsia="Arial" w:cs="Arial"/>
                <w:sz w:val="14"/>
                <w:szCs w:val="14"/>
              </w:rPr>
            </w:pPr>
            <w:r w:rsidRPr="5CD4755F">
              <w:rPr>
                <w:rFonts w:eastAsia="Arial" w:cs="Arial"/>
                <w:sz w:val="14"/>
                <w:szCs w:val="14"/>
              </w:rPr>
              <w:t>-</w:t>
            </w:r>
          </w:p>
        </w:tc>
      </w:tr>
      <w:tr w:rsidR="4EF8F33A" w:rsidTr="008078E8" w14:paraId="3E4E0C1B"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73F6F21D" w14:paraId="63AD21F0" w14:textId="4AFD2203">
            <w:pPr>
              <w:rPr>
                <w:rFonts w:eastAsia="Arial" w:cs="Arial"/>
                <w:sz w:val="14"/>
                <w:szCs w:val="14"/>
              </w:rPr>
            </w:pPr>
            <w:r w:rsidRPr="73F6F21D">
              <w:rPr>
                <w:rFonts w:eastAsia="Arial" w:cs="Arial"/>
                <w:sz w:val="14"/>
                <w:szCs w:val="14"/>
              </w:rPr>
              <w:t>Distribute RCC &amp; JAO data</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3A8DF01" w14:textId="2957F475">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71EACC3" w14:textId="08104854">
            <w:pPr>
              <w:rPr>
                <w:rFonts w:eastAsia="Arial" w:cs="Arial"/>
                <w:sz w:val="14"/>
                <w:szCs w:val="14"/>
              </w:rPr>
            </w:pPr>
            <w:r w:rsidRPr="5CD4755F">
              <w:rPr>
                <w:rFonts w:eastAsia="Arial" w:cs="Arial"/>
                <w:sz w:val="14"/>
                <w:szCs w:val="14"/>
              </w:rPr>
              <w:t>CCCt</w:t>
            </w:r>
          </w:p>
        </w:tc>
        <w:tc>
          <w:tcPr>
            <w:tcW w:w="2535" w:type="dxa"/>
            <w:gridSpan w:val="3"/>
            <w:vMerge/>
            <w:vAlign w:val="center"/>
          </w:tcPr>
          <w:p w:rsidR="00A0426B" w:rsidRDefault="00A0426B" w14:paraId="2EA4727F"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5A48E52" w14:textId="39EA8530">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6CC7639" w14:textId="6EEC2C91">
            <w:pPr>
              <w:rPr>
                <w:rFonts w:eastAsia="Arial" w:cs="Arial"/>
                <w:sz w:val="14"/>
                <w:szCs w:val="14"/>
              </w:rPr>
            </w:pPr>
            <w:r w:rsidRPr="5CD4755F">
              <w:rPr>
                <w:rFonts w:eastAsia="Arial" w:cs="Arial"/>
                <w:sz w:val="14"/>
                <w:szCs w:val="14"/>
              </w:rPr>
              <w:t>CGM, RefProg, DA Domain</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A883297" w14:textId="7DA1381F">
            <w:pPr>
              <w:rPr>
                <w:rFonts w:eastAsia="Arial" w:cs="Arial"/>
                <w:sz w:val="14"/>
                <w:szCs w:val="14"/>
              </w:rPr>
            </w:pPr>
            <w:r w:rsidRPr="5CD4755F">
              <w:rPr>
                <w:rFonts w:eastAsia="Arial" w:cs="Arial"/>
                <w:sz w:val="14"/>
                <w:szCs w:val="14"/>
              </w:rPr>
              <w:t>TSOs, JAO</w:t>
            </w:r>
          </w:p>
        </w:tc>
      </w:tr>
    </w:tbl>
    <w:p w:rsidR="4EF8F33A" w:rsidP="00B47D5C" w:rsidRDefault="5CD4755F" w14:paraId="1B8A1F74" w14:textId="057A4043">
      <w:pPr>
        <w:pStyle w:val="Heading3"/>
        <w:rPr>
          <w:lang w:val="en-IE"/>
        </w:rPr>
      </w:pPr>
      <w:r w:rsidRPr="5CD4755F">
        <w:t>Backup and Fallback processes</w:t>
      </w:r>
    </w:p>
    <w:p w:rsidR="4EF8F33A" w:rsidP="5CD4755F" w:rsidRDefault="5CD4755F" w14:paraId="2EF716C0" w14:textId="2EBC41F2">
      <w:pPr>
        <w:spacing w:after="240"/>
        <w:rPr>
          <w:rFonts w:eastAsia="Arial" w:cs="Arial"/>
          <w:color w:val="000000" w:themeColor="text1"/>
        </w:rPr>
      </w:pPr>
      <w:r w:rsidRPr="5CD4755F">
        <w:rPr>
          <w:rFonts w:eastAsia="Arial" w:cs="Arial"/>
          <w:color w:val="000000" w:themeColor="text1"/>
        </w:rPr>
        <w:t xml:space="preserve">As soon as an issue with the CCCt is identified (e.g. blocking the process to run normally), the CCC must call or email Unicorn Core helpdesk. </w:t>
      </w:r>
    </w:p>
    <w:p w:rsidR="4EF8F33A" w:rsidP="5CD4755F" w:rsidRDefault="5CD4755F" w14:paraId="2A941847" w14:textId="3B5014A2">
      <w:pPr>
        <w:spacing w:after="240"/>
        <w:rPr>
          <w:rFonts w:eastAsia="Arial" w:cs="Arial"/>
          <w:color w:val="000000" w:themeColor="text1"/>
        </w:rPr>
      </w:pPr>
      <w:r w:rsidRPr="5CD4755F">
        <w:rPr>
          <w:rFonts w:eastAsia="Arial" w:cs="Arial"/>
          <w:color w:val="000000" w:themeColor="text1"/>
        </w:rPr>
        <w:t>In case the issue is due to missing input data, please refer to the following backups and execute them before the indicated CET:</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690"/>
        <w:gridCol w:w="840"/>
        <w:gridCol w:w="1440"/>
        <w:gridCol w:w="3330"/>
        <w:gridCol w:w="840"/>
        <w:gridCol w:w="795"/>
        <w:gridCol w:w="1320"/>
      </w:tblGrid>
      <w:tr w:rsidR="4EF8F33A" w:rsidTr="47E385B5" w14:paraId="7B88C524" w14:textId="77777777">
        <w:trPr>
          <w:trHeight w:val="510"/>
        </w:trPr>
        <w:tc>
          <w:tcPr>
            <w:tcW w:w="690"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A58BEF3" w14:textId="75768B88">
            <w:pPr>
              <w:rPr>
                <w:rFonts w:eastAsia="Arial" w:cs="Arial"/>
                <w:sz w:val="14"/>
                <w:szCs w:val="14"/>
              </w:rPr>
            </w:pPr>
            <w:r w:rsidRPr="5CD4755F">
              <w:rPr>
                <w:rFonts w:eastAsia="Arial" w:cs="Arial"/>
                <w:color w:val="FFFFFF" w:themeColor="background1"/>
                <w:sz w:val="14"/>
                <w:szCs w:val="14"/>
              </w:rPr>
              <w:t>Backup ID</w:t>
            </w:r>
          </w:p>
        </w:tc>
        <w:tc>
          <w:tcPr>
            <w:tcW w:w="8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E7E6B69" w14:textId="7F4099ED">
            <w:pPr>
              <w:rPr>
                <w:rFonts w:eastAsia="Arial" w:cs="Arial"/>
                <w:sz w:val="14"/>
                <w:szCs w:val="14"/>
              </w:rPr>
            </w:pPr>
            <w:r w:rsidRPr="5CD4755F">
              <w:rPr>
                <w:rFonts w:eastAsia="Arial" w:cs="Arial"/>
                <w:color w:val="FFFFFF" w:themeColor="background1"/>
                <w:sz w:val="14"/>
                <w:szCs w:val="14"/>
              </w:rPr>
              <w:t>Process Step</w:t>
            </w:r>
          </w:p>
        </w:tc>
        <w:tc>
          <w:tcPr>
            <w:tcW w:w="14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75CB627B" w14:textId="5B796AE4">
            <w:pPr>
              <w:rPr>
                <w:rFonts w:eastAsia="Arial" w:cs="Arial"/>
                <w:sz w:val="14"/>
                <w:szCs w:val="14"/>
              </w:rPr>
            </w:pPr>
            <w:r w:rsidRPr="5CD4755F">
              <w:rPr>
                <w:rFonts w:eastAsia="Arial" w:cs="Arial"/>
                <w:color w:val="FFFFFF" w:themeColor="background1"/>
                <w:sz w:val="14"/>
                <w:szCs w:val="14"/>
              </w:rPr>
              <w:t>Description</w:t>
            </w:r>
          </w:p>
        </w:tc>
        <w:tc>
          <w:tcPr>
            <w:tcW w:w="333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28FFE6D7" w14:textId="7266F1E1">
            <w:pPr>
              <w:rPr>
                <w:rFonts w:eastAsia="Arial" w:cs="Arial"/>
                <w:sz w:val="14"/>
                <w:szCs w:val="14"/>
              </w:rPr>
            </w:pPr>
            <w:r w:rsidRPr="5CD4755F">
              <w:rPr>
                <w:rFonts w:eastAsia="Arial" w:cs="Arial"/>
                <w:color w:val="FFFFFF" w:themeColor="background1"/>
                <w:sz w:val="14"/>
                <w:szCs w:val="14"/>
              </w:rPr>
              <w:t>Solution/Action</w:t>
            </w:r>
          </w:p>
        </w:tc>
        <w:tc>
          <w:tcPr>
            <w:tcW w:w="8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2ABD1C46" w14:textId="6C109182">
            <w:pPr>
              <w:rPr>
                <w:rFonts w:eastAsia="Arial" w:cs="Arial"/>
                <w:sz w:val="14"/>
                <w:szCs w:val="14"/>
              </w:rPr>
            </w:pPr>
            <w:r w:rsidRPr="5CD4755F">
              <w:rPr>
                <w:rFonts w:eastAsia="Arial" w:cs="Arial"/>
                <w:color w:val="FFFFFF" w:themeColor="background1"/>
                <w:sz w:val="14"/>
                <w:szCs w:val="14"/>
              </w:rPr>
              <w:t>Owner</w:t>
            </w:r>
          </w:p>
        </w:tc>
        <w:tc>
          <w:tcPr>
            <w:tcW w:w="79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4211750" w14:textId="44F9BB5B">
            <w:pPr>
              <w:rPr>
                <w:rFonts w:eastAsia="Arial" w:cs="Arial"/>
                <w:sz w:val="14"/>
                <w:szCs w:val="14"/>
              </w:rPr>
            </w:pPr>
            <w:r w:rsidRPr="5CD4755F">
              <w:rPr>
                <w:rFonts w:eastAsia="Arial" w:cs="Arial"/>
                <w:color w:val="FFFFFF" w:themeColor="background1"/>
                <w:sz w:val="14"/>
                <w:szCs w:val="14"/>
              </w:rPr>
              <w:t>Tool</w:t>
            </w:r>
          </w:p>
        </w:tc>
        <w:tc>
          <w:tcPr>
            <w:tcW w:w="1320"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76C814F0" w14:textId="09877718">
            <w:pPr>
              <w:rPr>
                <w:rFonts w:eastAsia="Arial" w:cs="Arial"/>
                <w:sz w:val="14"/>
                <w:szCs w:val="14"/>
              </w:rPr>
            </w:pPr>
            <w:r w:rsidRPr="5CD4755F">
              <w:rPr>
                <w:rFonts w:eastAsia="Arial" w:cs="Arial"/>
                <w:color w:val="FFFFFF" w:themeColor="background1"/>
                <w:sz w:val="14"/>
                <w:szCs w:val="14"/>
              </w:rPr>
              <w:t>Email Template #</w:t>
            </w:r>
          </w:p>
        </w:tc>
      </w:tr>
      <w:tr w:rsidR="4EF8F33A" w:rsidTr="47E385B5" w14:paraId="4508260C" w14:textId="77777777">
        <w:trPr>
          <w:trHeight w:val="1957"/>
        </w:trPr>
        <w:tc>
          <w:tcPr>
            <w:tcW w:w="6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2D759513" w14:textId="71FACE0C">
            <w:pPr>
              <w:rPr>
                <w:rFonts w:eastAsia="Arial" w:cs="Arial"/>
                <w:sz w:val="14"/>
                <w:szCs w:val="14"/>
              </w:rPr>
            </w:pPr>
            <w:r w:rsidRPr="47E385B5">
              <w:rPr>
                <w:rFonts w:eastAsia="Arial" w:cs="Arial"/>
                <w:sz w:val="14"/>
                <w:szCs w:val="14"/>
              </w:rPr>
              <w:t xml:space="preserve"> ID3C_</w:t>
            </w:r>
            <w:r w:rsidR="001E521F">
              <w:rPr>
                <w:rFonts w:eastAsia="Arial" w:cs="Arial"/>
                <w:sz w:val="14"/>
                <w:szCs w:val="14"/>
              </w:rPr>
              <w:t>5</w:t>
            </w:r>
          </w:p>
        </w:tc>
        <w:tc>
          <w:tcPr>
            <w:tcW w:w="84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6E3EAAF2" w14:textId="10CD65B6">
            <w:pPr>
              <w:rPr>
                <w:rFonts w:eastAsia="Arial" w:cs="Arial"/>
                <w:sz w:val="14"/>
                <w:szCs w:val="14"/>
              </w:rPr>
            </w:pPr>
            <w:r w:rsidRPr="5CD4755F">
              <w:rPr>
                <w:rFonts w:eastAsia="Arial" w:cs="Arial"/>
                <w:sz w:val="14"/>
                <w:szCs w:val="14"/>
              </w:rPr>
              <w:t>First or second CGM data gathering</w:t>
            </w:r>
          </w:p>
        </w:tc>
        <w:tc>
          <w:tcPr>
            <w:tcW w:w="144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682E66F9" w14:textId="00B453C9">
            <w:pPr>
              <w:rPr>
                <w:rFonts w:eastAsia="Arial" w:cs="Arial"/>
                <w:sz w:val="14"/>
                <w:szCs w:val="14"/>
              </w:rPr>
            </w:pPr>
            <w:r w:rsidRPr="5CD4755F">
              <w:rPr>
                <w:rFonts w:eastAsia="Arial" w:cs="Arial"/>
                <w:sz w:val="14"/>
                <w:szCs w:val="14"/>
              </w:rPr>
              <w:t>Missing, incomplete or incorrect CGM</w:t>
            </w:r>
          </w:p>
        </w:tc>
        <w:tc>
          <w:tcPr>
            <w:tcW w:w="333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4538147F" w14:textId="08405EFA">
            <w:pPr>
              <w:rPr>
                <w:rFonts w:eastAsia="Arial" w:cs="Arial"/>
                <w:sz w:val="14"/>
                <w:szCs w:val="14"/>
              </w:rPr>
            </w:pPr>
            <w:r w:rsidRPr="5CD4755F">
              <w:rPr>
                <w:rFonts w:eastAsia="Arial" w:cs="Arial"/>
                <w:sz w:val="14"/>
                <w:szCs w:val="14"/>
              </w:rPr>
              <w:t>1) If no CGM merging package is provided at all:</w:t>
            </w:r>
          </w:p>
          <w:p w:rsidR="4EF8F33A" w:rsidP="5CD4755F" w:rsidRDefault="2A8287A9" w14:paraId="1077F463" w14:textId="684B3DD3">
            <w:pPr>
              <w:rPr>
                <w:rFonts w:eastAsia="Arial" w:cs="Arial"/>
                <w:sz w:val="14"/>
                <w:szCs w:val="14"/>
              </w:rPr>
            </w:pPr>
            <w:r w:rsidRPr="2A8287A9">
              <w:rPr>
                <w:rFonts w:eastAsia="Arial" w:cs="Arial"/>
                <w:sz w:val="14"/>
                <w:szCs w:val="14"/>
              </w:rPr>
              <w:t>1. The merging entity to inform all parties via E-mail of the automatic fallback provided by CCCt.(email template 15 missing Coreso Inputs)</w:t>
            </w:r>
          </w:p>
          <w:p w:rsidR="4EF8F33A" w:rsidP="5CD4755F" w:rsidRDefault="2A8287A9" w14:paraId="65B5C866" w14:textId="46D8C4F8">
            <w:pPr>
              <w:rPr>
                <w:rFonts w:eastAsia="Arial" w:cs="Arial"/>
                <w:sz w:val="14"/>
                <w:szCs w:val="14"/>
              </w:rPr>
            </w:pPr>
            <w:r w:rsidRPr="2A8287A9">
              <w:rPr>
                <w:rFonts w:eastAsia="Arial" w:cs="Arial"/>
                <w:sz w:val="14"/>
                <w:szCs w:val="14"/>
              </w:rPr>
              <w:t xml:space="preserve">2) In case of missing CGMs for certain timestamps within the merging package, the CCCt operator will inform all parties via  email template 17 </w:t>
            </w:r>
          </w:p>
        </w:tc>
        <w:tc>
          <w:tcPr>
            <w:tcW w:w="8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223085A" w14:textId="76979FB3">
            <w:pPr>
              <w:rPr>
                <w:rFonts w:eastAsia="Arial" w:cs="Arial"/>
                <w:sz w:val="14"/>
                <w:szCs w:val="14"/>
              </w:rPr>
            </w:pPr>
            <w:r w:rsidRPr="5CD4755F">
              <w:rPr>
                <w:rFonts w:eastAsia="Arial" w:cs="Arial"/>
                <w:sz w:val="14"/>
                <w:szCs w:val="14"/>
              </w:rPr>
              <w:t>Coreso</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11E2CF7" w14:textId="09DB34D4">
            <w:pPr>
              <w:rPr>
                <w:rFonts w:eastAsia="Arial" w:cs="Arial"/>
                <w:sz w:val="14"/>
                <w:szCs w:val="14"/>
              </w:rPr>
            </w:pPr>
            <w:r w:rsidRPr="5CD4755F">
              <w:rPr>
                <w:rFonts w:eastAsia="Arial" w:cs="Arial"/>
                <w:sz w:val="14"/>
                <w:szCs w:val="14"/>
              </w:rPr>
              <w:t>CCCt, CGM merging tool of Coreso</w:t>
            </w:r>
          </w:p>
        </w:tc>
        <w:tc>
          <w:tcPr>
            <w:tcW w:w="13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2A8287A9" w14:paraId="25C4FB12" w14:textId="739741BB">
            <w:pPr>
              <w:rPr>
                <w:rFonts w:eastAsia="Arial" w:cs="Arial"/>
                <w:sz w:val="14"/>
                <w:szCs w:val="14"/>
              </w:rPr>
            </w:pPr>
            <w:r w:rsidRPr="2A8287A9">
              <w:rPr>
                <w:rFonts w:eastAsia="Arial" w:cs="Arial"/>
                <w:sz w:val="14"/>
                <w:szCs w:val="14"/>
              </w:rPr>
              <w:t>15, 17</w:t>
            </w:r>
          </w:p>
        </w:tc>
      </w:tr>
    </w:tbl>
    <w:p w:rsidR="4EF8F33A" w:rsidP="00B47D5C" w:rsidRDefault="029219A7" w14:paraId="40886EA9" w14:textId="27E840F6">
      <w:pPr>
        <w:pStyle w:val="Heading2"/>
        <w:rPr>
          <w:lang w:val="en-IE"/>
        </w:rPr>
      </w:pPr>
      <w:bookmarkStart w:name="_Toc423317008" w:id="305"/>
      <w:bookmarkStart w:name="_Toc224121682" w:id="306"/>
      <w:r>
        <w:t>RefProg Computation</w:t>
      </w:r>
      <w:bookmarkEnd w:id="305"/>
      <w:bookmarkEnd w:id="306"/>
    </w:p>
    <w:p w:rsidR="4EF8F33A" w:rsidP="5CD4755F" w:rsidRDefault="5CD4755F" w14:paraId="14A54D72" w14:textId="03F5F42F">
      <w:pPr>
        <w:rPr>
          <w:rFonts w:eastAsia="Arial" w:cs="Arial"/>
          <w:color w:val="000000" w:themeColor="text1"/>
        </w:rPr>
      </w:pPr>
      <w:r w:rsidRPr="5CD4755F">
        <w:rPr>
          <w:rFonts w:eastAsia="Arial" w:cs="Arial"/>
          <w:color w:val="000000" w:themeColor="text1"/>
        </w:rPr>
        <w:t>The purpose of this process step is to derive a reference programme from the AAC grid model provided in the first, second or third CGM Data Gathering Process steps</w:t>
      </w:r>
    </w:p>
    <w:p w:rsidR="4EF8F33A" w:rsidP="5CD4755F" w:rsidRDefault="4EF8F33A" w14:paraId="3BEF3C07" w14:textId="462873A7">
      <w:pPr>
        <w:rPr>
          <w:rFonts w:eastAsia="Arial" w:cs="Arial"/>
          <w:color w:val="000000" w:themeColor="text1"/>
        </w:rPr>
      </w:pP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45"/>
        <w:gridCol w:w="945"/>
        <w:gridCol w:w="825"/>
        <w:gridCol w:w="840"/>
        <w:gridCol w:w="855"/>
        <w:gridCol w:w="1135"/>
        <w:gridCol w:w="1135"/>
        <w:gridCol w:w="1135"/>
      </w:tblGrid>
      <w:tr w:rsidR="4EF8F33A" w:rsidTr="00B1234A" w14:paraId="0239D1C8"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5A0B7A1" w14:textId="5ACE5458">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8A4A3EC" w14:textId="0073492E">
            <w:pPr>
              <w:rPr>
                <w:rFonts w:eastAsia="Arial" w:cs="Arial"/>
                <w:sz w:val="14"/>
                <w:szCs w:val="14"/>
              </w:rPr>
            </w:pPr>
            <w:r w:rsidRPr="5CD4755F">
              <w:rPr>
                <w:rFonts w:eastAsia="Arial" w:cs="Arial"/>
                <w:color w:val="FFFFFF" w:themeColor="background1"/>
                <w:sz w:val="14"/>
                <w:szCs w:val="14"/>
              </w:rPr>
              <w:t>Owner</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75B090B" w14:textId="38521318">
            <w:pPr>
              <w:rPr>
                <w:rFonts w:eastAsia="Arial" w:cs="Arial"/>
                <w:sz w:val="14"/>
                <w:szCs w:val="14"/>
              </w:rPr>
            </w:pPr>
            <w:r w:rsidRPr="5CD4755F">
              <w:rPr>
                <w:rFonts w:eastAsia="Arial" w:cs="Arial"/>
                <w:color w:val="FFFFFF" w:themeColor="background1"/>
                <w:sz w:val="14"/>
                <w:szCs w:val="14"/>
              </w:rPr>
              <w:t>Tool</w:t>
            </w:r>
          </w:p>
        </w:tc>
        <w:tc>
          <w:tcPr>
            <w:tcW w:w="82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E09FC72" w14:textId="49B2CD5C">
            <w:pPr>
              <w:rPr>
                <w:rFonts w:eastAsia="Arial" w:cs="Arial"/>
                <w:sz w:val="14"/>
                <w:szCs w:val="14"/>
              </w:rPr>
            </w:pPr>
            <w:r w:rsidRPr="5CD4755F">
              <w:rPr>
                <w:rFonts w:eastAsia="Arial" w:cs="Arial"/>
                <w:color w:val="FFFFFF" w:themeColor="background1"/>
                <w:sz w:val="14"/>
                <w:szCs w:val="14"/>
              </w:rPr>
              <w:t>Target Start Time</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61638CC" w14:textId="1538B9B9">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8733FBA" w14:textId="33701E2E">
            <w:pPr>
              <w:rPr>
                <w:rFonts w:eastAsia="Arial" w:cs="Arial"/>
                <w:sz w:val="14"/>
                <w:szCs w:val="14"/>
              </w:rPr>
            </w:pPr>
            <w:r w:rsidRPr="5CD4755F">
              <w:rPr>
                <w:rFonts w:eastAsia="Arial" w:cs="Arial"/>
                <w:color w:val="FFFFFF" w:themeColor="background1"/>
                <w:sz w:val="14"/>
                <w:szCs w:val="14"/>
              </w:rPr>
              <w:t>Critical End Time</w:t>
            </w:r>
          </w:p>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1C5EA7C" w14:textId="4BFB392D">
            <w:pPr>
              <w:rPr>
                <w:rFonts w:eastAsia="Arial" w:cs="Arial"/>
                <w:sz w:val="14"/>
                <w:szCs w:val="14"/>
              </w:rPr>
            </w:pPr>
            <w:r w:rsidRPr="5CD4755F">
              <w:rPr>
                <w:rFonts w:eastAsia="Arial" w:cs="Arial"/>
                <w:color w:val="FFFFFF" w:themeColor="background1"/>
                <w:sz w:val="14"/>
                <w:szCs w:val="14"/>
              </w:rPr>
              <w:t>Data Exchange</w:t>
            </w:r>
          </w:p>
        </w:tc>
      </w:tr>
      <w:tr w:rsidR="4EF8F33A" w:rsidTr="00B1234A" w14:paraId="047F1581" w14:textId="77777777">
        <w:trPr>
          <w:trHeight w:val="270"/>
        </w:trPr>
        <w:tc>
          <w:tcPr>
            <w:tcW w:w="1290" w:type="dxa"/>
            <w:vMerge/>
            <w:vAlign w:val="center"/>
          </w:tcPr>
          <w:p w:rsidR="00A0426B" w:rsidRDefault="00A0426B" w14:paraId="6AEC7E75" w14:textId="77777777"/>
        </w:tc>
        <w:tc>
          <w:tcPr>
            <w:tcW w:w="945" w:type="dxa"/>
            <w:vMerge/>
            <w:vAlign w:val="center"/>
          </w:tcPr>
          <w:p w:rsidR="00A0426B" w:rsidRDefault="00A0426B" w14:paraId="5A5A153E" w14:textId="77777777"/>
        </w:tc>
        <w:tc>
          <w:tcPr>
            <w:tcW w:w="945" w:type="dxa"/>
            <w:vMerge/>
            <w:vAlign w:val="center"/>
          </w:tcPr>
          <w:p w:rsidR="00A0426B" w:rsidRDefault="00A0426B" w14:paraId="728B76D9" w14:textId="77777777"/>
        </w:tc>
        <w:tc>
          <w:tcPr>
            <w:tcW w:w="825" w:type="dxa"/>
            <w:vMerge/>
            <w:vAlign w:val="center"/>
          </w:tcPr>
          <w:p w:rsidR="00A0426B" w:rsidRDefault="00A0426B" w14:paraId="2DCE0665" w14:textId="77777777"/>
        </w:tc>
        <w:tc>
          <w:tcPr>
            <w:tcW w:w="840" w:type="dxa"/>
            <w:vMerge/>
            <w:vAlign w:val="center"/>
          </w:tcPr>
          <w:p w:rsidR="00A0426B" w:rsidRDefault="00A0426B" w14:paraId="75C81447" w14:textId="77777777"/>
        </w:tc>
        <w:tc>
          <w:tcPr>
            <w:tcW w:w="855" w:type="dxa"/>
            <w:vMerge/>
            <w:vAlign w:val="center"/>
          </w:tcPr>
          <w:p w:rsidR="00A0426B" w:rsidRDefault="00A0426B" w14:paraId="4A70A771"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9A5D0B7" w14:textId="463345A2">
            <w:pPr>
              <w:rPr>
                <w:rFonts w:eastAsia="Arial" w:cs="Arial"/>
                <w:sz w:val="14"/>
                <w:szCs w:val="14"/>
              </w:rPr>
            </w:pPr>
            <w:r w:rsidRPr="5CD4755F">
              <w:rPr>
                <w:rFonts w:eastAsia="Arial" w:cs="Arial"/>
                <w:color w:val="FFFFFF" w:themeColor="background1"/>
                <w:sz w:val="14"/>
                <w:szCs w:val="14"/>
              </w:rPr>
              <w:t>Input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DEE0653" w14:textId="71C2E1D8">
            <w:pPr>
              <w:rPr>
                <w:rFonts w:eastAsia="Arial" w:cs="Arial"/>
                <w:sz w:val="14"/>
                <w:szCs w:val="14"/>
              </w:rPr>
            </w:pPr>
            <w:r w:rsidRPr="5CD4755F">
              <w:rPr>
                <w:rFonts w:eastAsia="Arial" w:cs="Arial"/>
                <w:color w:val="FFFFFF" w:themeColor="background1"/>
                <w:sz w:val="14"/>
                <w:szCs w:val="14"/>
              </w:rPr>
              <w:t>Output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62A0EA2" w14:textId="5FF7722D">
            <w:pPr>
              <w:rPr>
                <w:rFonts w:eastAsia="Arial" w:cs="Arial"/>
                <w:sz w:val="14"/>
                <w:szCs w:val="14"/>
              </w:rPr>
            </w:pPr>
            <w:r w:rsidRPr="5CD4755F">
              <w:rPr>
                <w:rFonts w:eastAsia="Arial" w:cs="Arial"/>
                <w:color w:val="FFFFFF" w:themeColor="background1"/>
                <w:sz w:val="14"/>
                <w:szCs w:val="14"/>
              </w:rPr>
              <w:t>Counter part</w:t>
            </w:r>
          </w:p>
        </w:tc>
      </w:tr>
      <w:tr w:rsidR="4EF8F33A" w:rsidTr="00B1234A" w14:paraId="54C4CAA5"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4B57814" w14:textId="7FF29806">
            <w:pPr>
              <w:rPr>
                <w:rFonts w:eastAsia="Arial" w:cs="Arial"/>
                <w:sz w:val="14"/>
                <w:szCs w:val="14"/>
              </w:rPr>
            </w:pPr>
            <w:r w:rsidRPr="5CD4755F">
              <w:rPr>
                <w:rFonts w:eastAsia="Arial" w:cs="Arial"/>
                <w:sz w:val="14"/>
                <w:szCs w:val="14"/>
              </w:rPr>
              <w:t>Create RefProg Template</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EB5E08B" w14:textId="551ABE22">
            <w:pPr>
              <w:rPr>
                <w:rFonts w:eastAsia="Arial" w:cs="Arial"/>
                <w:sz w:val="14"/>
                <w:szCs w:val="14"/>
              </w:rPr>
            </w:pPr>
            <w:r w:rsidRPr="5CD4755F">
              <w:rPr>
                <w:rFonts w:eastAsia="Arial" w:cs="Arial"/>
                <w:sz w:val="14"/>
                <w:szCs w:val="14"/>
              </w:rPr>
              <w:t>CCC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BEC6B9E" w14:textId="6DBC98B9">
            <w:pPr>
              <w:rPr>
                <w:rFonts w:eastAsia="Arial" w:cs="Arial"/>
                <w:sz w:val="14"/>
                <w:szCs w:val="14"/>
              </w:rPr>
            </w:pPr>
            <w:r w:rsidRPr="5CD4755F">
              <w:rPr>
                <w:rFonts w:eastAsia="Arial" w:cs="Arial"/>
                <w:sz w:val="14"/>
                <w:szCs w:val="14"/>
              </w:rPr>
              <w:t>CCCt</w:t>
            </w:r>
          </w:p>
        </w:tc>
        <w:tc>
          <w:tcPr>
            <w:tcW w:w="252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B625792" w14:textId="05F8339C">
            <w:pPr>
              <w:rPr>
                <w:rFonts w:eastAsia="Arial" w:cs="Arial"/>
                <w:sz w:val="14"/>
                <w:szCs w:val="14"/>
              </w:rPr>
            </w:pPr>
            <w:r w:rsidRPr="5CD4755F">
              <w:rPr>
                <w:rFonts w:eastAsia="Arial" w:cs="Arial"/>
                <w:sz w:val="14"/>
                <w:szCs w:val="14"/>
              </w:rPr>
              <w:t>See HLBP timetable as referred to under ‘2. Related documents’</w:t>
            </w:r>
          </w:p>
          <w:p w:rsidR="4EF8F33A" w:rsidP="5CD4755F" w:rsidRDefault="4EF8F33A" w14:paraId="1404F4ED" w14:textId="222C0999">
            <w:pPr>
              <w:rPr>
                <w:rFonts w:eastAsia="Arial" w:cs="Arial"/>
                <w:sz w:val="14"/>
                <w:szCs w:val="14"/>
              </w:rPr>
            </w:pPr>
          </w:p>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A6ABA0C" w14:textId="72EC4D7E">
            <w:pPr>
              <w:rPr>
                <w:rFonts w:eastAsia="Arial" w:cs="Arial"/>
                <w:sz w:val="14"/>
                <w:szCs w:val="14"/>
              </w:rPr>
            </w:pPr>
            <w:r w:rsidRPr="5CD4755F">
              <w:rPr>
                <w:rFonts w:eastAsia="Arial" w:cs="Arial"/>
                <w:sz w:val="14"/>
                <w:szCs w:val="14"/>
              </w:rPr>
              <w:t>AAC Grid Model and CGM</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9599D6F" w14:textId="77A2D8B9">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CD538BB" w14:textId="0B814AFF">
            <w:pPr>
              <w:rPr>
                <w:rFonts w:eastAsia="Arial" w:cs="Arial"/>
                <w:sz w:val="14"/>
                <w:szCs w:val="14"/>
              </w:rPr>
            </w:pPr>
            <w:r w:rsidRPr="5CD4755F">
              <w:rPr>
                <w:rFonts w:eastAsia="Arial" w:cs="Arial"/>
                <w:sz w:val="14"/>
                <w:szCs w:val="14"/>
              </w:rPr>
              <w:t>-</w:t>
            </w:r>
          </w:p>
        </w:tc>
      </w:tr>
      <w:tr w:rsidR="4EF8F33A" w:rsidTr="00B1234A" w14:paraId="7AC9AD54"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B82EA96" w14:textId="11BAEF89">
            <w:pPr>
              <w:rPr>
                <w:rFonts w:eastAsia="Arial" w:cs="Arial"/>
                <w:sz w:val="14"/>
                <w:szCs w:val="14"/>
              </w:rPr>
            </w:pPr>
            <w:r w:rsidRPr="5CD4755F">
              <w:rPr>
                <w:rFonts w:eastAsia="Arial" w:cs="Arial"/>
                <w:sz w:val="14"/>
                <w:szCs w:val="14"/>
              </w:rPr>
              <w:t>Split flows before Trigger FBPCM RefProg Calculation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635FF67" w14:textId="24424C2A">
            <w:pPr>
              <w:rPr>
                <w:rFonts w:eastAsia="Arial" w:cs="Arial"/>
                <w:sz w:val="14"/>
                <w:szCs w:val="14"/>
              </w:rPr>
            </w:pPr>
            <w:r w:rsidRPr="5CD4755F">
              <w:rPr>
                <w:rFonts w:eastAsia="Arial" w:cs="Arial"/>
                <w:sz w:val="14"/>
                <w:szCs w:val="14"/>
              </w:rPr>
              <w:t>CCC</w:t>
            </w:r>
          </w:p>
          <w:p w:rsidR="4EF8F33A" w:rsidP="5CD4755F" w:rsidRDefault="4EF8F33A" w14:paraId="0DCA847A" w14:textId="33290B6A">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E28D609" w14:textId="5AA7C7E9">
            <w:pPr>
              <w:rPr>
                <w:rFonts w:eastAsia="Arial" w:cs="Arial"/>
                <w:sz w:val="14"/>
                <w:szCs w:val="14"/>
              </w:rPr>
            </w:pPr>
            <w:r w:rsidRPr="5CD4755F">
              <w:rPr>
                <w:rFonts w:eastAsia="Arial" w:cs="Arial"/>
                <w:sz w:val="14"/>
                <w:szCs w:val="14"/>
              </w:rPr>
              <w:t>CCCt</w:t>
            </w:r>
          </w:p>
          <w:p w:rsidR="4EF8F33A" w:rsidP="5CD4755F" w:rsidRDefault="4EF8F33A" w14:paraId="5D43AB68" w14:textId="3DE7D1EA">
            <w:pPr>
              <w:rPr>
                <w:rFonts w:eastAsia="Arial" w:cs="Arial"/>
                <w:sz w:val="14"/>
                <w:szCs w:val="14"/>
              </w:rPr>
            </w:pPr>
          </w:p>
        </w:tc>
        <w:tc>
          <w:tcPr>
            <w:tcW w:w="2520" w:type="dxa"/>
            <w:gridSpan w:val="3"/>
            <w:vMerge/>
            <w:vAlign w:val="center"/>
          </w:tcPr>
          <w:p w:rsidR="00A0426B" w:rsidRDefault="00A0426B" w14:paraId="422C3E65"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E1665EE" w14:textId="7270495B">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1EB55CB" w14:textId="1CAB2B80">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3EAFE5A" w14:textId="51CFE8FA">
            <w:pPr>
              <w:rPr>
                <w:rFonts w:eastAsia="Arial" w:cs="Arial"/>
                <w:sz w:val="14"/>
                <w:szCs w:val="14"/>
              </w:rPr>
            </w:pPr>
            <w:r w:rsidRPr="5CD4755F">
              <w:rPr>
                <w:rFonts w:eastAsia="Arial" w:cs="Arial"/>
                <w:sz w:val="14"/>
                <w:szCs w:val="14"/>
              </w:rPr>
              <w:t>-</w:t>
            </w:r>
          </w:p>
        </w:tc>
      </w:tr>
      <w:tr w:rsidR="4EF8F33A" w:rsidTr="00B1234A" w14:paraId="4E4468C0"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F3EA058" w14:textId="6FFDF708">
            <w:pPr>
              <w:rPr>
                <w:rFonts w:eastAsia="Arial" w:cs="Arial"/>
                <w:sz w:val="14"/>
                <w:szCs w:val="14"/>
              </w:rPr>
            </w:pPr>
            <w:r w:rsidRPr="5CD4755F">
              <w:rPr>
                <w:rFonts w:eastAsia="Arial" w:cs="Arial"/>
                <w:sz w:val="14"/>
                <w:szCs w:val="14"/>
              </w:rPr>
              <w:t>Trigger FBPCM for RefProg Calculation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329DA71" w14:textId="38DE618D">
            <w:pPr>
              <w:rPr>
                <w:rFonts w:eastAsia="Arial" w:cs="Arial"/>
                <w:sz w:val="14"/>
                <w:szCs w:val="14"/>
              </w:rPr>
            </w:pPr>
            <w:r w:rsidRPr="5CD4755F">
              <w:rPr>
                <w:rFonts w:eastAsia="Arial" w:cs="Arial"/>
                <w:sz w:val="14"/>
                <w:szCs w:val="14"/>
              </w:rPr>
              <w:t>CCC</w:t>
            </w:r>
          </w:p>
          <w:p w:rsidR="4EF8F33A" w:rsidP="5CD4755F" w:rsidRDefault="4EF8F33A" w14:paraId="6B7060C3" w14:textId="0B707ED4">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6033D7D" w14:textId="610B13C2">
            <w:pPr>
              <w:rPr>
                <w:rFonts w:eastAsia="Arial" w:cs="Arial"/>
                <w:sz w:val="14"/>
                <w:szCs w:val="14"/>
              </w:rPr>
            </w:pPr>
            <w:r w:rsidRPr="5CD4755F">
              <w:rPr>
                <w:rFonts w:eastAsia="Arial" w:cs="Arial"/>
                <w:sz w:val="14"/>
                <w:szCs w:val="14"/>
              </w:rPr>
              <w:t>FBPCM</w:t>
            </w:r>
          </w:p>
        </w:tc>
        <w:tc>
          <w:tcPr>
            <w:tcW w:w="2520" w:type="dxa"/>
            <w:gridSpan w:val="3"/>
            <w:vMerge/>
            <w:vAlign w:val="center"/>
          </w:tcPr>
          <w:p w:rsidR="00A0426B" w:rsidRDefault="00A0426B" w14:paraId="1C136ABC"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9AE5D10" w14:textId="1AAEB65A">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5434464" w14:textId="5B8A4569">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62E64C7" w14:textId="78736926">
            <w:pPr>
              <w:rPr>
                <w:rFonts w:eastAsia="Arial" w:cs="Arial"/>
                <w:sz w:val="14"/>
                <w:szCs w:val="14"/>
              </w:rPr>
            </w:pPr>
            <w:r w:rsidRPr="5CD4755F">
              <w:rPr>
                <w:rFonts w:eastAsia="Arial" w:cs="Arial"/>
                <w:sz w:val="14"/>
                <w:szCs w:val="14"/>
              </w:rPr>
              <w:t>-</w:t>
            </w:r>
          </w:p>
        </w:tc>
      </w:tr>
      <w:tr w:rsidR="4EF8F33A" w:rsidTr="00B1234A" w14:paraId="7148C08B"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FC40D24" w14:textId="5A98BAB4">
            <w:pPr>
              <w:rPr>
                <w:rFonts w:eastAsia="Arial" w:cs="Arial"/>
                <w:sz w:val="14"/>
                <w:szCs w:val="14"/>
              </w:rPr>
            </w:pPr>
            <w:r w:rsidRPr="5CD4755F">
              <w:rPr>
                <w:rFonts w:eastAsia="Arial" w:cs="Arial"/>
                <w:sz w:val="14"/>
                <w:szCs w:val="14"/>
              </w:rPr>
              <w:t>Process RefProg Computation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CA75D96" w14:textId="6FC59198">
            <w:pPr>
              <w:rPr>
                <w:rFonts w:eastAsia="Arial" w:cs="Arial"/>
                <w:sz w:val="14"/>
                <w:szCs w:val="14"/>
              </w:rPr>
            </w:pPr>
            <w:r w:rsidRPr="5CD4755F">
              <w:rPr>
                <w:rFonts w:eastAsia="Arial" w:cs="Arial"/>
                <w:sz w:val="14"/>
                <w:szCs w:val="14"/>
              </w:rPr>
              <w:t>CCC</w:t>
            </w:r>
          </w:p>
          <w:p w:rsidR="4EF8F33A" w:rsidP="5CD4755F" w:rsidRDefault="4EF8F33A" w14:paraId="2374CE25" w14:textId="08A28A92">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4186CED" w14:textId="00D772B7">
            <w:pPr>
              <w:rPr>
                <w:rFonts w:eastAsia="Arial" w:cs="Arial"/>
                <w:sz w:val="14"/>
                <w:szCs w:val="14"/>
              </w:rPr>
            </w:pPr>
            <w:r w:rsidRPr="5CD4755F">
              <w:rPr>
                <w:rFonts w:eastAsia="Arial" w:cs="Arial"/>
                <w:sz w:val="14"/>
                <w:szCs w:val="14"/>
              </w:rPr>
              <w:t>CCCt</w:t>
            </w:r>
          </w:p>
          <w:p w:rsidR="4EF8F33A" w:rsidP="5CD4755F" w:rsidRDefault="4EF8F33A" w14:paraId="274580CB" w14:textId="43D8D08C">
            <w:pPr>
              <w:rPr>
                <w:rFonts w:eastAsia="Arial" w:cs="Arial"/>
                <w:sz w:val="14"/>
                <w:szCs w:val="14"/>
              </w:rPr>
            </w:pPr>
          </w:p>
        </w:tc>
        <w:tc>
          <w:tcPr>
            <w:tcW w:w="2520" w:type="dxa"/>
            <w:gridSpan w:val="3"/>
            <w:vMerge/>
            <w:vAlign w:val="center"/>
          </w:tcPr>
          <w:p w:rsidR="00A0426B" w:rsidRDefault="00A0426B" w14:paraId="72E1E7D5"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90A31CB" w14:textId="2FD2B100">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0F736B0" w14:textId="7BEF5ABB">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739DB87" w14:textId="57F3ABAD">
            <w:pPr>
              <w:rPr>
                <w:rFonts w:eastAsia="Arial" w:cs="Arial"/>
                <w:sz w:val="14"/>
                <w:szCs w:val="14"/>
              </w:rPr>
            </w:pPr>
            <w:r w:rsidRPr="5CD4755F">
              <w:rPr>
                <w:rFonts w:eastAsia="Arial" w:cs="Arial"/>
                <w:sz w:val="14"/>
                <w:szCs w:val="14"/>
              </w:rPr>
              <w:t>-</w:t>
            </w:r>
          </w:p>
        </w:tc>
      </w:tr>
      <w:tr w:rsidR="4EF8F33A" w:rsidTr="00B1234A" w14:paraId="4CFB5CE8"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0B7ABE5" w14:textId="52FA921B">
            <w:pPr>
              <w:rPr>
                <w:rFonts w:eastAsia="Arial" w:cs="Arial"/>
                <w:sz w:val="14"/>
                <w:szCs w:val="14"/>
              </w:rPr>
            </w:pPr>
            <w:r w:rsidRPr="5CD4755F">
              <w:rPr>
                <w:rFonts w:eastAsia="Arial" w:cs="Arial"/>
                <w:sz w:val="14"/>
                <w:szCs w:val="14"/>
              </w:rPr>
              <w:t>Prepare internal RefProg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4F2B802" w14:textId="3DD3BFBB">
            <w:pPr>
              <w:rPr>
                <w:rFonts w:eastAsia="Arial" w:cs="Arial"/>
                <w:sz w:val="14"/>
                <w:szCs w:val="14"/>
              </w:rPr>
            </w:pPr>
            <w:r w:rsidRPr="5CD4755F">
              <w:rPr>
                <w:rFonts w:eastAsia="Arial" w:cs="Arial"/>
                <w:sz w:val="14"/>
                <w:szCs w:val="14"/>
              </w:rPr>
              <w:t>CCC</w:t>
            </w:r>
          </w:p>
          <w:p w:rsidR="4EF8F33A" w:rsidP="5CD4755F" w:rsidRDefault="4EF8F33A" w14:paraId="37EFAA40" w14:textId="5CBDC20E">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BBD9352" w14:textId="43B22933">
            <w:pPr>
              <w:rPr>
                <w:rFonts w:eastAsia="Arial" w:cs="Arial"/>
                <w:sz w:val="14"/>
                <w:szCs w:val="14"/>
              </w:rPr>
            </w:pPr>
            <w:r w:rsidRPr="5CD4755F">
              <w:rPr>
                <w:rFonts w:eastAsia="Arial" w:cs="Arial"/>
                <w:sz w:val="14"/>
                <w:szCs w:val="14"/>
              </w:rPr>
              <w:t>CCCt</w:t>
            </w:r>
          </w:p>
          <w:p w:rsidR="4EF8F33A" w:rsidP="5CD4755F" w:rsidRDefault="4EF8F33A" w14:paraId="43D680AB" w14:textId="6AA62BC4">
            <w:pPr>
              <w:rPr>
                <w:rFonts w:eastAsia="Arial" w:cs="Arial"/>
                <w:sz w:val="14"/>
                <w:szCs w:val="14"/>
              </w:rPr>
            </w:pPr>
          </w:p>
        </w:tc>
        <w:tc>
          <w:tcPr>
            <w:tcW w:w="2520" w:type="dxa"/>
            <w:gridSpan w:val="3"/>
            <w:vMerge/>
            <w:vAlign w:val="center"/>
          </w:tcPr>
          <w:p w:rsidR="00A0426B" w:rsidRDefault="00A0426B" w14:paraId="58C6CDC5"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D66C7A4" w14:textId="05B998A2">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6C5E1E3" w14:textId="68480C5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F056EFA" w14:textId="23F05482">
            <w:pPr>
              <w:rPr>
                <w:rFonts w:eastAsia="Arial" w:cs="Arial"/>
                <w:sz w:val="14"/>
                <w:szCs w:val="14"/>
              </w:rPr>
            </w:pPr>
            <w:r w:rsidRPr="5CD4755F">
              <w:rPr>
                <w:rFonts w:eastAsia="Arial" w:cs="Arial"/>
                <w:sz w:val="14"/>
                <w:szCs w:val="14"/>
              </w:rPr>
              <w:t>-</w:t>
            </w:r>
          </w:p>
        </w:tc>
      </w:tr>
      <w:tr w:rsidR="4EF8F33A" w:rsidTr="00B1234A" w14:paraId="4DF3F4E0"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93536F9" w14:textId="75AEDE11">
            <w:pPr>
              <w:rPr>
                <w:rFonts w:eastAsia="Arial" w:cs="Arial"/>
                <w:sz w:val="14"/>
                <w:szCs w:val="14"/>
              </w:rPr>
            </w:pPr>
            <w:r w:rsidRPr="5CD4755F">
              <w:rPr>
                <w:rFonts w:eastAsia="Arial" w:cs="Arial"/>
                <w:sz w:val="14"/>
                <w:szCs w:val="14"/>
              </w:rPr>
              <w:t>Distribute RefProg Computation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6B3DEE8" w14:textId="3BCC9980">
            <w:pPr>
              <w:rPr>
                <w:rFonts w:eastAsia="Arial" w:cs="Arial"/>
                <w:sz w:val="14"/>
                <w:szCs w:val="14"/>
              </w:rPr>
            </w:pPr>
            <w:r w:rsidRPr="5CD4755F">
              <w:rPr>
                <w:rFonts w:eastAsia="Arial" w:cs="Arial"/>
                <w:sz w:val="14"/>
                <w:szCs w:val="14"/>
              </w:rPr>
              <w:t>CCC</w:t>
            </w:r>
          </w:p>
          <w:p w:rsidR="4EF8F33A" w:rsidP="5CD4755F" w:rsidRDefault="4EF8F33A" w14:paraId="6BEA4F53" w14:textId="5CBDD517">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8F57DEE" w14:textId="6EFAB85A">
            <w:pPr>
              <w:rPr>
                <w:rFonts w:eastAsia="Arial" w:cs="Arial"/>
                <w:sz w:val="14"/>
                <w:szCs w:val="14"/>
              </w:rPr>
            </w:pPr>
            <w:r w:rsidRPr="5CD4755F">
              <w:rPr>
                <w:rFonts w:eastAsia="Arial" w:cs="Arial"/>
                <w:sz w:val="14"/>
                <w:szCs w:val="14"/>
              </w:rPr>
              <w:t>CCCt</w:t>
            </w:r>
          </w:p>
          <w:p w:rsidR="4EF8F33A" w:rsidP="5CD4755F" w:rsidRDefault="4EF8F33A" w14:paraId="63711F4A" w14:textId="02A1CA03">
            <w:pPr>
              <w:rPr>
                <w:rFonts w:eastAsia="Arial" w:cs="Arial"/>
                <w:sz w:val="14"/>
                <w:szCs w:val="14"/>
              </w:rPr>
            </w:pPr>
          </w:p>
        </w:tc>
        <w:tc>
          <w:tcPr>
            <w:tcW w:w="2520" w:type="dxa"/>
            <w:gridSpan w:val="3"/>
            <w:vMerge/>
            <w:vAlign w:val="center"/>
          </w:tcPr>
          <w:p w:rsidR="00A0426B" w:rsidRDefault="00A0426B" w14:paraId="71F6509C"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3BEC2CF" w14:textId="15078D6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9C3CBC2" w14:textId="0E1CEFF4">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9AB441D" w14:textId="38D890D7">
            <w:pPr>
              <w:rPr>
                <w:rFonts w:eastAsia="Arial" w:cs="Arial"/>
                <w:sz w:val="14"/>
                <w:szCs w:val="14"/>
              </w:rPr>
            </w:pPr>
            <w:r w:rsidRPr="5CD4755F">
              <w:rPr>
                <w:rFonts w:eastAsia="Arial" w:cs="Arial"/>
                <w:sz w:val="14"/>
                <w:szCs w:val="14"/>
              </w:rPr>
              <w:t>TSOs, JAO</w:t>
            </w:r>
          </w:p>
        </w:tc>
      </w:tr>
    </w:tbl>
    <w:p w:rsidR="4DD55594" w:rsidP="4DD55594" w:rsidRDefault="4DD55594" w14:paraId="12E7C273" w14:textId="4D5BC544">
      <w:pPr>
        <w:rPr>
          <w:rFonts w:eastAsia="Arial" w:cs="Arial"/>
          <w:color w:val="000000" w:themeColor="text1"/>
        </w:rPr>
      </w:pPr>
    </w:p>
    <w:p w:rsidR="4EF8F33A" w:rsidP="00B47D5C" w:rsidRDefault="029219A7" w14:paraId="24A5DAEB" w14:textId="052168F6">
      <w:pPr>
        <w:pStyle w:val="Heading2"/>
        <w:rPr>
          <w:lang w:val="en-IE"/>
        </w:rPr>
      </w:pPr>
      <w:bookmarkStart w:name="_Toc943194010" w:id="307"/>
      <w:bookmarkStart w:name="_Toc224121683" w:id="308"/>
      <w:r>
        <w:t>TSO data merging</w:t>
      </w:r>
      <w:bookmarkEnd w:id="307"/>
      <w:bookmarkEnd w:id="308"/>
    </w:p>
    <w:p w:rsidR="4EF8F33A" w:rsidP="5CD4755F" w:rsidRDefault="5CD4755F" w14:paraId="20156B44" w14:textId="041565E6">
      <w:pPr>
        <w:spacing w:after="240"/>
        <w:rPr>
          <w:rFonts w:eastAsia="Arial" w:cs="Arial"/>
          <w:color w:val="000000" w:themeColor="text1"/>
        </w:rPr>
      </w:pPr>
      <w:r w:rsidRPr="5CD4755F">
        <w:rPr>
          <w:rFonts w:eastAsia="Arial" w:cs="Arial"/>
          <w:color w:val="000000" w:themeColor="text1"/>
        </w:rPr>
        <w:t>The purpose of this process stage is to collect and merge data required for initial FB computation, as shown in Figure 3. The process opens gate for TSOs to provide required input data and the gate closes either at specified time or later (in case of waiting for mandatory data receiving).</w:t>
      </w:r>
    </w:p>
    <w:p w:rsidR="4EF8F33A" w:rsidP="5CD4755F" w:rsidRDefault="4EF8F33A" w14:paraId="558258AB" w14:textId="5808B0A2">
      <w:pPr>
        <w:rPr>
          <w:rFonts w:eastAsia="Arial" w:cs="Arial"/>
          <w:color w:val="000000" w:themeColor="text1"/>
        </w:rPr>
      </w:pPr>
      <w:r>
        <w:rPr>
          <w:noProof/>
        </w:rPr>
        <w:drawing>
          <wp:inline distT="0" distB="0" distL="0" distR="0" wp14:anchorId="50E1DC1D" wp14:editId="539CBA87">
            <wp:extent cx="5886450" cy="2200275"/>
            <wp:effectExtent l="0" t="0" r="0" b="0"/>
            <wp:docPr id="1486274958" name="Picture 1486274958" descr="A diagram of a quality ch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886450" cy="2200275"/>
                    </a:xfrm>
                    <a:prstGeom prst="rect">
                      <a:avLst/>
                    </a:prstGeom>
                  </pic:spPr>
                </pic:pic>
              </a:graphicData>
            </a:graphic>
          </wp:inline>
        </w:drawing>
      </w:r>
    </w:p>
    <w:p w:rsidR="4EF8F33A" w:rsidP="5CD4755F" w:rsidRDefault="5CD4755F" w14:paraId="3625B6AD" w14:textId="4E93CA80">
      <w:pPr>
        <w:spacing w:after="240"/>
        <w:rPr>
          <w:rFonts w:eastAsia="Arial" w:cs="Arial"/>
          <w:color w:val="000000" w:themeColor="text1"/>
        </w:rPr>
      </w:pPr>
      <w:r w:rsidRPr="5CD4755F">
        <w:rPr>
          <w:rFonts w:eastAsia="Arial" w:cs="Arial"/>
          <w:i/>
          <w:iCs/>
          <w:color w:val="000000" w:themeColor="text1"/>
        </w:rPr>
        <w:t>Figure 3: Initial TSO receiving steps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05"/>
        <w:gridCol w:w="930"/>
        <w:gridCol w:w="960"/>
        <w:gridCol w:w="825"/>
        <w:gridCol w:w="840"/>
        <w:gridCol w:w="840"/>
        <w:gridCol w:w="1135"/>
        <w:gridCol w:w="1135"/>
        <w:gridCol w:w="1135"/>
      </w:tblGrid>
      <w:tr w:rsidR="4EF8F33A" w:rsidTr="00B1234A" w14:paraId="67F2D7F6" w14:textId="77777777">
        <w:trPr>
          <w:trHeight w:val="270"/>
        </w:trPr>
        <w:tc>
          <w:tcPr>
            <w:tcW w:w="130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88441D7" w14:textId="65F9D032">
            <w:pPr>
              <w:rPr>
                <w:rFonts w:eastAsia="Arial" w:cs="Arial"/>
                <w:sz w:val="14"/>
                <w:szCs w:val="14"/>
              </w:rPr>
            </w:pPr>
            <w:r w:rsidRPr="5CD4755F">
              <w:rPr>
                <w:rFonts w:eastAsia="Arial" w:cs="Arial"/>
                <w:color w:val="FFFFFF" w:themeColor="background1"/>
                <w:sz w:val="14"/>
                <w:szCs w:val="14"/>
              </w:rPr>
              <w:t>Activity</w:t>
            </w:r>
          </w:p>
        </w:tc>
        <w:tc>
          <w:tcPr>
            <w:tcW w:w="93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D4D86B3" w14:textId="4E18CFB6">
            <w:pPr>
              <w:rPr>
                <w:rFonts w:eastAsia="Arial" w:cs="Arial"/>
                <w:sz w:val="14"/>
                <w:szCs w:val="14"/>
              </w:rPr>
            </w:pPr>
            <w:r w:rsidRPr="5CD4755F">
              <w:rPr>
                <w:rFonts w:eastAsia="Arial" w:cs="Arial"/>
                <w:color w:val="FFFFFF" w:themeColor="background1"/>
                <w:sz w:val="14"/>
                <w:szCs w:val="14"/>
              </w:rPr>
              <w:t>Owner</w:t>
            </w:r>
          </w:p>
        </w:tc>
        <w:tc>
          <w:tcPr>
            <w:tcW w:w="9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FEB07F8" w14:textId="35DF4F9A">
            <w:pPr>
              <w:rPr>
                <w:rFonts w:eastAsia="Arial" w:cs="Arial"/>
                <w:sz w:val="14"/>
                <w:szCs w:val="14"/>
              </w:rPr>
            </w:pPr>
            <w:r w:rsidRPr="5CD4755F">
              <w:rPr>
                <w:rFonts w:eastAsia="Arial" w:cs="Arial"/>
                <w:color w:val="FFFFFF" w:themeColor="background1"/>
                <w:sz w:val="14"/>
                <w:szCs w:val="14"/>
              </w:rPr>
              <w:t>Tool</w:t>
            </w:r>
          </w:p>
        </w:tc>
        <w:tc>
          <w:tcPr>
            <w:tcW w:w="82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D6E711D" w14:textId="40ABC872">
            <w:pPr>
              <w:rPr>
                <w:rFonts w:eastAsia="Arial" w:cs="Arial"/>
                <w:sz w:val="14"/>
                <w:szCs w:val="14"/>
              </w:rPr>
            </w:pPr>
            <w:r w:rsidRPr="5CD4755F">
              <w:rPr>
                <w:rFonts w:eastAsia="Arial" w:cs="Arial"/>
                <w:color w:val="FFFFFF" w:themeColor="background1"/>
                <w:sz w:val="14"/>
                <w:szCs w:val="14"/>
              </w:rPr>
              <w:t>Target Start Time</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C988444" w14:textId="39ED0F16">
            <w:pPr>
              <w:rPr>
                <w:rFonts w:eastAsia="Arial" w:cs="Arial"/>
                <w:sz w:val="14"/>
                <w:szCs w:val="14"/>
              </w:rPr>
            </w:pPr>
            <w:r w:rsidRPr="5CD4755F">
              <w:rPr>
                <w:rFonts w:eastAsia="Arial" w:cs="Arial"/>
                <w:color w:val="FFFFFF" w:themeColor="background1"/>
                <w:sz w:val="14"/>
                <w:szCs w:val="14"/>
              </w:rPr>
              <w:t>Target End Time</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608533A" w14:textId="4492DC8A">
            <w:pPr>
              <w:rPr>
                <w:rFonts w:eastAsia="Arial" w:cs="Arial"/>
                <w:sz w:val="14"/>
                <w:szCs w:val="14"/>
              </w:rPr>
            </w:pPr>
            <w:r w:rsidRPr="5CD4755F">
              <w:rPr>
                <w:rFonts w:eastAsia="Arial" w:cs="Arial"/>
                <w:color w:val="FFFFFF" w:themeColor="background1"/>
                <w:sz w:val="14"/>
                <w:szCs w:val="14"/>
              </w:rPr>
              <w:t>Critical End Time</w:t>
            </w:r>
          </w:p>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8DC0068" w14:textId="76F41B09">
            <w:pPr>
              <w:rPr>
                <w:rFonts w:eastAsia="Arial" w:cs="Arial"/>
                <w:sz w:val="14"/>
                <w:szCs w:val="14"/>
              </w:rPr>
            </w:pPr>
            <w:r w:rsidRPr="5CD4755F">
              <w:rPr>
                <w:rFonts w:eastAsia="Arial" w:cs="Arial"/>
                <w:color w:val="FFFFFF" w:themeColor="background1"/>
                <w:sz w:val="14"/>
                <w:szCs w:val="14"/>
              </w:rPr>
              <w:t>Data Exchange</w:t>
            </w:r>
          </w:p>
        </w:tc>
      </w:tr>
      <w:tr w:rsidR="4EF8F33A" w:rsidTr="00B1234A" w14:paraId="09C93E88" w14:textId="77777777">
        <w:trPr>
          <w:trHeight w:val="270"/>
        </w:trPr>
        <w:tc>
          <w:tcPr>
            <w:tcW w:w="1305" w:type="dxa"/>
            <w:vMerge/>
            <w:vAlign w:val="center"/>
          </w:tcPr>
          <w:p w:rsidR="00A0426B" w:rsidRDefault="00A0426B" w14:paraId="1A12F1B3" w14:textId="77777777"/>
        </w:tc>
        <w:tc>
          <w:tcPr>
            <w:tcW w:w="930" w:type="dxa"/>
            <w:vMerge/>
            <w:vAlign w:val="center"/>
          </w:tcPr>
          <w:p w:rsidR="00A0426B" w:rsidRDefault="00A0426B" w14:paraId="6035AF4D" w14:textId="77777777"/>
        </w:tc>
        <w:tc>
          <w:tcPr>
            <w:tcW w:w="960" w:type="dxa"/>
            <w:vMerge/>
            <w:vAlign w:val="center"/>
          </w:tcPr>
          <w:p w:rsidR="00A0426B" w:rsidRDefault="00A0426B" w14:paraId="7E17A159" w14:textId="77777777"/>
        </w:tc>
        <w:tc>
          <w:tcPr>
            <w:tcW w:w="825" w:type="dxa"/>
            <w:vMerge/>
            <w:vAlign w:val="center"/>
          </w:tcPr>
          <w:p w:rsidR="00A0426B" w:rsidRDefault="00A0426B" w14:paraId="4AD5DCB9" w14:textId="77777777"/>
        </w:tc>
        <w:tc>
          <w:tcPr>
            <w:tcW w:w="840" w:type="dxa"/>
            <w:vMerge/>
            <w:vAlign w:val="center"/>
          </w:tcPr>
          <w:p w:rsidR="00A0426B" w:rsidRDefault="00A0426B" w14:paraId="04BC39E2" w14:textId="77777777"/>
        </w:tc>
        <w:tc>
          <w:tcPr>
            <w:tcW w:w="840" w:type="dxa"/>
            <w:vMerge/>
            <w:vAlign w:val="center"/>
          </w:tcPr>
          <w:p w:rsidR="00A0426B" w:rsidRDefault="00A0426B" w14:paraId="3A000ABB"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746555B" w14:textId="340204E5">
            <w:pPr>
              <w:rPr>
                <w:rFonts w:eastAsia="Arial" w:cs="Arial"/>
                <w:sz w:val="14"/>
                <w:szCs w:val="14"/>
              </w:rPr>
            </w:pPr>
            <w:r w:rsidRPr="5CD4755F">
              <w:rPr>
                <w:rFonts w:eastAsia="Arial" w:cs="Arial"/>
                <w:color w:val="FFFFFF" w:themeColor="background1"/>
                <w:sz w:val="14"/>
                <w:szCs w:val="14"/>
              </w:rPr>
              <w:t>Input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1A191E0" w14:textId="63353E04">
            <w:pPr>
              <w:rPr>
                <w:rFonts w:eastAsia="Arial" w:cs="Arial"/>
                <w:sz w:val="14"/>
                <w:szCs w:val="14"/>
              </w:rPr>
            </w:pPr>
            <w:r w:rsidRPr="5CD4755F">
              <w:rPr>
                <w:rFonts w:eastAsia="Arial" w:cs="Arial"/>
                <w:color w:val="FFFFFF" w:themeColor="background1"/>
                <w:sz w:val="14"/>
                <w:szCs w:val="14"/>
              </w:rPr>
              <w:t>Output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D5CAE5B" w14:textId="39DA42A7">
            <w:pPr>
              <w:rPr>
                <w:rFonts w:eastAsia="Arial" w:cs="Arial"/>
                <w:sz w:val="14"/>
                <w:szCs w:val="14"/>
              </w:rPr>
            </w:pPr>
            <w:r w:rsidRPr="5CD4755F">
              <w:rPr>
                <w:rFonts w:eastAsia="Arial" w:cs="Arial"/>
                <w:color w:val="FFFFFF" w:themeColor="background1"/>
                <w:sz w:val="14"/>
                <w:szCs w:val="14"/>
              </w:rPr>
              <w:t>Counter part</w:t>
            </w:r>
          </w:p>
        </w:tc>
      </w:tr>
      <w:tr w:rsidR="4EF8F33A" w:rsidTr="00B1234A" w14:paraId="5DFEF867" w14:textId="77777777">
        <w:trPr>
          <w:trHeight w:val="270"/>
        </w:trPr>
        <w:tc>
          <w:tcPr>
            <w:tcW w:w="130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B826C9F" w14:textId="11EBF0A5">
            <w:pPr>
              <w:rPr>
                <w:rFonts w:eastAsia="Arial" w:cs="Arial"/>
                <w:sz w:val="14"/>
                <w:szCs w:val="14"/>
              </w:rPr>
            </w:pPr>
            <w:r w:rsidRPr="5CD4755F">
              <w:rPr>
                <w:rFonts w:eastAsia="Arial" w:cs="Arial"/>
                <w:sz w:val="14"/>
                <w:szCs w:val="14"/>
              </w:rPr>
              <w:t>Reopen gates for CGM modifications</w:t>
            </w:r>
          </w:p>
        </w:tc>
        <w:tc>
          <w:tcPr>
            <w:tcW w:w="93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9997CBB" w14:textId="4294955E">
            <w:pPr>
              <w:rPr>
                <w:rFonts w:eastAsia="Arial" w:cs="Arial"/>
                <w:sz w:val="14"/>
                <w:szCs w:val="14"/>
              </w:rPr>
            </w:pPr>
            <w:r w:rsidRPr="5CD4755F">
              <w:rPr>
                <w:rFonts w:eastAsia="Arial" w:cs="Arial"/>
                <w:sz w:val="14"/>
                <w:szCs w:val="14"/>
              </w:rPr>
              <w:t>CCC</w:t>
            </w:r>
          </w:p>
        </w:tc>
        <w:tc>
          <w:tcPr>
            <w:tcW w:w="9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353F19C" w14:textId="73820B5A">
            <w:pPr>
              <w:rPr>
                <w:rFonts w:eastAsia="Arial" w:cs="Arial"/>
                <w:sz w:val="14"/>
                <w:szCs w:val="14"/>
              </w:rPr>
            </w:pPr>
            <w:r w:rsidRPr="5CD4755F">
              <w:rPr>
                <w:rFonts w:eastAsia="Arial" w:cs="Arial"/>
                <w:sz w:val="14"/>
                <w:szCs w:val="14"/>
              </w:rPr>
              <w:t>CCCt</w:t>
            </w:r>
          </w:p>
        </w:tc>
        <w:tc>
          <w:tcPr>
            <w:tcW w:w="2505"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4726418C" w14:textId="18623CB1">
            <w:pPr>
              <w:rPr>
                <w:rFonts w:eastAsia="Arial" w:cs="Arial"/>
                <w:sz w:val="14"/>
                <w:szCs w:val="14"/>
              </w:rPr>
            </w:pPr>
          </w:p>
          <w:p w:rsidR="4EF8F33A" w:rsidP="5CD4755F" w:rsidRDefault="5CD4755F" w14:paraId="457D4964" w14:textId="25E336D7">
            <w:pPr>
              <w:rPr>
                <w:rFonts w:eastAsia="Arial" w:cs="Arial"/>
                <w:sz w:val="14"/>
                <w:szCs w:val="14"/>
              </w:rPr>
            </w:pPr>
            <w:r w:rsidRPr="5CD4755F">
              <w:rPr>
                <w:rFonts w:eastAsia="Arial" w:cs="Arial"/>
                <w:sz w:val="14"/>
                <w:szCs w:val="14"/>
              </w:rPr>
              <w:t>See HLBP timetable as referred to under ‘2. Related documents’</w:t>
            </w:r>
          </w:p>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412FEE0" w14:textId="7128FBE6">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BF36964" w14:textId="6989EFA8">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31C7403" w14:textId="2A5BE78A">
            <w:pPr>
              <w:rPr>
                <w:rFonts w:eastAsia="Arial" w:cs="Arial"/>
                <w:sz w:val="14"/>
                <w:szCs w:val="14"/>
              </w:rPr>
            </w:pPr>
            <w:r w:rsidRPr="5CD4755F">
              <w:rPr>
                <w:rFonts w:eastAsia="Arial" w:cs="Arial"/>
                <w:sz w:val="14"/>
                <w:szCs w:val="14"/>
              </w:rPr>
              <w:t>-</w:t>
            </w:r>
          </w:p>
        </w:tc>
      </w:tr>
      <w:tr w:rsidR="4EF8F33A" w:rsidTr="00B1234A" w14:paraId="5305030E"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D013E52" w14:textId="272F37C0">
            <w:pPr>
              <w:rPr>
                <w:rFonts w:eastAsia="Arial" w:cs="Arial"/>
                <w:sz w:val="14"/>
                <w:szCs w:val="14"/>
              </w:rPr>
            </w:pPr>
            <w:r w:rsidRPr="5CD4755F">
              <w:rPr>
                <w:rFonts w:eastAsia="Arial" w:cs="Arial"/>
                <w:sz w:val="14"/>
                <w:szCs w:val="14"/>
              </w:rPr>
              <w:t>Close Initial TSO Data Receiving</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92D7D73" w14:textId="49B9298D">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0BD7D97" w14:textId="41D5EFAD">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63611D40"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8166953" w14:textId="5D6F2069">
            <w:pPr>
              <w:rPr>
                <w:rFonts w:eastAsia="Arial" w:cs="Arial"/>
                <w:sz w:val="14"/>
                <w:szCs w:val="14"/>
              </w:rPr>
            </w:pPr>
            <w:r w:rsidRPr="5CD4755F">
              <w:rPr>
                <w:rFonts w:eastAsia="Arial" w:cs="Arial"/>
                <w:sz w:val="14"/>
                <w:szCs w:val="14"/>
              </w:rPr>
              <w:t>GLSK, EC, CB, Individual RA Settings, Individual TOPO updates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0931CE4" w14:textId="1469E985">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73C5B45" w14:textId="2BF08E4C">
            <w:pPr>
              <w:rPr>
                <w:rFonts w:eastAsia="Arial" w:cs="Arial"/>
                <w:sz w:val="14"/>
                <w:szCs w:val="14"/>
              </w:rPr>
            </w:pPr>
            <w:r w:rsidRPr="5CD4755F">
              <w:rPr>
                <w:rFonts w:eastAsia="Arial" w:cs="Arial"/>
                <w:sz w:val="14"/>
                <w:szCs w:val="14"/>
              </w:rPr>
              <w:t>TSOs</w:t>
            </w:r>
          </w:p>
        </w:tc>
      </w:tr>
      <w:tr w:rsidR="4EF8F33A" w:rsidTr="00B1234A" w14:paraId="51D4B5BE"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E28D9A7" w14:textId="2D048F23">
            <w:pPr>
              <w:rPr>
                <w:rFonts w:eastAsia="Arial" w:cs="Arial"/>
                <w:sz w:val="14"/>
                <w:szCs w:val="14"/>
              </w:rPr>
            </w:pPr>
            <w:r w:rsidRPr="5CD4755F">
              <w:rPr>
                <w:rFonts w:eastAsia="Arial" w:cs="Arial"/>
                <w:sz w:val="14"/>
                <w:szCs w:val="14"/>
              </w:rPr>
              <w:t>Check ECs/ATCs for VH delivery</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54EC65A" w14:textId="005B1068">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78BB2B7" w14:textId="7B5A8BF6">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60F7143F"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C6AA747" w14:textId="4C1BF59D">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B7B8DF1" w14:textId="788F90A4">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9D9D180" w14:textId="033747C1">
            <w:pPr>
              <w:rPr>
                <w:rFonts w:eastAsia="Arial" w:cs="Arial"/>
                <w:sz w:val="14"/>
                <w:szCs w:val="14"/>
              </w:rPr>
            </w:pPr>
            <w:r w:rsidRPr="5CD4755F">
              <w:rPr>
                <w:rFonts w:eastAsia="Arial" w:cs="Arial"/>
                <w:sz w:val="14"/>
                <w:szCs w:val="14"/>
              </w:rPr>
              <w:t>-</w:t>
            </w:r>
          </w:p>
        </w:tc>
      </w:tr>
      <w:tr w:rsidR="4EF8F33A" w:rsidTr="00B1234A" w14:paraId="03C41403"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B4A143A" w14:textId="38A2359F">
            <w:pPr>
              <w:rPr>
                <w:rFonts w:eastAsia="Arial" w:cs="Arial"/>
                <w:sz w:val="14"/>
                <w:szCs w:val="14"/>
              </w:rPr>
            </w:pPr>
            <w:r w:rsidRPr="5CD4755F">
              <w:rPr>
                <w:rFonts w:eastAsia="Arial" w:cs="Arial"/>
                <w:sz w:val="14"/>
                <w:szCs w:val="14"/>
              </w:rPr>
              <w:t>Merge &amp; distribute EC</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C4C6530" w14:textId="0B230111">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0A2BEB7" w14:textId="328E7B72">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31292A33"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43684F2" w14:textId="7BDFFF80">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18E13C0" w14:textId="67E91D77">
            <w:pPr>
              <w:rPr>
                <w:rFonts w:eastAsia="Arial" w:cs="Arial"/>
                <w:sz w:val="14"/>
                <w:szCs w:val="14"/>
              </w:rPr>
            </w:pPr>
            <w:r w:rsidRPr="5CD4755F">
              <w:rPr>
                <w:rFonts w:eastAsia="Arial" w:cs="Arial"/>
                <w:sz w:val="14"/>
                <w:szCs w:val="14"/>
              </w:rPr>
              <w:t>Merged EC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EE953F0" w14:textId="17C468E7">
            <w:pPr>
              <w:rPr>
                <w:rFonts w:eastAsia="Arial" w:cs="Arial"/>
                <w:sz w:val="14"/>
                <w:szCs w:val="14"/>
              </w:rPr>
            </w:pPr>
            <w:r w:rsidRPr="5CD4755F">
              <w:rPr>
                <w:rFonts w:eastAsia="Arial" w:cs="Arial"/>
                <w:sz w:val="14"/>
                <w:szCs w:val="14"/>
              </w:rPr>
              <w:t>TSOs</w:t>
            </w:r>
          </w:p>
        </w:tc>
      </w:tr>
      <w:tr w:rsidR="4EF8F33A" w:rsidTr="00B1234A" w14:paraId="685B4D74"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F3E24B1" w14:textId="120DE63B">
            <w:pPr>
              <w:rPr>
                <w:rFonts w:eastAsia="Arial" w:cs="Arial"/>
                <w:sz w:val="14"/>
                <w:szCs w:val="14"/>
              </w:rPr>
            </w:pPr>
            <w:r w:rsidRPr="5CD4755F">
              <w:rPr>
                <w:rFonts w:eastAsia="Arial" w:cs="Arial"/>
                <w:sz w:val="14"/>
                <w:szCs w:val="14"/>
              </w:rPr>
              <w:t>Merge &amp; distribute GLSK</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932433E" w14:textId="24595F6A">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EFBC068" w14:textId="01A83797">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2EA89C41"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66AD158" w14:textId="65A58802">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3B4F512" w14:textId="5428953F">
            <w:pPr>
              <w:rPr>
                <w:rFonts w:eastAsia="Arial" w:cs="Arial"/>
                <w:sz w:val="14"/>
                <w:szCs w:val="14"/>
              </w:rPr>
            </w:pPr>
            <w:r w:rsidRPr="5CD4755F">
              <w:rPr>
                <w:rFonts w:eastAsia="Arial" w:cs="Arial"/>
                <w:sz w:val="14"/>
                <w:szCs w:val="14"/>
              </w:rPr>
              <w:t>Merged GLSK</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498CB5D" w14:textId="796390A5">
            <w:pPr>
              <w:rPr>
                <w:rFonts w:eastAsia="Arial" w:cs="Arial"/>
                <w:sz w:val="14"/>
                <w:szCs w:val="14"/>
              </w:rPr>
            </w:pPr>
            <w:r w:rsidRPr="5CD4755F">
              <w:rPr>
                <w:rFonts w:eastAsia="Arial" w:cs="Arial"/>
                <w:sz w:val="14"/>
                <w:szCs w:val="14"/>
              </w:rPr>
              <w:t>TSOs</w:t>
            </w:r>
          </w:p>
        </w:tc>
      </w:tr>
      <w:tr w:rsidR="4EF8F33A" w:rsidTr="00B1234A" w14:paraId="09A50BC5"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002DF68" w14:textId="546CFD09">
            <w:pPr>
              <w:rPr>
                <w:rFonts w:eastAsia="Arial" w:cs="Arial"/>
                <w:sz w:val="14"/>
                <w:szCs w:val="14"/>
              </w:rPr>
            </w:pPr>
            <w:r w:rsidRPr="5CD4755F">
              <w:rPr>
                <w:rFonts w:eastAsia="Arial" w:cs="Arial"/>
                <w:sz w:val="14"/>
                <w:szCs w:val="14"/>
              </w:rPr>
              <w:t>Merge &amp; distribute CB</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6E4842D" w14:textId="541A17A9">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2B48522" w14:textId="41E43A40">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54F7A972"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FFD8B33" w14:textId="78DA54D1">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139D6E4" w14:textId="43D7C896">
            <w:pPr>
              <w:rPr>
                <w:rFonts w:eastAsia="Arial" w:cs="Arial"/>
                <w:sz w:val="14"/>
                <w:szCs w:val="14"/>
              </w:rPr>
            </w:pPr>
            <w:r w:rsidRPr="5CD4755F">
              <w:rPr>
                <w:rFonts w:eastAsia="Arial" w:cs="Arial"/>
                <w:sz w:val="14"/>
                <w:szCs w:val="14"/>
              </w:rPr>
              <w:t>Merged CB</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C1B5F2F" w14:textId="11CCEE24">
            <w:pPr>
              <w:rPr>
                <w:rFonts w:eastAsia="Arial" w:cs="Arial"/>
                <w:sz w:val="14"/>
                <w:szCs w:val="14"/>
              </w:rPr>
            </w:pPr>
            <w:r w:rsidRPr="5CD4755F">
              <w:rPr>
                <w:rFonts w:eastAsia="Arial" w:cs="Arial"/>
                <w:sz w:val="14"/>
                <w:szCs w:val="14"/>
              </w:rPr>
              <w:t>TSOs</w:t>
            </w:r>
          </w:p>
        </w:tc>
      </w:tr>
      <w:tr w:rsidR="4EF8F33A" w:rsidTr="00B1234A" w14:paraId="1EDA46FF"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DCA2A14" w14:textId="4AA571DE">
            <w:pPr>
              <w:rPr>
                <w:rFonts w:eastAsia="Arial" w:cs="Arial"/>
                <w:sz w:val="14"/>
                <w:szCs w:val="14"/>
              </w:rPr>
            </w:pPr>
            <w:r w:rsidRPr="5CD4755F">
              <w:rPr>
                <w:rFonts w:eastAsia="Arial" w:cs="Arial"/>
                <w:sz w:val="14"/>
                <w:szCs w:val="14"/>
              </w:rPr>
              <w:t>Merge &amp; distribute Initial RA Settings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3E3AB47" w14:textId="58427F76">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431328A" w14:textId="27547690">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31FF4AE2"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17A8143" w14:textId="770F07B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2938F34" w14:textId="544C7A62">
            <w:pPr>
              <w:rPr>
                <w:rFonts w:eastAsia="Arial" w:cs="Arial"/>
                <w:sz w:val="14"/>
                <w:szCs w:val="14"/>
              </w:rPr>
            </w:pPr>
            <w:r w:rsidRPr="5CD4755F">
              <w:rPr>
                <w:rFonts w:eastAsia="Arial" w:cs="Arial"/>
                <w:sz w:val="14"/>
                <w:szCs w:val="14"/>
              </w:rPr>
              <w:t>Merged RA Settings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DBCFE27" w14:textId="1684C78C">
            <w:pPr>
              <w:rPr>
                <w:rFonts w:eastAsia="Arial" w:cs="Arial"/>
                <w:sz w:val="14"/>
                <w:szCs w:val="14"/>
              </w:rPr>
            </w:pPr>
            <w:r w:rsidRPr="5CD4755F">
              <w:rPr>
                <w:rFonts w:eastAsia="Arial" w:cs="Arial"/>
                <w:sz w:val="14"/>
                <w:szCs w:val="14"/>
              </w:rPr>
              <w:t>TSOs</w:t>
            </w:r>
          </w:p>
        </w:tc>
      </w:tr>
      <w:tr w:rsidR="4EF8F33A" w:rsidTr="00B1234A" w14:paraId="16E87904"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3F5542B" w14:textId="78C5033A">
            <w:pPr>
              <w:rPr>
                <w:rFonts w:eastAsia="Arial" w:cs="Arial"/>
                <w:sz w:val="14"/>
                <w:szCs w:val="14"/>
              </w:rPr>
            </w:pPr>
            <w:r w:rsidRPr="5CD4755F">
              <w:rPr>
                <w:rFonts w:eastAsia="Arial" w:cs="Arial"/>
                <w:sz w:val="14"/>
                <w:szCs w:val="14"/>
              </w:rPr>
              <w:t>Merge &amp; distribute Initial Topological Measure updates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4ED7105" w14:textId="71BCCD4E">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3D8DCC3" w14:textId="5C3FC867">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241E289C"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182D93D" w14:textId="3EBF5E52">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A3DBA22" w14:textId="3CB655C6">
            <w:pPr>
              <w:rPr>
                <w:rFonts w:eastAsia="Arial" w:cs="Arial"/>
                <w:sz w:val="14"/>
                <w:szCs w:val="14"/>
              </w:rPr>
            </w:pPr>
            <w:r w:rsidRPr="5CD4755F">
              <w:rPr>
                <w:rFonts w:eastAsia="Arial" w:cs="Arial"/>
                <w:sz w:val="14"/>
                <w:szCs w:val="14"/>
              </w:rPr>
              <w:t>Merged TOPO updates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976C31A" w14:textId="556BEA9C">
            <w:pPr>
              <w:rPr>
                <w:rFonts w:eastAsia="Arial" w:cs="Arial"/>
                <w:sz w:val="14"/>
                <w:szCs w:val="14"/>
              </w:rPr>
            </w:pPr>
            <w:r w:rsidRPr="5CD4755F">
              <w:rPr>
                <w:rFonts w:eastAsia="Arial" w:cs="Arial"/>
                <w:sz w:val="14"/>
                <w:szCs w:val="14"/>
              </w:rPr>
              <w:t>TSOs</w:t>
            </w:r>
          </w:p>
        </w:tc>
      </w:tr>
      <w:tr w:rsidR="4EF8F33A" w:rsidTr="00B1234A" w14:paraId="49A10383"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E0B8148" w14:textId="0C67BD77">
            <w:pPr>
              <w:rPr>
                <w:rFonts w:eastAsia="Arial" w:cs="Arial"/>
                <w:sz w:val="14"/>
                <w:szCs w:val="14"/>
              </w:rPr>
            </w:pPr>
            <w:r w:rsidRPr="5CD4755F">
              <w:rPr>
                <w:rFonts w:eastAsia="Arial" w:cs="Arial"/>
                <w:sz w:val="14"/>
                <w:szCs w:val="14"/>
              </w:rPr>
              <w:t>Merge &amp; distribute Initial CGM modifications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BBBA5C2" w14:textId="570F3C30">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BA86515" w14:textId="653939FC">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38CF6B98"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964EF5F" w14:textId="18A16B9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1EA7A2F" w14:textId="79858771">
            <w:pPr>
              <w:rPr>
                <w:rFonts w:eastAsia="Arial" w:cs="Arial"/>
                <w:sz w:val="14"/>
                <w:szCs w:val="14"/>
              </w:rPr>
            </w:pPr>
            <w:r w:rsidRPr="5CD4755F">
              <w:rPr>
                <w:rFonts w:eastAsia="Arial" w:cs="Arial"/>
                <w:sz w:val="14"/>
                <w:szCs w:val="14"/>
              </w:rPr>
              <w:t>Merged CGM modifications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6AF8EF2" w14:textId="58B5E625">
            <w:pPr>
              <w:rPr>
                <w:rFonts w:eastAsia="Arial" w:cs="Arial"/>
                <w:sz w:val="14"/>
                <w:szCs w:val="14"/>
              </w:rPr>
            </w:pPr>
            <w:r w:rsidRPr="5CD4755F">
              <w:rPr>
                <w:rFonts w:eastAsia="Arial" w:cs="Arial"/>
                <w:sz w:val="14"/>
                <w:szCs w:val="14"/>
              </w:rPr>
              <w:t>TSOs</w:t>
            </w:r>
          </w:p>
        </w:tc>
      </w:tr>
      <w:tr w:rsidR="4EF8F33A" w:rsidTr="00B1234A" w14:paraId="54B49F18"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AF19676" w14:textId="2BA88720">
            <w:pPr>
              <w:rPr>
                <w:rFonts w:eastAsia="Arial" w:cs="Arial"/>
                <w:sz w:val="14"/>
                <w:szCs w:val="14"/>
              </w:rPr>
            </w:pPr>
            <w:r w:rsidRPr="5CD4755F">
              <w:rPr>
                <w:rFonts w:eastAsia="Arial" w:cs="Arial"/>
                <w:sz w:val="14"/>
                <w:szCs w:val="14"/>
              </w:rPr>
              <w:t>Create final version of CO Dictionary</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5370D3F" w14:textId="1ECDA7B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C640A07" w14:textId="6078C13E">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5E4E8E4F"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E68EFA8" w14:textId="60C2F7CD">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E7C459B" w14:textId="18074ED1">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BEC78D4" w14:textId="5E22ECD4">
            <w:pPr>
              <w:rPr>
                <w:rFonts w:eastAsia="Arial" w:cs="Arial"/>
                <w:sz w:val="14"/>
                <w:szCs w:val="14"/>
              </w:rPr>
            </w:pPr>
            <w:r w:rsidRPr="5CD4755F">
              <w:rPr>
                <w:rFonts w:eastAsia="Arial" w:cs="Arial"/>
                <w:sz w:val="14"/>
                <w:szCs w:val="14"/>
              </w:rPr>
              <w:t>TSOs</w:t>
            </w:r>
          </w:p>
        </w:tc>
      </w:tr>
      <w:tr w:rsidR="4EF8F33A" w:rsidTr="00B1234A" w14:paraId="2F257165"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38C4F7F" w14:textId="46842FB2">
            <w:pPr>
              <w:rPr>
                <w:rFonts w:eastAsia="Arial" w:cs="Arial"/>
                <w:sz w:val="14"/>
                <w:szCs w:val="14"/>
              </w:rPr>
            </w:pPr>
            <w:r w:rsidRPr="5CD4755F">
              <w:rPr>
                <w:rFonts w:eastAsia="Arial" w:cs="Arial"/>
                <w:sz w:val="14"/>
                <w:szCs w:val="14"/>
              </w:rPr>
              <w:t>Split flows before Apply Initial CGM modifications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728FC4D" w14:textId="3F29F503">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8EABFD4" w14:textId="73274914">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7DACCD9E"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3BED301" w14:textId="0CA1AAFA">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37EDD1D" w14:textId="7034B5A4">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5556FCF" w14:textId="16988E58">
            <w:pPr>
              <w:rPr>
                <w:rFonts w:eastAsia="Arial" w:cs="Arial"/>
                <w:sz w:val="14"/>
                <w:szCs w:val="14"/>
              </w:rPr>
            </w:pPr>
            <w:r w:rsidRPr="5CD4755F">
              <w:rPr>
                <w:rFonts w:eastAsia="Arial" w:cs="Arial"/>
                <w:sz w:val="14"/>
                <w:szCs w:val="14"/>
              </w:rPr>
              <w:t>-</w:t>
            </w:r>
          </w:p>
        </w:tc>
      </w:tr>
      <w:tr w:rsidR="4EF8F33A" w:rsidTr="00B1234A" w14:paraId="05E4D8FD"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A1E6290" w14:textId="00F8AEC6">
            <w:pPr>
              <w:rPr>
                <w:rFonts w:eastAsia="Arial" w:cs="Arial"/>
                <w:sz w:val="14"/>
                <w:szCs w:val="14"/>
              </w:rPr>
            </w:pPr>
            <w:r w:rsidRPr="5CD4755F">
              <w:rPr>
                <w:rFonts w:eastAsia="Arial" w:cs="Arial"/>
                <w:sz w:val="14"/>
                <w:szCs w:val="14"/>
              </w:rPr>
              <w:t>Apply Initial CGM modifications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02F8474" w14:textId="50FB7FF8">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24FC105" w14:textId="01A93957">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4CF4E344"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AE6BFD4" w14:textId="25ACF231">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A280B72" w14:textId="305373D2">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259FC62" w14:textId="686338AE">
            <w:pPr>
              <w:rPr>
                <w:rFonts w:eastAsia="Arial" w:cs="Arial"/>
                <w:sz w:val="14"/>
                <w:szCs w:val="14"/>
              </w:rPr>
            </w:pPr>
            <w:r w:rsidRPr="5CD4755F">
              <w:rPr>
                <w:rFonts w:eastAsia="Arial" w:cs="Arial"/>
                <w:sz w:val="14"/>
                <w:szCs w:val="14"/>
              </w:rPr>
              <w:t>-</w:t>
            </w:r>
          </w:p>
        </w:tc>
      </w:tr>
      <w:tr w:rsidR="4EF8F33A" w:rsidTr="00B1234A" w14:paraId="6D8E718E"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77B5086" w14:textId="6BCC1253">
            <w:pPr>
              <w:rPr>
                <w:rFonts w:eastAsia="Arial" w:cs="Arial"/>
                <w:sz w:val="14"/>
                <w:szCs w:val="14"/>
              </w:rPr>
            </w:pPr>
            <w:r w:rsidRPr="5CD4755F">
              <w:rPr>
                <w:rFonts w:eastAsia="Arial" w:cs="Arial"/>
                <w:sz w:val="14"/>
                <w:szCs w:val="14"/>
              </w:rPr>
              <w:t>Process FBC results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755F82B" w14:textId="207D78B1">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5F9DDE1" w14:textId="4A5694AC">
            <w:pPr>
              <w:rPr>
                <w:rFonts w:eastAsia="Arial" w:cs="Arial"/>
                <w:sz w:val="14"/>
                <w:szCs w:val="14"/>
              </w:rPr>
            </w:pPr>
            <w:r w:rsidRPr="5CD4755F">
              <w:rPr>
                <w:rFonts w:eastAsia="Arial" w:cs="Arial"/>
                <w:sz w:val="14"/>
                <w:szCs w:val="14"/>
              </w:rPr>
              <w:t>FBPCM</w:t>
            </w:r>
          </w:p>
        </w:tc>
        <w:tc>
          <w:tcPr>
            <w:tcW w:w="2505" w:type="dxa"/>
            <w:gridSpan w:val="3"/>
            <w:vMerge/>
            <w:vAlign w:val="center"/>
          </w:tcPr>
          <w:p w:rsidR="00A0426B" w:rsidRDefault="00A0426B" w14:paraId="44439D45"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C621B21" w14:textId="778310EF">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E97C51B" w14:textId="68113FFB">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C279BA7" w14:textId="40DDA896">
            <w:pPr>
              <w:rPr>
                <w:rFonts w:eastAsia="Arial" w:cs="Arial"/>
                <w:sz w:val="14"/>
                <w:szCs w:val="14"/>
              </w:rPr>
            </w:pPr>
            <w:r w:rsidRPr="5CD4755F">
              <w:rPr>
                <w:rFonts w:eastAsia="Arial" w:cs="Arial"/>
                <w:sz w:val="14"/>
                <w:szCs w:val="14"/>
              </w:rPr>
              <w:t>-</w:t>
            </w:r>
          </w:p>
        </w:tc>
      </w:tr>
      <w:tr w:rsidR="4EF8F33A" w:rsidTr="00B1234A" w14:paraId="48490240"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C182751" w14:textId="015F2E35">
            <w:pPr>
              <w:rPr>
                <w:rFonts w:eastAsia="Arial" w:cs="Arial"/>
                <w:sz w:val="14"/>
                <w:szCs w:val="14"/>
              </w:rPr>
            </w:pPr>
            <w:r w:rsidRPr="5CD4755F">
              <w:rPr>
                <w:rFonts w:eastAsia="Arial" w:cs="Arial"/>
                <w:sz w:val="14"/>
                <w:szCs w:val="14"/>
              </w:rPr>
              <w:t>Distribute updated CGM</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B5AC59A" w14:textId="3F139261">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48F7A77" w14:textId="7F99054B">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69A7D9A7"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6D3F3BF" w14:textId="5BDC5294">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62B7CCF" w14:textId="339F13CA">
            <w:pPr>
              <w:rPr>
                <w:rFonts w:eastAsia="Arial" w:cs="Arial"/>
                <w:sz w:val="14"/>
                <w:szCs w:val="14"/>
              </w:rPr>
            </w:pPr>
            <w:r w:rsidRPr="5CD4755F">
              <w:rPr>
                <w:rFonts w:eastAsia="Arial" w:cs="Arial"/>
                <w:sz w:val="14"/>
                <w:szCs w:val="14"/>
              </w:rPr>
              <w:t>CGM, CGM DQC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136AAA8" w14:textId="7C760580">
            <w:pPr>
              <w:rPr>
                <w:rFonts w:eastAsia="Arial" w:cs="Arial"/>
                <w:sz w:val="14"/>
                <w:szCs w:val="14"/>
              </w:rPr>
            </w:pPr>
            <w:r w:rsidRPr="5CD4755F">
              <w:rPr>
                <w:rFonts w:eastAsia="Arial" w:cs="Arial"/>
                <w:sz w:val="14"/>
                <w:szCs w:val="14"/>
              </w:rPr>
              <w:t>TSOs</w:t>
            </w:r>
          </w:p>
        </w:tc>
      </w:tr>
      <w:tr w:rsidR="4EF8F33A" w:rsidTr="00B1234A" w14:paraId="44E71CC2"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2D303A0" w14:textId="001849C3">
            <w:pPr>
              <w:rPr>
                <w:rFonts w:eastAsia="Arial" w:cs="Arial"/>
                <w:sz w:val="14"/>
                <w:szCs w:val="14"/>
              </w:rPr>
            </w:pPr>
            <w:r w:rsidRPr="5CD4755F">
              <w:rPr>
                <w:rFonts w:eastAsia="Arial" w:cs="Arial"/>
                <w:sz w:val="14"/>
                <w:szCs w:val="14"/>
              </w:rPr>
              <w:t>Distribute Merged AACs for fallback and initial Computation</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6066332" w14:textId="589E772B">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E67F1C1" w14:textId="447645CE">
            <w:pPr>
              <w:rPr>
                <w:rFonts w:eastAsia="Arial" w:cs="Arial"/>
                <w:sz w:val="14"/>
                <w:szCs w:val="14"/>
              </w:rPr>
            </w:pPr>
            <w:r w:rsidRPr="5CD4755F">
              <w:rPr>
                <w:rFonts w:eastAsia="Arial" w:cs="Arial"/>
                <w:sz w:val="14"/>
                <w:szCs w:val="14"/>
              </w:rPr>
              <w:t>CCCt</w:t>
            </w:r>
          </w:p>
        </w:tc>
        <w:tc>
          <w:tcPr>
            <w:tcW w:w="2505" w:type="dxa"/>
            <w:gridSpan w:val="3"/>
            <w:vMerge/>
            <w:vAlign w:val="center"/>
          </w:tcPr>
          <w:p w:rsidR="00A0426B" w:rsidRDefault="00A0426B" w14:paraId="0E6BE747"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B3E081E" w14:textId="610630F8">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D64EC38" w14:textId="7712C648">
            <w:pPr>
              <w:rPr>
                <w:rFonts w:eastAsia="Arial" w:cs="Arial"/>
                <w:sz w:val="14"/>
                <w:szCs w:val="14"/>
              </w:rPr>
            </w:pPr>
            <w:r w:rsidRPr="5CD4755F">
              <w:rPr>
                <w:rFonts w:eastAsia="Arial" w:cs="Arial"/>
                <w:sz w:val="14"/>
                <w:szCs w:val="14"/>
              </w:rPr>
              <w:t>Merged AACs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5C0ED78" w14:textId="2154B091">
            <w:pPr>
              <w:rPr>
                <w:rFonts w:eastAsia="Arial" w:cs="Arial"/>
                <w:sz w:val="14"/>
                <w:szCs w:val="14"/>
              </w:rPr>
            </w:pPr>
            <w:r w:rsidRPr="5CD4755F">
              <w:rPr>
                <w:rFonts w:eastAsia="Arial" w:cs="Arial"/>
                <w:sz w:val="14"/>
                <w:szCs w:val="14"/>
              </w:rPr>
              <w:t>TSOs</w:t>
            </w:r>
          </w:p>
        </w:tc>
      </w:tr>
    </w:tbl>
    <w:p w:rsidR="4EF8F33A" w:rsidP="5CD4755F" w:rsidRDefault="5CD4755F" w14:paraId="419BF2FC" w14:textId="5168A88F">
      <w:pPr>
        <w:spacing w:before="240" w:after="240"/>
        <w:rPr>
          <w:rFonts w:eastAsia="Arial" w:cs="Arial"/>
          <w:color w:val="000000" w:themeColor="text1"/>
        </w:rPr>
      </w:pPr>
      <w:r w:rsidRPr="5CD4755F">
        <w:rPr>
          <w:rFonts w:eastAsia="Arial" w:cs="Arial"/>
          <w:b/>
          <w:bCs/>
          <w:color w:val="000000" w:themeColor="text1"/>
        </w:rPr>
        <w:t>Timeframe:</w:t>
      </w:r>
      <w:r w:rsidRPr="5CD4755F">
        <w:rPr>
          <w:rFonts w:eastAsia="Arial" w:cs="Arial"/>
          <w:color w:val="000000" w:themeColor="text1"/>
        </w:rPr>
        <w:t xml:space="preserve"> Refer to HLBP for timings, see Section 2.1</w:t>
      </w:r>
    </w:p>
    <w:p w:rsidR="4EF8F33A" w:rsidP="00B47D5C" w:rsidRDefault="5CD4755F" w14:paraId="587E90F0" w14:textId="6172F737">
      <w:pPr>
        <w:pStyle w:val="Heading3"/>
        <w:rPr>
          <w:lang w:val="en-IE"/>
        </w:rPr>
      </w:pPr>
      <w:r w:rsidRPr="5CD4755F">
        <w:t>Backup and Fallback processes</w:t>
      </w:r>
    </w:p>
    <w:p w:rsidR="4EF8F33A" w:rsidP="5CD4755F" w:rsidRDefault="5CD4755F" w14:paraId="58EE5238" w14:textId="5B0819D2">
      <w:pPr>
        <w:spacing w:after="240"/>
        <w:rPr>
          <w:rFonts w:eastAsia="Arial" w:cs="Arial"/>
          <w:color w:val="000000" w:themeColor="text1"/>
        </w:rPr>
      </w:pPr>
      <w:r w:rsidRPr="5CD4755F">
        <w:rPr>
          <w:rFonts w:eastAsia="Arial" w:cs="Arial"/>
          <w:color w:val="000000" w:themeColor="text1"/>
        </w:rPr>
        <w:t xml:space="preserve">As soon as an issue with the CCCt is identified (e.g. blocking the process to run normally), the CCC must call or email Unicorn Core helpdesk. </w:t>
      </w:r>
    </w:p>
    <w:p w:rsidR="4EF8F33A" w:rsidP="5CD4755F" w:rsidRDefault="5CD4755F" w14:paraId="20B7C2A6" w14:textId="4E540ACF">
      <w:pPr>
        <w:spacing w:after="240"/>
        <w:rPr>
          <w:rFonts w:eastAsia="Arial" w:cs="Arial"/>
          <w:color w:val="000000" w:themeColor="text1"/>
        </w:rPr>
      </w:pPr>
      <w:r w:rsidRPr="5CD4755F">
        <w:rPr>
          <w:rFonts w:eastAsia="Arial" w:cs="Arial"/>
          <w:color w:val="000000" w:themeColor="text1"/>
        </w:rPr>
        <w:t>In case the issue is due to missing input data, please refer to the following backups and execute them before the indicated CET:</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95"/>
        <w:gridCol w:w="840"/>
        <w:gridCol w:w="1935"/>
        <w:gridCol w:w="2940"/>
        <w:gridCol w:w="720"/>
        <w:gridCol w:w="1065"/>
        <w:gridCol w:w="945"/>
      </w:tblGrid>
      <w:tr w:rsidR="4EF8F33A" w:rsidTr="0C98F74B" w14:paraId="75A06743" w14:textId="77777777">
        <w:trPr>
          <w:trHeight w:val="510"/>
        </w:trPr>
        <w:tc>
          <w:tcPr>
            <w:tcW w:w="79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3CDCFC03" w14:textId="04A0C8D9">
            <w:pPr>
              <w:rPr>
                <w:rFonts w:eastAsia="Arial" w:cs="Arial"/>
                <w:sz w:val="14"/>
                <w:szCs w:val="14"/>
              </w:rPr>
            </w:pPr>
            <w:r w:rsidRPr="5CD4755F">
              <w:rPr>
                <w:rFonts w:eastAsia="Arial" w:cs="Arial"/>
                <w:color w:val="FFFFFF" w:themeColor="background1"/>
                <w:sz w:val="14"/>
                <w:szCs w:val="14"/>
              </w:rPr>
              <w:t>Backup ID</w:t>
            </w:r>
          </w:p>
        </w:tc>
        <w:tc>
          <w:tcPr>
            <w:tcW w:w="8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60FC952" w14:textId="3559B6D8">
            <w:pPr>
              <w:rPr>
                <w:rFonts w:eastAsia="Arial" w:cs="Arial"/>
                <w:sz w:val="14"/>
                <w:szCs w:val="14"/>
              </w:rPr>
            </w:pPr>
            <w:r w:rsidRPr="5CD4755F">
              <w:rPr>
                <w:rFonts w:eastAsia="Arial" w:cs="Arial"/>
                <w:color w:val="FFFFFF" w:themeColor="background1"/>
                <w:sz w:val="14"/>
                <w:szCs w:val="14"/>
              </w:rPr>
              <w:t>Process Step</w:t>
            </w:r>
          </w:p>
        </w:tc>
        <w:tc>
          <w:tcPr>
            <w:tcW w:w="193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AEAC6F9" w14:textId="1362E2B8">
            <w:pPr>
              <w:rPr>
                <w:rFonts w:eastAsia="Arial" w:cs="Arial"/>
                <w:sz w:val="14"/>
                <w:szCs w:val="14"/>
              </w:rPr>
            </w:pPr>
            <w:r w:rsidRPr="5CD4755F">
              <w:rPr>
                <w:rFonts w:eastAsia="Arial" w:cs="Arial"/>
                <w:color w:val="FFFFFF" w:themeColor="background1"/>
                <w:sz w:val="14"/>
                <w:szCs w:val="14"/>
              </w:rPr>
              <w:t>Description</w:t>
            </w:r>
          </w:p>
        </w:tc>
        <w:tc>
          <w:tcPr>
            <w:tcW w:w="29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F78BB1D" w14:textId="02615A74">
            <w:pPr>
              <w:rPr>
                <w:rFonts w:eastAsia="Arial" w:cs="Arial"/>
                <w:sz w:val="14"/>
                <w:szCs w:val="14"/>
              </w:rPr>
            </w:pPr>
            <w:r w:rsidRPr="5CD4755F">
              <w:rPr>
                <w:rFonts w:eastAsia="Arial" w:cs="Arial"/>
                <w:color w:val="FFFFFF" w:themeColor="background1"/>
                <w:sz w:val="14"/>
                <w:szCs w:val="14"/>
              </w:rPr>
              <w:t>Solution/Action</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685F9D9F" w14:textId="037C84AC">
            <w:pPr>
              <w:rPr>
                <w:rFonts w:eastAsia="Arial" w:cs="Arial"/>
                <w:sz w:val="14"/>
                <w:szCs w:val="14"/>
              </w:rPr>
            </w:pPr>
            <w:r w:rsidRPr="5CD4755F">
              <w:rPr>
                <w:rFonts w:eastAsia="Arial" w:cs="Arial"/>
                <w:color w:val="FFFFFF" w:themeColor="background1"/>
                <w:sz w:val="14"/>
                <w:szCs w:val="14"/>
              </w:rPr>
              <w:t>Owner</w:t>
            </w:r>
          </w:p>
        </w:tc>
        <w:tc>
          <w:tcPr>
            <w:tcW w:w="10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28E3562" w14:textId="27CD9FCE">
            <w:pPr>
              <w:rPr>
                <w:rFonts w:eastAsia="Arial" w:cs="Arial"/>
                <w:sz w:val="14"/>
                <w:szCs w:val="14"/>
              </w:rPr>
            </w:pPr>
            <w:r w:rsidRPr="5CD4755F">
              <w:rPr>
                <w:rFonts w:eastAsia="Arial" w:cs="Arial"/>
                <w:color w:val="FFFFFF" w:themeColor="background1"/>
                <w:sz w:val="14"/>
                <w:szCs w:val="14"/>
              </w:rPr>
              <w:t>Tool</w:t>
            </w:r>
          </w:p>
        </w:tc>
        <w:tc>
          <w:tcPr>
            <w:tcW w:w="94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78C89F15" w14:textId="2B5BA0BF">
            <w:pPr>
              <w:rPr>
                <w:rFonts w:eastAsia="Arial" w:cs="Arial"/>
                <w:sz w:val="14"/>
                <w:szCs w:val="14"/>
              </w:rPr>
            </w:pPr>
            <w:r w:rsidRPr="5CD4755F">
              <w:rPr>
                <w:rFonts w:eastAsia="Arial" w:cs="Arial"/>
                <w:color w:val="FFFFFF" w:themeColor="background1"/>
                <w:sz w:val="14"/>
                <w:szCs w:val="14"/>
              </w:rPr>
              <w:t>Email Template #</w:t>
            </w:r>
          </w:p>
        </w:tc>
      </w:tr>
      <w:tr w:rsidR="4EF8F33A" w:rsidTr="0C98F74B" w14:paraId="601B2BB8" w14:textId="77777777">
        <w:trPr>
          <w:trHeight w:val="735"/>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2C5E1879" w14:textId="3DBFA76F">
            <w:pPr>
              <w:rPr>
                <w:rFonts w:eastAsia="Arial" w:cs="Arial"/>
                <w:sz w:val="14"/>
                <w:szCs w:val="14"/>
              </w:rPr>
            </w:pPr>
            <w:r w:rsidRPr="47E385B5">
              <w:rPr>
                <w:rFonts w:eastAsia="Arial" w:cs="Arial"/>
                <w:sz w:val="14"/>
                <w:szCs w:val="14"/>
              </w:rPr>
              <w:t xml:space="preserve"> ID3C_</w:t>
            </w:r>
            <w:r w:rsidR="001E521F">
              <w:rPr>
                <w:rFonts w:eastAsia="Arial" w:cs="Arial"/>
                <w:sz w:val="14"/>
                <w:szCs w:val="14"/>
              </w:rPr>
              <w:t>6</w:t>
            </w:r>
          </w:p>
        </w:tc>
        <w:tc>
          <w:tcPr>
            <w:tcW w:w="840"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3687CDF2" w14:textId="007E9BAA">
            <w:pPr>
              <w:rPr>
                <w:rFonts w:eastAsia="Arial" w:cs="Arial"/>
                <w:sz w:val="14"/>
                <w:szCs w:val="14"/>
              </w:rPr>
            </w:pPr>
            <w:r w:rsidRPr="5CD4755F">
              <w:rPr>
                <w:rFonts w:eastAsia="Arial" w:cs="Arial"/>
                <w:sz w:val="14"/>
                <w:szCs w:val="14"/>
              </w:rPr>
              <w:t>TSO data merging</w:t>
            </w:r>
          </w:p>
        </w:tc>
        <w:tc>
          <w:tcPr>
            <w:tcW w:w="193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214AE5E9" w14:textId="300B404C">
            <w:pPr>
              <w:rPr>
                <w:rFonts w:eastAsia="Arial" w:cs="Arial"/>
                <w:sz w:val="14"/>
                <w:szCs w:val="14"/>
              </w:rPr>
            </w:pPr>
            <w:r w:rsidRPr="5CD4755F">
              <w:rPr>
                <w:rFonts w:eastAsia="Arial" w:cs="Arial"/>
                <w:sz w:val="14"/>
                <w:szCs w:val="14"/>
              </w:rPr>
              <w:t>Missing a mandatory input file</w:t>
            </w:r>
          </w:p>
        </w:tc>
        <w:tc>
          <w:tcPr>
            <w:tcW w:w="29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7D344E74" w14:textId="7FEA8A8F">
            <w:pPr>
              <w:rPr>
                <w:rFonts w:eastAsia="Arial" w:cs="Arial"/>
                <w:sz w:val="14"/>
                <w:szCs w:val="14"/>
              </w:rPr>
            </w:pPr>
            <w:r w:rsidRPr="5CD4755F">
              <w:rPr>
                <w:rFonts w:eastAsia="Arial" w:cs="Arial"/>
                <w:sz w:val="14"/>
                <w:szCs w:val="14"/>
              </w:rPr>
              <w:t xml:space="preserve">1. Call responsible party and request file at target end time, to be delivered before Critical End Time. </w:t>
            </w:r>
          </w:p>
          <w:p w:rsidR="4EF8F33A" w:rsidP="5CD4755F" w:rsidRDefault="5CD4755F" w14:paraId="7488723C" w14:textId="77E70B10">
            <w:pPr>
              <w:rPr>
                <w:rFonts w:eastAsia="Arial" w:cs="Arial"/>
                <w:sz w:val="14"/>
                <w:szCs w:val="14"/>
              </w:rPr>
            </w:pPr>
            <w:r w:rsidRPr="5CD4755F">
              <w:rPr>
                <w:rFonts w:eastAsia="Arial" w:cs="Arial"/>
                <w:sz w:val="14"/>
                <w:szCs w:val="14"/>
              </w:rPr>
              <w:t>2. Inform all parties via Email template</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41041389" w14:textId="380A9910">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6804A5E3" w14:textId="66F84D52">
            <w:pPr>
              <w:rPr>
                <w:rFonts w:eastAsia="Arial" w:cs="Arial"/>
                <w:sz w:val="14"/>
                <w:szCs w:val="14"/>
              </w:rPr>
            </w:pPr>
            <w:r w:rsidRPr="5CD4755F">
              <w:rPr>
                <w:rFonts w:eastAsia="Arial" w:cs="Arial"/>
                <w:sz w:val="14"/>
                <w:szCs w:val="14"/>
              </w:rPr>
              <w:t>CCCt</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4258BEB8" w14:textId="54AC6BAB">
            <w:pPr>
              <w:rPr>
                <w:rFonts w:eastAsia="Arial" w:cs="Arial"/>
                <w:sz w:val="14"/>
                <w:szCs w:val="14"/>
              </w:rPr>
            </w:pPr>
            <w:r w:rsidRPr="5CD4755F">
              <w:rPr>
                <w:rFonts w:eastAsia="Arial" w:cs="Arial"/>
                <w:sz w:val="14"/>
                <w:szCs w:val="14"/>
              </w:rPr>
              <w:t>4</w:t>
            </w:r>
          </w:p>
        </w:tc>
      </w:tr>
      <w:tr w:rsidR="4EF8F33A" w:rsidTr="0C98F74B" w14:paraId="2C218773" w14:textId="77777777">
        <w:trPr>
          <w:trHeight w:val="735"/>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017CDAE3" w14:textId="7C871793">
            <w:pPr>
              <w:rPr>
                <w:rFonts w:eastAsia="Arial" w:cs="Arial"/>
                <w:sz w:val="14"/>
                <w:szCs w:val="14"/>
              </w:rPr>
            </w:pPr>
            <w:r w:rsidRPr="47E385B5">
              <w:rPr>
                <w:rFonts w:eastAsia="Arial" w:cs="Arial"/>
                <w:sz w:val="14"/>
                <w:szCs w:val="14"/>
              </w:rPr>
              <w:t xml:space="preserve"> ID3C_</w:t>
            </w:r>
            <w:r w:rsidR="001E521F">
              <w:rPr>
                <w:rFonts w:eastAsia="Arial" w:cs="Arial"/>
                <w:sz w:val="14"/>
                <w:szCs w:val="14"/>
              </w:rPr>
              <w:t>7</w:t>
            </w:r>
          </w:p>
        </w:tc>
        <w:tc>
          <w:tcPr>
            <w:tcW w:w="840" w:type="dxa"/>
            <w:vMerge/>
            <w:vAlign w:val="center"/>
          </w:tcPr>
          <w:p w:rsidR="00A0426B" w:rsidRDefault="00A0426B" w14:paraId="46C24AEC" w14:textId="77777777"/>
        </w:tc>
        <w:tc>
          <w:tcPr>
            <w:tcW w:w="19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47397CBD" w14:textId="56356A07">
            <w:pPr>
              <w:rPr>
                <w:rFonts w:eastAsia="Arial" w:cs="Arial"/>
                <w:sz w:val="14"/>
                <w:szCs w:val="14"/>
              </w:rPr>
            </w:pPr>
            <w:r w:rsidRPr="5CD4755F">
              <w:rPr>
                <w:rFonts w:eastAsia="Arial" w:cs="Arial"/>
                <w:sz w:val="14"/>
                <w:szCs w:val="14"/>
              </w:rPr>
              <w:t>Missing or incorrect individual GLSK (No replacement)</w:t>
            </w:r>
          </w:p>
        </w:tc>
        <w:tc>
          <w:tcPr>
            <w:tcW w:w="29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5BA4E166" w14:textId="16B0B7BC">
            <w:pPr>
              <w:rPr>
                <w:rFonts w:eastAsia="Arial" w:cs="Arial"/>
                <w:sz w:val="14"/>
                <w:szCs w:val="14"/>
              </w:rPr>
            </w:pPr>
            <w:r w:rsidRPr="5CD4755F">
              <w:rPr>
                <w:rFonts w:eastAsia="Arial" w:cs="Arial"/>
                <w:sz w:val="14"/>
                <w:szCs w:val="14"/>
              </w:rPr>
              <w:t>If no GLSK can be provided and/or successfully corrected by TSO, if proposed by TSO ask Unicorn to replace according to the replacement strategy chosen by TSO ==&gt; Inform all parties about replaced file via Email</w:t>
            </w:r>
          </w:p>
          <w:p w:rsidR="4EF8F33A" w:rsidP="5CD4755F" w:rsidRDefault="4EF8F33A" w14:paraId="3CDC13D6" w14:textId="5DD0C378">
            <w:pPr>
              <w:rPr>
                <w:rFonts w:eastAsia="Arial" w:cs="Arial"/>
                <w:sz w:val="14"/>
                <w:szCs w:val="14"/>
              </w:rPr>
            </w:pPr>
          </w:p>
          <w:p w:rsidR="4EF8F33A" w:rsidP="5CD4755F" w:rsidRDefault="0C98F74B" w14:paraId="65A8695B" w14:textId="65A062D4">
            <w:pPr>
              <w:rPr>
                <w:rFonts w:eastAsia="Arial" w:cs="Arial"/>
                <w:sz w:val="14"/>
                <w:szCs w:val="14"/>
              </w:rPr>
            </w:pPr>
            <w:r w:rsidRPr="00D931F4">
              <w:rPr>
                <w:rFonts w:eastAsia="Arial" w:cs="Arial"/>
                <w:sz w:val="14"/>
                <w:szCs w:val="14"/>
              </w:rPr>
              <w:t>If no GLSK can be provided or error remains ==&gt;&gt; Blocked BD Computation =&gt; Force gates of CCCt and continue process with Fallback Domain. Inform all parties via Email.</w:t>
            </w:r>
          </w:p>
          <w:p w:rsidR="4EF8F33A" w:rsidP="5CD4755F" w:rsidRDefault="4EF8F33A" w14:paraId="5F590F9D" w14:textId="2912A570">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225CAA7" w14:textId="00048467">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4D1C920" w14:textId="644173D6">
            <w:pPr>
              <w:rPr>
                <w:rFonts w:eastAsia="Arial" w:cs="Arial"/>
                <w:sz w:val="14"/>
                <w:szCs w:val="14"/>
              </w:rPr>
            </w:pPr>
            <w:r w:rsidRPr="5CD4755F">
              <w:rPr>
                <w:rFonts w:eastAsia="Arial" w:cs="Arial"/>
                <w:sz w:val="14"/>
                <w:szCs w:val="14"/>
              </w:rPr>
              <w:t>CCCt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6E974DCE" w14:textId="33B57C49">
            <w:pPr>
              <w:rPr>
                <w:rFonts w:eastAsia="Arial" w:cs="Arial"/>
                <w:sz w:val="14"/>
                <w:szCs w:val="14"/>
              </w:rPr>
            </w:pPr>
            <w:r w:rsidRPr="5CD4755F">
              <w:rPr>
                <w:rFonts w:eastAsia="Arial" w:cs="Arial"/>
                <w:sz w:val="14"/>
                <w:szCs w:val="14"/>
              </w:rPr>
              <w:t>3</w:t>
            </w:r>
          </w:p>
        </w:tc>
      </w:tr>
      <w:tr w:rsidR="4EF8F33A" w:rsidTr="0C98F74B" w14:paraId="49F1540C" w14:textId="77777777">
        <w:trPr>
          <w:trHeight w:val="750"/>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5F19E74D" w14:textId="6D06A53E">
            <w:pPr>
              <w:rPr>
                <w:rFonts w:eastAsia="Arial" w:cs="Arial"/>
                <w:sz w:val="14"/>
                <w:szCs w:val="14"/>
              </w:rPr>
            </w:pPr>
            <w:r w:rsidRPr="47E385B5">
              <w:rPr>
                <w:rFonts w:eastAsia="Arial" w:cs="Arial"/>
                <w:sz w:val="14"/>
                <w:szCs w:val="14"/>
              </w:rPr>
              <w:t>ID3C_</w:t>
            </w:r>
            <w:r w:rsidR="001E521F">
              <w:rPr>
                <w:rFonts w:eastAsia="Arial" w:cs="Arial"/>
                <w:sz w:val="14"/>
                <w:szCs w:val="14"/>
              </w:rPr>
              <w:t>8</w:t>
            </w:r>
          </w:p>
        </w:tc>
        <w:tc>
          <w:tcPr>
            <w:tcW w:w="840" w:type="dxa"/>
            <w:vMerge/>
            <w:vAlign w:val="center"/>
          </w:tcPr>
          <w:p w:rsidR="00A0426B" w:rsidRDefault="00A0426B" w14:paraId="2E2F25D4" w14:textId="77777777"/>
        </w:tc>
        <w:tc>
          <w:tcPr>
            <w:tcW w:w="19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36FF3053" w14:textId="1AE6D0C4">
            <w:pPr>
              <w:rPr>
                <w:rFonts w:eastAsia="Arial" w:cs="Arial"/>
                <w:sz w:val="14"/>
                <w:szCs w:val="14"/>
              </w:rPr>
            </w:pPr>
            <w:r w:rsidRPr="5CD4755F">
              <w:rPr>
                <w:rFonts w:eastAsia="Arial" w:cs="Arial"/>
                <w:sz w:val="14"/>
                <w:szCs w:val="14"/>
              </w:rPr>
              <w:t>Missing or incorrect individual External constraint (No replacement</w:t>
            </w:r>
          </w:p>
        </w:tc>
        <w:tc>
          <w:tcPr>
            <w:tcW w:w="29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41602B" w:rsidR="4EF8F33A" w:rsidP="5CD4755F" w:rsidRDefault="5CD4755F" w14:paraId="082B4B93" w14:textId="48922DAC">
            <w:pPr>
              <w:rPr>
                <w:rFonts w:eastAsia="Arial" w:cs="Arial"/>
                <w:sz w:val="14"/>
                <w:szCs w:val="14"/>
              </w:rPr>
            </w:pPr>
            <w:r w:rsidRPr="0041602B">
              <w:rPr>
                <w:rFonts w:eastAsia="Arial" w:cs="Arial"/>
                <w:sz w:val="14"/>
                <w:szCs w:val="14"/>
              </w:rPr>
              <w:t>If no EC can be provided and/or successfully corrected by TSO, (if proposed by respective TSO) ask Unicorn to replace according to the replacement strategy chosen by TSO ==&gt; Inform all parties about replaced file via Email</w:t>
            </w:r>
          </w:p>
          <w:p w:rsidRPr="0041602B" w:rsidR="4EF8F33A" w:rsidP="5CD4755F" w:rsidRDefault="4EF8F33A" w14:paraId="131BD36F" w14:textId="22213475">
            <w:pPr>
              <w:rPr>
                <w:rFonts w:eastAsia="Arial" w:cs="Arial"/>
                <w:sz w:val="14"/>
                <w:szCs w:val="14"/>
              </w:rPr>
            </w:pPr>
          </w:p>
          <w:p w:rsidRPr="0041602B" w:rsidR="4EF8F33A" w:rsidP="5CD4755F" w:rsidRDefault="0C98F74B" w14:paraId="3EE19F19" w14:textId="32FE313D">
            <w:pPr>
              <w:rPr>
                <w:rFonts w:eastAsia="Arial" w:cs="Arial"/>
                <w:sz w:val="14"/>
                <w:szCs w:val="14"/>
              </w:rPr>
            </w:pPr>
            <w:r w:rsidRPr="0041602B">
              <w:rPr>
                <w:rFonts w:eastAsia="Arial" w:cs="Arial"/>
                <w:sz w:val="14"/>
                <w:szCs w:val="14"/>
              </w:rPr>
              <w:t>If no EC can be provided or error remains ==&gt;&gt; Blocked BD Computation =&gt; Force gates of CCCt and continue process with Fallback Domain. Inform all parties via Email.</w:t>
            </w:r>
          </w:p>
          <w:p w:rsidRPr="0041602B" w:rsidR="4EF8F33A" w:rsidP="5CD4755F" w:rsidRDefault="4EF8F33A" w14:paraId="36F0E694" w14:textId="5DD711D3">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F6B9643" w14:textId="3819E52F">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5786352C" w14:textId="00154F71">
            <w:pPr>
              <w:rPr>
                <w:rFonts w:eastAsia="Arial" w:cs="Arial"/>
                <w:sz w:val="14"/>
                <w:szCs w:val="14"/>
              </w:rPr>
            </w:pPr>
            <w:r w:rsidRPr="5CD4755F">
              <w:rPr>
                <w:rFonts w:eastAsia="Arial" w:cs="Arial"/>
                <w:sz w:val="14"/>
                <w:szCs w:val="14"/>
              </w:rPr>
              <w:t>CCCt</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34CFEC35" w14:textId="015A228B">
            <w:pPr>
              <w:rPr>
                <w:rFonts w:eastAsia="Arial" w:cs="Arial"/>
                <w:sz w:val="14"/>
                <w:szCs w:val="14"/>
              </w:rPr>
            </w:pPr>
            <w:r w:rsidRPr="5CD4755F">
              <w:rPr>
                <w:rFonts w:eastAsia="Arial" w:cs="Arial"/>
                <w:sz w:val="14"/>
                <w:szCs w:val="14"/>
              </w:rPr>
              <w:t>3</w:t>
            </w:r>
          </w:p>
        </w:tc>
      </w:tr>
      <w:tr w:rsidR="4EF8F33A" w:rsidTr="0C98F74B" w14:paraId="7C567433" w14:textId="77777777">
        <w:trPr>
          <w:trHeight w:val="750"/>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0492C19E" w14:textId="5CB3B26C">
            <w:pPr>
              <w:rPr>
                <w:rFonts w:eastAsia="Arial" w:cs="Arial"/>
                <w:sz w:val="14"/>
                <w:szCs w:val="14"/>
              </w:rPr>
            </w:pPr>
            <w:r w:rsidRPr="47E385B5">
              <w:rPr>
                <w:rFonts w:eastAsia="Arial" w:cs="Arial"/>
                <w:sz w:val="14"/>
                <w:szCs w:val="14"/>
              </w:rPr>
              <w:t xml:space="preserve"> ID3C_</w:t>
            </w:r>
            <w:r w:rsidR="001E521F">
              <w:rPr>
                <w:rFonts w:eastAsia="Arial" w:cs="Arial"/>
                <w:sz w:val="14"/>
                <w:szCs w:val="14"/>
              </w:rPr>
              <w:t>9</w:t>
            </w:r>
          </w:p>
        </w:tc>
        <w:tc>
          <w:tcPr>
            <w:tcW w:w="840" w:type="dxa"/>
            <w:vMerge/>
            <w:vAlign w:val="center"/>
          </w:tcPr>
          <w:p w:rsidR="00A0426B" w:rsidRDefault="00A0426B" w14:paraId="3F2F5645" w14:textId="77777777"/>
        </w:tc>
        <w:tc>
          <w:tcPr>
            <w:tcW w:w="19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6AE79A7B" w14:textId="50E35ED2">
            <w:pPr>
              <w:rPr>
                <w:rFonts w:eastAsia="Arial" w:cs="Arial"/>
                <w:sz w:val="14"/>
                <w:szCs w:val="14"/>
              </w:rPr>
            </w:pPr>
            <w:r w:rsidRPr="5CD4755F">
              <w:rPr>
                <w:rFonts w:eastAsia="Arial" w:cs="Arial"/>
                <w:sz w:val="14"/>
                <w:szCs w:val="14"/>
              </w:rPr>
              <w:t>Missing or incorrect individual CB file</w:t>
            </w:r>
          </w:p>
        </w:tc>
        <w:tc>
          <w:tcPr>
            <w:tcW w:w="29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41602B" w:rsidR="4EF8F33A" w:rsidP="5CD4755F" w:rsidRDefault="5CD4755F" w14:paraId="5B93143D" w14:textId="6B8BDA02">
            <w:pPr>
              <w:rPr>
                <w:rFonts w:eastAsia="Arial" w:cs="Arial"/>
                <w:sz w:val="14"/>
                <w:szCs w:val="14"/>
              </w:rPr>
            </w:pPr>
            <w:r w:rsidRPr="0041602B">
              <w:rPr>
                <w:rFonts w:eastAsia="Arial" w:cs="Arial"/>
                <w:sz w:val="14"/>
                <w:szCs w:val="14"/>
              </w:rPr>
              <w:t>If no CB file can be provided and/or successfully corrected by TSO, (if proposed by respective TSO) ask Unicorn to replace according to the replacement strategy chosen by TSO ==&gt; Inform all parties about replaced file via Email</w:t>
            </w:r>
          </w:p>
          <w:p w:rsidRPr="0041602B" w:rsidR="4EF8F33A" w:rsidP="5CD4755F" w:rsidRDefault="4EF8F33A" w14:paraId="435271A5" w14:textId="0DF57EB9">
            <w:pPr>
              <w:rPr>
                <w:rFonts w:eastAsia="Arial" w:cs="Arial"/>
                <w:sz w:val="14"/>
                <w:szCs w:val="14"/>
              </w:rPr>
            </w:pPr>
          </w:p>
          <w:p w:rsidRPr="0041602B" w:rsidR="4EF8F33A" w:rsidP="5CD4755F" w:rsidRDefault="0C98F74B" w14:paraId="7057864F" w14:textId="74D0BB16">
            <w:pPr>
              <w:rPr>
                <w:rFonts w:eastAsia="Arial" w:cs="Arial"/>
                <w:sz w:val="14"/>
                <w:szCs w:val="14"/>
              </w:rPr>
            </w:pPr>
            <w:r w:rsidRPr="0041602B">
              <w:rPr>
                <w:rFonts w:eastAsia="Arial" w:cs="Arial"/>
                <w:sz w:val="14"/>
                <w:szCs w:val="14"/>
              </w:rPr>
              <w:t>If no CB file can be provided or error remains ==&gt;&gt; Blocked BD Computation =&gt; Force gates of CCCt and continue process with Fallback Domain. Inform all parties via Email.</w:t>
            </w:r>
          </w:p>
          <w:p w:rsidRPr="0041602B" w:rsidR="4EF8F33A" w:rsidP="5CD4755F" w:rsidRDefault="4EF8F33A" w14:paraId="48491EF3" w14:textId="6159FFE2">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68BA1EB6" w14:textId="486E5A06">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38E9FCF" w14:textId="603FA79A">
            <w:pPr>
              <w:rPr>
                <w:rFonts w:eastAsia="Arial" w:cs="Arial"/>
                <w:sz w:val="14"/>
                <w:szCs w:val="14"/>
              </w:rPr>
            </w:pPr>
            <w:r w:rsidRPr="5CD4755F">
              <w:rPr>
                <w:rFonts w:eastAsia="Arial" w:cs="Arial"/>
                <w:sz w:val="14"/>
                <w:szCs w:val="14"/>
              </w:rPr>
              <w:t>CCCt</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7F7E64D8" w14:textId="0D9BB4D1">
            <w:pPr>
              <w:rPr>
                <w:rFonts w:eastAsia="Arial" w:cs="Arial"/>
                <w:sz w:val="14"/>
                <w:szCs w:val="14"/>
              </w:rPr>
            </w:pPr>
            <w:r w:rsidRPr="5CD4755F">
              <w:rPr>
                <w:rFonts w:eastAsia="Arial" w:cs="Arial"/>
                <w:sz w:val="14"/>
                <w:szCs w:val="14"/>
              </w:rPr>
              <w:t>3</w:t>
            </w:r>
          </w:p>
        </w:tc>
      </w:tr>
    </w:tbl>
    <w:p w:rsidR="0041602B" w:rsidP="0041602B" w:rsidRDefault="0041602B" w14:paraId="696263EA" w14:textId="77777777">
      <w:pPr>
        <w:rPr>
          <w:highlight w:val="yellow"/>
        </w:rPr>
      </w:pPr>
      <w:bookmarkStart w:name="_Toc487638280" w:id="309"/>
    </w:p>
    <w:p w:rsidRPr="0041602B" w:rsidR="00A707B5" w:rsidP="008078E8" w:rsidRDefault="00A707B5" w14:paraId="6E8B702D" w14:textId="21F2598E">
      <w:pPr>
        <w:pStyle w:val="Heading2"/>
      </w:pPr>
      <w:bookmarkStart w:name="_Toc224121684" w:id="310"/>
      <w:r w:rsidRPr="0041602B">
        <w:t>Export CGM at AAC before Initial FB Computation</w:t>
      </w:r>
      <w:bookmarkEnd w:id="310"/>
    </w:p>
    <w:p w:rsidR="00A707B5" w:rsidP="008078E8" w:rsidRDefault="00A707B5" w14:paraId="765B69AD" w14:textId="77777777">
      <w:r w:rsidRPr="0041602B">
        <w:t>The SIDC ON functionality enables the consideration of the latest market information in the FB Computation for additional non-Core related borders, instead of already outdated forecasts. This ensures that results better reflect the actual market situation so TSOs may better prepare and allocate remaining capacities in the following markets. To shift CGMs to SIDC, CGM files from RCCs are updated with the latest AAC data from XBID.</w:t>
      </w:r>
    </w:p>
    <w:p w:rsidR="00A707B5" w:rsidP="00A707B5" w:rsidRDefault="00A707B5" w14:paraId="2BF21174" w14:textId="77777777">
      <w:pPr>
        <w:rPr>
          <w:lang w:val="en-GB" w:eastAsia="nl-NL"/>
        </w:rPr>
      </w:pPr>
    </w:p>
    <w:tbl>
      <w:tblPr>
        <w:tblW w:w="0" w:type="auto"/>
        <w:tblInd w:w="90" w:type="dxa"/>
        <w:tblLook w:val="04A0" w:firstRow="1" w:lastRow="0" w:firstColumn="1" w:lastColumn="0" w:noHBand="0" w:noVBand="1"/>
      </w:tblPr>
      <w:tblGrid>
        <w:gridCol w:w="2310"/>
        <w:gridCol w:w="709"/>
        <w:gridCol w:w="850"/>
        <w:gridCol w:w="851"/>
        <w:gridCol w:w="850"/>
        <w:gridCol w:w="851"/>
        <w:gridCol w:w="637"/>
        <w:gridCol w:w="1064"/>
        <w:gridCol w:w="1066"/>
      </w:tblGrid>
      <w:tr w:rsidRPr="00760178" w:rsidR="00A707B5" w:rsidTr="00900306" w14:paraId="28514C99" w14:textId="77777777">
        <w:trPr>
          <w:trHeight w:val="279"/>
        </w:trPr>
        <w:tc>
          <w:tcPr>
            <w:tcW w:w="23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00944F82" w14:textId="77777777">
            <w:pPr>
              <w:rPr>
                <w:sz w:val="14"/>
                <w:szCs w:val="14"/>
              </w:rPr>
            </w:pPr>
            <w:r w:rsidRPr="00760178">
              <w:rPr>
                <w:sz w:val="14"/>
                <w:szCs w:val="14"/>
              </w:rPr>
              <w:t>Activity</w:t>
            </w:r>
          </w:p>
        </w:tc>
        <w:tc>
          <w:tcPr>
            <w:tcW w:w="70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54BAE2D3" w14:textId="77777777">
            <w:pPr>
              <w:rPr>
                <w:sz w:val="14"/>
                <w:szCs w:val="14"/>
              </w:rPr>
            </w:pPr>
            <w:r w:rsidRPr="00760178">
              <w:rPr>
                <w:sz w:val="14"/>
                <w:szCs w:val="14"/>
              </w:rPr>
              <w:t>Owner</w:t>
            </w:r>
          </w:p>
        </w:tc>
        <w:tc>
          <w:tcPr>
            <w:tcW w:w="85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209CA620" w14:textId="77777777">
            <w:pPr>
              <w:rPr>
                <w:sz w:val="14"/>
                <w:szCs w:val="14"/>
              </w:rPr>
            </w:pPr>
            <w:r w:rsidRPr="00760178">
              <w:rPr>
                <w:sz w:val="14"/>
                <w:szCs w:val="14"/>
              </w:rPr>
              <w:t>Tool</w:t>
            </w:r>
          </w:p>
        </w:tc>
        <w:tc>
          <w:tcPr>
            <w:tcW w:w="85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349DE707" w14:textId="77777777">
            <w:pPr>
              <w:rPr>
                <w:sz w:val="14"/>
                <w:szCs w:val="14"/>
              </w:rPr>
            </w:pPr>
            <w:r w:rsidRPr="00760178">
              <w:rPr>
                <w:sz w:val="14"/>
                <w:szCs w:val="14"/>
              </w:rPr>
              <w:t>Target Start Time</w:t>
            </w:r>
          </w:p>
        </w:tc>
        <w:tc>
          <w:tcPr>
            <w:tcW w:w="85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28B4C35F" w14:textId="77777777">
            <w:pPr>
              <w:rPr>
                <w:sz w:val="14"/>
                <w:szCs w:val="14"/>
              </w:rPr>
            </w:pPr>
            <w:r w:rsidRPr="00760178">
              <w:rPr>
                <w:sz w:val="14"/>
                <w:szCs w:val="14"/>
              </w:rPr>
              <w:t>Target End Time</w:t>
            </w:r>
          </w:p>
        </w:tc>
        <w:tc>
          <w:tcPr>
            <w:tcW w:w="85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39B7E675" w14:textId="77777777">
            <w:pPr>
              <w:rPr>
                <w:sz w:val="14"/>
                <w:szCs w:val="14"/>
              </w:rPr>
            </w:pPr>
            <w:r w:rsidRPr="00760178">
              <w:rPr>
                <w:sz w:val="14"/>
                <w:szCs w:val="14"/>
              </w:rPr>
              <w:t>Critical End Time</w:t>
            </w:r>
          </w:p>
        </w:tc>
        <w:tc>
          <w:tcPr>
            <w:tcW w:w="2767"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5F10F343" w14:textId="77777777">
            <w:pPr>
              <w:rPr>
                <w:sz w:val="14"/>
                <w:szCs w:val="14"/>
              </w:rPr>
            </w:pPr>
            <w:r w:rsidRPr="00760178">
              <w:rPr>
                <w:sz w:val="14"/>
                <w:szCs w:val="14"/>
              </w:rPr>
              <w:t>Data Exchange</w:t>
            </w:r>
          </w:p>
        </w:tc>
      </w:tr>
      <w:tr w:rsidRPr="00760178" w:rsidR="00A707B5" w:rsidTr="00900306" w14:paraId="4601CB63" w14:textId="77777777">
        <w:trPr>
          <w:trHeight w:val="279"/>
        </w:trPr>
        <w:tc>
          <w:tcPr>
            <w:tcW w:w="2310" w:type="dxa"/>
            <w:vMerge/>
          </w:tcPr>
          <w:p w:rsidRPr="00760178" w:rsidR="00A707B5" w:rsidP="00900306" w:rsidRDefault="00A707B5" w14:paraId="51F45BB4" w14:textId="77777777">
            <w:pPr>
              <w:rPr>
                <w:sz w:val="14"/>
                <w:szCs w:val="14"/>
              </w:rPr>
            </w:pPr>
          </w:p>
        </w:tc>
        <w:tc>
          <w:tcPr>
            <w:tcW w:w="709" w:type="dxa"/>
            <w:vMerge/>
          </w:tcPr>
          <w:p w:rsidRPr="00760178" w:rsidR="00A707B5" w:rsidP="00900306" w:rsidRDefault="00A707B5" w14:paraId="266EE53B" w14:textId="77777777">
            <w:pPr>
              <w:rPr>
                <w:sz w:val="14"/>
                <w:szCs w:val="14"/>
              </w:rPr>
            </w:pPr>
          </w:p>
        </w:tc>
        <w:tc>
          <w:tcPr>
            <w:tcW w:w="850" w:type="dxa"/>
            <w:vMerge/>
          </w:tcPr>
          <w:p w:rsidRPr="00760178" w:rsidR="00A707B5" w:rsidP="00900306" w:rsidRDefault="00A707B5" w14:paraId="075CBDF0" w14:textId="77777777">
            <w:pPr>
              <w:rPr>
                <w:sz w:val="14"/>
                <w:szCs w:val="14"/>
              </w:rPr>
            </w:pPr>
          </w:p>
        </w:tc>
        <w:tc>
          <w:tcPr>
            <w:tcW w:w="851" w:type="dxa"/>
            <w:vMerge/>
          </w:tcPr>
          <w:p w:rsidRPr="00760178" w:rsidR="00A707B5" w:rsidP="00900306" w:rsidRDefault="00A707B5" w14:paraId="0BEF47D4" w14:textId="77777777">
            <w:pPr>
              <w:rPr>
                <w:sz w:val="14"/>
                <w:szCs w:val="14"/>
              </w:rPr>
            </w:pPr>
          </w:p>
        </w:tc>
        <w:tc>
          <w:tcPr>
            <w:tcW w:w="850" w:type="dxa"/>
            <w:vMerge/>
          </w:tcPr>
          <w:p w:rsidRPr="00760178" w:rsidR="00A707B5" w:rsidP="00900306" w:rsidRDefault="00A707B5" w14:paraId="75A346DC" w14:textId="77777777">
            <w:pPr>
              <w:rPr>
                <w:sz w:val="14"/>
                <w:szCs w:val="14"/>
              </w:rPr>
            </w:pPr>
          </w:p>
        </w:tc>
        <w:tc>
          <w:tcPr>
            <w:tcW w:w="851" w:type="dxa"/>
            <w:vMerge/>
          </w:tcPr>
          <w:p w:rsidRPr="00760178" w:rsidR="00A707B5" w:rsidP="00900306" w:rsidRDefault="00A707B5" w14:paraId="13E264A1"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6F3B2DF5" w14:textId="77777777">
            <w:pPr>
              <w:rPr>
                <w:sz w:val="14"/>
                <w:szCs w:val="14"/>
              </w:rPr>
            </w:pPr>
            <w:r w:rsidRPr="00760178">
              <w:rPr>
                <w:sz w:val="14"/>
                <w:szCs w:val="14"/>
              </w:rPr>
              <w:t>Input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4C5EF60E" w14:textId="77777777">
            <w:pPr>
              <w:rPr>
                <w:sz w:val="14"/>
                <w:szCs w:val="14"/>
              </w:rPr>
            </w:pPr>
            <w:r w:rsidRPr="00760178">
              <w:rPr>
                <w:sz w:val="14"/>
                <w:szCs w:val="14"/>
              </w:rPr>
              <w:t>Output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72126035" w14:textId="77777777">
            <w:pPr>
              <w:rPr>
                <w:sz w:val="14"/>
                <w:szCs w:val="14"/>
              </w:rPr>
            </w:pPr>
            <w:r w:rsidRPr="00760178">
              <w:rPr>
                <w:sz w:val="14"/>
                <w:szCs w:val="14"/>
              </w:rPr>
              <w:t>Counter part</w:t>
            </w:r>
          </w:p>
        </w:tc>
      </w:tr>
      <w:tr w:rsidR="00A707B5" w:rsidTr="00900306" w14:paraId="6E542BE4" w14:textId="77777777">
        <w:trPr>
          <w:trHeight w:val="279"/>
        </w:trPr>
        <w:tc>
          <w:tcPr>
            <w:tcW w:w="23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A707B5" w:rsidP="00900306" w:rsidRDefault="00A707B5" w14:paraId="4DE471CD" w14:textId="77777777">
            <w:pPr>
              <w:rPr>
                <w:rFonts w:eastAsia="Arial" w:cs="Arial"/>
                <w:color w:val="000000" w:themeColor="text1"/>
                <w:sz w:val="14"/>
                <w:szCs w:val="14"/>
              </w:rPr>
            </w:pPr>
            <w:r w:rsidRPr="00D50BB9">
              <w:rPr>
                <w:sz w:val="14"/>
                <w:szCs w:val="14"/>
              </w:rPr>
              <w:t>Distribute inputs for Export CGM and Initial FB Computation</w:t>
            </w:r>
          </w:p>
        </w:tc>
        <w:tc>
          <w:tcPr>
            <w:tcW w:w="70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6766ED" w:rsidR="00A707B5" w:rsidP="00900306" w:rsidRDefault="00A707B5" w14:paraId="4FEEA156" w14:textId="77777777">
            <w:pPr>
              <w:rPr>
                <w:sz w:val="14"/>
                <w:szCs w:val="14"/>
              </w:rPr>
            </w:pPr>
            <w:r w:rsidRPr="006766ED">
              <w:rPr>
                <w:sz w:val="14"/>
                <w:szCs w:val="14"/>
              </w:rPr>
              <w:t>CCC</w:t>
            </w:r>
          </w:p>
        </w:tc>
        <w:tc>
          <w:tcPr>
            <w:tcW w:w="85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6766ED" w:rsidR="00A707B5" w:rsidP="00900306" w:rsidRDefault="00A707B5" w14:paraId="10B02E3F" w14:textId="77777777">
            <w:pPr>
              <w:rPr>
                <w:sz w:val="14"/>
                <w:szCs w:val="14"/>
              </w:rPr>
            </w:pPr>
            <w:r w:rsidRPr="006766ED">
              <w:rPr>
                <w:sz w:val="14"/>
                <w:szCs w:val="14"/>
              </w:rPr>
              <w:t>CCCt</w:t>
            </w:r>
          </w:p>
        </w:tc>
        <w:tc>
          <w:tcPr>
            <w:tcW w:w="2552"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A707B5" w:rsidP="00900306" w:rsidRDefault="00A707B5" w14:paraId="51EADDBC" w14:textId="77777777">
            <w:pPr>
              <w:rPr>
                <w:sz w:val="14"/>
                <w:szCs w:val="14"/>
              </w:rPr>
            </w:pPr>
          </w:p>
          <w:p w:rsidR="00A707B5" w:rsidP="00900306" w:rsidRDefault="00A707B5" w14:paraId="3A494DA3" w14:textId="77777777">
            <w:pPr>
              <w:rPr>
                <w:sz w:val="14"/>
                <w:szCs w:val="14"/>
              </w:rPr>
            </w:pPr>
            <w:r w:rsidRPr="67A41994">
              <w:rPr>
                <w:sz w:val="14"/>
                <w:szCs w:val="14"/>
              </w:rPr>
              <w:t>See HLBP timetable as referred to under ‘2. Related documents’</w:t>
            </w: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A707B5" w:rsidP="00900306" w:rsidRDefault="005C53E0" w14:paraId="293445FA" w14:textId="557B9C80">
            <w:pPr>
              <w:rPr>
                <w:rFonts w:eastAsia="Arial" w:cs="Arial"/>
                <w:color w:val="000000" w:themeColor="text1"/>
                <w:sz w:val="14"/>
                <w:szCs w:val="14"/>
              </w:rPr>
            </w:pPr>
            <w:r>
              <w:rPr>
                <w:sz w:val="14"/>
                <w:szCs w:val="14"/>
              </w:rPr>
              <w: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A707B5" w:rsidP="00900306" w:rsidRDefault="00A707B5" w14:paraId="556D408A" w14:textId="77777777">
            <w:pPr>
              <w:rPr>
                <w:sz w:val="14"/>
                <w:szCs w:val="14"/>
              </w:rPr>
            </w:pPr>
            <w:r w:rsidRPr="6FA6F48F">
              <w:rPr>
                <w:sz w:val="14"/>
                <w:szCs w:val="14"/>
              </w:rPr>
              <w: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A707B5" w:rsidP="00900306" w:rsidRDefault="005C53E0" w14:paraId="5B51DB3A" w14:textId="0B7D0027">
            <w:pPr>
              <w:rPr>
                <w:sz w:val="14"/>
                <w:szCs w:val="14"/>
              </w:rPr>
            </w:pPr>
            <w:r>
              <w:rPr>
                <w:sz w:val="14"/>
                <w:szCs w:val="14"/>
              </w:rPr>
              <w:t>-</w:t>
            </w:r>
          </w:p>
        </w:tc>
      </w:tr>
      <w:tr w:rsidRPr="00760178" w:rsidR="00A707B5" w:rsidTr="00900306" w14:paraId="4D10779E" w14:textId="77777777">
        <w:trPr>
          <w:trHeight w:val="279"/>
        </w:trPr>
        <w:tc>
          <w:tcPr>
            <w:tcW w:w="23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2E24B248" w14:textId="77777777">
            <w:pPr>
              <w:rPr>
                <w:sz w:val="14"/>
                <w:szCs w:val="14"/>
              </w:rPr>
            </w:pPr>
            <w:r w:rsidRPr="00D50BB9">
              <w:rPr>
                <w:sz w:val="14"/>
                <w:szCs w:val="14"/>
              </w:rPr>
              <w:t xml:space="preserve">Split flows </w:t>
            </w:r>
          </w:p>
        </w:tc>
        <w:tc>
          <w:tcPr>
            <w:tcW w:w="70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50D82FB9" w14:textId="77777777">
            <w:pPr>
              <w:rPr>
                <w:sz w:val="14"/>
                <w:szCs w:val="14"/>
              </w:rPr>
            </w:pPr>
            <w:r w:rsidRPr="00760178">
              <w:rPr>
                <w:sz w:val="14"/>
                <w:szCs w:val="14"/>
              </w:rPr>
              <w:t>CCC</w:t>
            </w:r>
          </w:p>
        </w:tc>
        <w:tc>
          <w:tcPr>
            <w:tcW w:w="85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10ABB58F"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Mar>
              <w:left w:w="99" w:type="dxa"/>
              <w:right w:w="99" w:type="dxa"/>
            </w:tcMar>
            <w:vAlign w:val="center"/>
          </w:tcPr>
          <w:p w:rsidRPr="00760178" w:rsidR="00A707B5" w:rsidP="00900306" w:rsidRDefault="00A707B5" w14:paraId="2660F143"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5C53E0" w14:paraId="701467A9" w14:textId="06A643BD">
            <w:pPr>
              <w:rPr>
                <w:sz w:val="14"/>
                <w:szCs w:val="14"/>
              </w:rPr>
            </w:pPr>
            <w:r>
              <w:rPr>
                <w:sz w:val="14"/>
                <w:szCs w:val="14"/>
              </w:rPr>
              <w: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59D9B3CE" w14:textId="77777777">
            <w:pPr>
              <w:rPr>
                <w:sz w:val="14"/>
                <w:szCs w:val="14"/>
              </w:rPr>
            </w:pPr>
            <w:r w:rsidRPr="00760178">
              <w:rPr>
                <w:sz w:val="14"/>
                <w:szCs w:val="14"/>
              </w:rPr>
              <w: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5C53E0" w14:paraId="0FD3D7F4" w14:textId="0AEE5123">
            <w:pPr>
              <w:rPr>
                <w:sz w:val="14"/>
                <w:szCs w:val="14"/>
              </w:rPr>
            </w:pPr>
            <w:r>
              <w:rPr>
                <w:sz w:val="14"/>
                <w:szCs w:val="14"/>
              </w:rPr>
              <w:t>-</w:t>
            </w:r>
          </w:p>
        </w:tc>
      </w:tr>
      <w:tr w:rsidRPr="00760178" w:rsidR="00A707B5" w:rsidTr="00900306" w14:paraId="07AF6E2F" w14:textId="77777777">
        <w:trPr>
          <w:trHeight w:val="279"/>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0BC9C949" w14:textId="77777777">
            <w:pPr>
              <w:rPr>
                <w:sz w:val="14"/>
                <w:szCs w:val="14"/>
              </w:rPr>
            </w:pPr>
            <w:r w:rsidRPr="00D50BB9">
              <w:rPr>
                <w:sz w:val="14"/>
                <w:szCs w:val="14"/>
              </w:rPr>
              <w:t>Trigger FBPCM for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573BA3AD"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2602F97E" w14:textId="77777777">
            <w:pPr>
              <w:rPr>
                <w:sz w:val="14"/>
                <w:szCs w:val="14"/>
              </w:rPr>
            </w:pPr>
            <w:r w:rsidRPr="00D50BB9">
              <w:rPr>
                <w:sz w:val="14"/>
                <w:szCs w:val="14"/>
              </w:rPr>
              <w:t>FBPCM</w:t>
            </w:r>
          </w:p>
        </w:tc>
        <w:tc>
          <w:tcPr>
            <w:tcW w:w="2552" w:type="dxa"/>
            <w:gridSpan w:val="3"/>
            <w:vMerge/>
            <w:tcBorders>
              <w:left w:val="single" w:color="FFFFFF" w:themeColor="background1" w:sz="8" w:space="0"/>
            </w:tcBorders>
          </w:tcPr>
          <w:p w:rsidRPr="00760178" w:rsidR="00A707B5" w:rsidP="00900306" w:rsidRDefault="00A707B5" w14:paraId="5B2A21DA"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7A61822E" w14:textId="77777777">
            <w:pPr>
              <w:rPr>
                <w:sz w:val="14"/>
                <w:szCs w:val="14"/>
              </w:rPr>
            </w:pPr>
            <w:r w:rsidRPr="00760178">
              <w:rPr>
                <w:sz w:val="14"/>
                <w:szCs w:val="14"/>
              </w:rPr>
              <w:t>-</w:t>
            </w: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09CC24B0" w14:textId="77777777">
            <w:pPr>
              <w:rPr>
                <w:sz w:val="14"/>
                <w:szCs w:val="14"/>
              </w:rPr>
            </w:pPr>
            <w:r w:rsidRPr="00760178">
              <w:rPr>
                <w:sz w:val="14"/>
                <w:szCs w:val="14"/>
              </w:rPr>
              <w:t>-</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77A81EB8" w14:textId="77777777">
            <w:pPr>
              <w:rPr>
                <w:sz w:val="14"/>
                <w:szCs w:val="14"/>
              </w:rPr>
            </w:pPr>
            <w:r w:rsidRPr="6FA6F48F">
              <w:rPr>
                <w:sz w:val="14"/>
                <w:szCs w:val="14"/>
              </w:rPr>
              <w:t>-</w:t>
            </w:r>
          </w:p>
        </w:tc>
      </w:tr>
      <w:tr w:rsidRPr="00760178" w:rsidR="00A707B5" w:rsidTr="00900306" w14:paraId="2D9DAAF8" w14:textId="77777777">
        <w:trPr>
          <w:trHeight w:val="279"/>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7022C5EE" w14:textId="77777777">
            <w:pPr>
              <w:rPr>
                <w:sz w:val="14"/>
                <w:szCs w:val="14"/>
              </w:rPr>
            </w:pPr>
            <w:r w:rsidRPr="00D50BB9">
              <w:rPr>
                <w:sz w:val="14"/>
                <w:szCs w:val="14"/>
              </w:rPr>
              <w:t>Process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011038E5"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66635F5D"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Pr>
          <w:p w:rsidRPr="00760178" w:rsidR="00A707B5" w:rsidP="00900306" w:rsidRDefault="00A707B5" w14:paraId="0D4E5924"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11BE7DAB" w14:textId="77777777">
            <w:pPr>
              <w:rPr>
                <w:sz w:val="14"/>
                <w:szCs w:val="14"/>
              </w:rPr>
            </w:pPr>
            <w:r w:rsidRPr="00760178">
              <w:rPr>
                <w:sz w:val="14"/>
                <w:szCs w:val="14"/>
              </w:rPr>
              <w:t>-</w:t>
            </w: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53E7B674" w14:textId="77777777">
            <w:pPr>
              <w:rPr>
                <w:sz w:val="14"/>
                <w:szCs w:val="14"/>
              </w:rPr>
            </w:pP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7B4F55DB" w14:textId="77777777">
            <w:pPr>
              <w:rPr>
                <w:sz w:val="14"/>
                <w:szCs w:val="14"/>
              </w:rPr>
            </w:pPr>
            <w:r w:rsidRPr="00760178">
              <w:rPr>
                <w:sz w:val="14"/>
                <w:szCs w:val="14"/>
              </w:rPr>
              <w:t>-</w:t>
            </w:r>
          </w:p>
        </w:tc>
      </w:tr>
      <w:tr w:rsidRPr="00760178" w:rsidR="00A707B5" w:rsidTr="00900306" w14:paraId="5F173295" w14:textId="77777777">
        <w:trPr>
          <w:trHeight w:val="447"/>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50BB9" w:rsidR="00A707B5" w:rsidP="00900306" w:rsidRDefault="00A707B5" w14:paraId="14B4C20A" w14:textId="77777777">
            <w:pPr>
              <w:rPr>
                <w:sz w:val="14"/>
                <w:szCs w:val="14"/>
              </w:rPr>
            </w:pPr>
            <w:r w:rsidRPr="00D50BB9">
              <w:rPr>
                <w:sz w:val="14"/>
                <w:szCs w:val="14"/>
              </w:rPr>
              <w:t>Distribute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7584BA38"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7FE8E635"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Pr>
          <w:p w:rsidRPr="00760178" w:rsidR="00A707B5" w:rsidP="00900306" w:rsidRDefault="00A707B5" w14:paraId="24D486CD"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08443095" w14:textId="77777777">
            <w:pPr>
              <w:rPr>
                <w:sz w:val="14"/>
                <w:szCs w:val="14"/>
              </w:rPr>
            </w:pP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3B0869E5" w14:textId="77777777">
            <w:pPr>
              <w:rPr>
                <w:sz w:val="14"/>
                <w:szCs w:val="14"/>
              </w:rPr>
            </w:pPr>
            <w:r w:rsidRPr="6FA6F48F">
              <w:rPr>
                <w:sz w:val="14"/>
                <w:szCs w:val="14"/>
              </w:rPr>
              <w:t xml:space="preserve">CGM </w:t>
            </w:r>
            <w:r>
              <w:rPr>
                <w:sz w:val="14"/>
                <w:szCs w:val="14"/>
              </w:rPr>
              <w:t xml:space="preserve">at </w:t>
            </w:r>
            <w:r w:rsidRPr="6FA6F48F">
              <w:rPr>
                <w:sz w:val="14"/>
                <w:szCs w:val="14"/>
              </w:rPr>
              <w:t>AAC Grid Model</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A707B5" w:rsidP="00900306" w:rsidRDefault="00A707B5" w14:paraId="4CD33EA6" w14:textId="77777777">
            <w:pPr>
              <w:rPr>
                <w:sz w:val="14"/>
                <w:szCs w:val="14"/>
              </w:rPr>
            </w:pPr>
          </w:p>
        </w:tc>
      </w:tr>
    </w:tbl>
    <w:p w:rsidRPr="00A707B5" w:rsidR="00A707B5" w:rsidP="008078E8" w:rsidRDefault="00A707B5" w14:paraId="00F486B7" w14:textId="77777777"/>
    <w:p w:rsidR="4EF8F33A" w:rsidP="00B47D5C" w:rsidRDefault="029219A7" w14:paraId="2A60C8CB" w14:textId="220DA80C">
      <w:pPr>
        <w:pStyle w:val="Heading2"/>
        <w:rPr>
          <w:lang w:val="en-IE"/>
        </w:rPr>
      </w:pPr>
      <w:bookmarkStart w:name="_Toc224121685" w:id="311"/>
      <w:r>
        <w:t>Initial flow-based computation</w:t>
      </w:r>
      <w:bookmarkEnd w:id="309"/>
      <w:bookmarkEnd w:id="311"/>
    </w:p>
    <w:p w:rsidR="4EF8F33A" w:rsidP="5CD4755F" w:rsidRDefault="5CD4755F" w14:paraId="21F99285" w14:textId="6EC0CC29">
      <w:pPr>
        <w:spacing w:after="240"/>
        <w:rPr>
          <w:rFonts w:eastAsia="Arial" w:cs="Arial"/>
          <w:color w:val="000000" w:themeColor="text1"/>
        </w:rPr>
      </w:pPr>
      <w:r w:rsidRPr="5CD4755F">
        <w:rPr>
          <w:rFonts w:eastAsia="Arial" w:cs="Arial"/>
          <w:color w:val="000000" w:themeColor="text1"/>
        </w:rPr>
        <w:t>The CCCt computes the initial FB parameters, that is PTDF and RAM for each initial CNEC. The initial merged CNEC list is created by merging the individual CNEC lists of all Core TSOs. Afterwards, the CNEC selection is performed to remove those CNECs for which the maximum zone-to-zone PTDF for all exchanges within Core is smaller than 5%. CNECs with a maximum zone-to-zone PTDF equal or greater than 5% shall constitute the final list of CNECs. This check is performed, and fulfilment of the 5% criteria is checked, separately for every timestamp of the business day. At the end of the calculation the results are stored by the CCCt and sent to the TSOs. Dedicated results such as updated CB file are sent to the CCC.</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60"/>
        <w:gridCol w:w="1005"/>
        <w:gridCol w:w="855"/>
        <w:gridCol w:w="870"/>
        <w:gridCol w:w="885"/>
        <w:gridCol w:w="1092"/>
        <w:gridCol w:w="1085"/>
        <w:gridCol w:w="1085"/>
      </w:tblGrid>
      <w:tr w:rsidR="4EF8F33A" w:rsidTr="00B1234A" w14:paraId="3E17F161"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01092F1" w14:textId="54FB37B9">
            <w:pPr>
              <w:rPr>
                <w:rFonts w:eastAsia="Arial" w:cs="Arial"/>
                <w:sz w:val="14"/>
                <w:szCs w:val="14"/>
              </w:rPr>
            </w:pPr>
            <w:r w:rsidRPr="5CD4755F">
              <w:rPr>
                <w:rFonts w:eastAsia="Arial" w:cs="Arial"/>
                <w:color w:val="FFFFFF" w:themeColor="background1"/>
                <w:sz w:val="14"/>
                <w:szCs w:val="14"/>
              </w:rPr>
              <w:t>Activity</w:t>
            </w:r>
          </w:p>
        </w:tc>
        <w:tc>
          <w:tcPr>
            <w:tcW w:w="9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FD6A5E5" w14:textId="32734F80">
            <w:pPr>
              <w:rPr>
                <w:rFonts w:eastAsia="Arial" w:cs="Arial"/>
                <w:sz w:val="14"/>
                <w:szCs w:val="14"/>
              </w:rPr>
            </w:pPr>
            <w:r w:rsidRPr="5CD4755F">
              <w:rPr>
                <w:rFonts w:eastAsia="Arial" w:cs="Arial"/>
                <w:color w:val="FFFFFF" w:themeColor="background1"/>
                <w:sz w:val="14"/>
                <w:szCs w:val="14"/>
              </w:rPr>
              <w:t>Owner</w:t>
            </w:r>
          </w:p>
        </w:tc>
        <w:tc>
          <w:tcPr>
            <w:tcW w:w="100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2BCC195" w14:textId="5ED311BF">
            <w:pPr>
              <w:rPr>
                <w:rFonts w:eastAsia="Arial" w:cs="Arial"/>
                <w:sz w:val="14"/>
                <w:szCs w:val="14"/>
              </w:rPr>
            </w:pPr>
            <w:r w:rsidRPr="5CD4755F">
              <w:rPr>
                <w:rFonts w:eastAsia="Arial" w:cs="Arial"/>
                <w:color w:val="FFFFFF" w:themeColor="background1"/>
                <w:sz w:val="14"/>
                <w:szCs w:val="14"/>
              </w:rPr>
              <w:t>Tool</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FC1AFE7" w14:textId="3FDD9CB6">
            <w:pPr>
              <w:rPr>
                <w:rFonts w:eastAsia="Arial" w:cs="Arial"/>
                <w:sz w:val="14"/>
                <w:szCs w:val="14"/>
              </w:rPr>
            </w:pPr>
            <w:r w:rsidRPr="5CD4755F">
              <w:rPr>
                <w:rFonts w:eastAsia="Arial" w:cs="Arial"/>
                <w:color w:val="FFFFFF" w:themeColor="background1"/>
                <w:sz w:val="14"/>
                <w:szCs w:val="14"/>
              </w:rPr>
              <w:t>Target Start Time</w:t>
            </w:r>
          </w:p>
        </w:tc>
        <w:tc>
          <w:tcPr>
            <w:tcW w:w="87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B10BDDA" w14:textId="2C5F9A38">
            <w:pPr>
              <w:rPr>
                <w:rFonts w:eastAsia="Arial" w:cs="Arial"/>
                <w:sz w:val="14"/>
                <w:szCs w:val="14"/>
              </w:rPr>
            </w:pPr>
            <w:r w:rsidRPr="5CD4755F">
              <w:rPr>
                <w:rFonts w:eastAsia="Arial" w:cs="Arial"/>
                <w:color w:val="FFFFFF" w:themeColor="background1"/>
                <w:sz w:val="14"/>
                <w:szCs w:val="14"/>
              </w:rPr>
              <w:t>Target End Time</w:t>
            </w:r>
          </w:p>
        </w:tc>
        <w:tc>
          <w:tcPr>
            <w:tcW w:w="88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4656CDD" w14:textId="2D21F219">
            <w:pPr>
              <w:rPr>
                <w:rFonts w:eastAsia="Arial" w:cs="Arial"/>
                <w:sz w:val="14"/>
                <w:szCs w:val="14"/>
              </w:rPr>
            </w:pPr>
            <w:r w:rsidRPr="5CD4755F">
              <w:rPr>
                <w:rFonts w:eastAsia="Arial" w:cs="Arial"/>
                <w:color w:val="FFFFFF" w:themeColor="background1"/>
                <w:sz w:val="14"/>
                <w:szCs w:val="14"/>
              </w:rPr>
              <w:t>Critical End Time</w:t>
            </w:r>
          </w:p>
        </w:tc>
        <w:tc>
          <w:tcPr>
            <w:tcW w:w="326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FB17CB0" w14:textId="33B7437B">
            <w:pPr>
              <w:rPr>
                <w:rFonts w:eastAsia="Arial" w:cs="Arial"/>
                <w:sz w:val="14"/>
                <w:szCs w:val="14"/>
              </w:rPr>
            </w:pPr>
            <w:r w:rsidRPr="5CD4755F">
              <w:rPr>
                <w:rFonts w:eastAsia="Arial" w:cs="Arial"/>
                <w:color w:val="FFFFFF" w:themeColor="background1"/>
                <w:sz w:val="14"/>
                <w:szCs w:val="14"/>
              </w:rPr>
              <w:t>Data Exchange</w:t>
            </w:r>
          </w:p>
        </w:tc>
      </w:tr>
      <w:tr w:rsidR="4EF8F33A" w:rsidTr="00B1234A" w14:paraId="164ED18E" w14:textId="77777777">
        <w:trPr>
          <w:trHeight w:val="270"/>
        </w:trPr>
        <w:tc>
          <w:tcPr>
            <w:tcW w:w="1290" w:type="dxa"/>
            <w:vMerge/>
            <w:vAlign w:val="center"/>
          </w:tcPr>
          <w:p w:rsidR="00A0426B" w:rsidRDefault="00A0426B" w14:paraId="13E11CB5" w14:textId="77777777"/>
        </w:tc>
        <w:tc>
          <w:tcPr>
            <w:tcW w:w="960" w:type="dxa"/>
            <w:vMerge/>
            <w:vAlign w:val="center"/>
          </w:tcPr>
          <w:p w:rsidR="00A0426B" w:rsidRDefault="00A0426B" w14:paraId="6BF5967B" w14:textId="77777777"/>
        </w:tc>
        <w:tc>
          <w:tcPr>
            <w:tcW w:w="1005" w:type="dxa"/>
            <w:vMerge/>
            <w:vAlign w:val="center"/>
          </w:tcPr>
          <w:p w:rsidR="00A0426B" w:rsidRDefault="00A0426B" w14:paraId="3F1B051B" w14:textId="77777777"/>
        </w:tc>
        <w:tc>
          <w:tcPr>
            <w:tcW w:w="855" w:type="dxa"/>
            <w:vMerge/>
            <w:vAlign w:val="center"/>
          </w:tcPr>
          <w:p w:rsidR="00A0426B" w:rsidRDefault="00A0426B" w14:paraId="2DECE106" w14:textId="77777777"/>
        </w:tc>
        <w:tc>
          <w:tcPr>
            <w:tcW w:w="870" w:type="dxa"/>
            <w:vMerge/>
            <w:vAlign w:val="center"/>
          </w:tcPr>
          <w:p w:rsidR="00A0426B" w:rsidRDefault="00A0426B" w14:paraId="320E1F44" w14:textId="77777777"/>
        </w:tc>
        <w:tc>
          <w:tcPr>
            <w:tcW w:w="885" w:type="dxa"/>
            <w:vMerge/>
            <w:vAlign w:val="center"/>
          </w:tcPr>
          <w:p w:rsidR="00A0426B" w:rsidRDefault="00A0426B" w14:paraId="11A8AED3" w14:textId="77777777"/>
        </w:tc>
        <w:tc>
          <w:tcPr>
            <w:tcW w:w="1092"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E88D5AA" w14:textId="09667627">
            <w:pPr>
              <w:rPr>
                <w:rFonts w:eastAsia="Arial" w:cs="Arial"/>
                <w:sz w:val="14"/>
                <w:szCs w:val="14"/>
              </w:rPr>
            </w:pPr>
            <w:r w:rsidRPr="5CD4755F">
              <w:rPr>
                <w:rFonts w:eastAsia="Arial" w:cs="Arial"/>
                <w:color w:val="FFFFFF" w:themeColor="background1"/>
                <w:sz w:val="14"/>
                <w:szCs w:val="14"/>
              </w:rPr>
              <w:t>Input</w:t>
            </w:r>
          </w:p>
        </w:tc>
        <w:tc>
          <w:tcPr>
            <w:tcW w:w="108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597DCB7" w14:textId="3BEF8184">
            <w:pPr>
              <w:rPr>
                <w:rFonts w:eastAsia="Arial" w:cs="Arial"/>
                <w:sz w:val="14"/>
                <w:szCs w:val="14"/>
              </w:rPr>
            </w:pPr>
            <w:r w:rsidRPr="5CD4755F">
              <w:rPr>
                <w:rFonts w:eastAsia="Arial" w:cs="Arial"/>
                <w:color w:val="FFFFFF" w:themeColor="background1"/>
                <w:sz w:val="14"/>
                <w:szCs w:val="14"/>
              </w:rPr>
              <w:t>Output</w:t>
            </w:r>
          </w:p>
        </w:tc>
        <w:tc>
          <w:tcPr>
            <w:tcW w:w="108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8E9818A" w14:textId="4821C604">
            <w:pPr>
              <w:rPr>
                <w:rFonts w:eastAsia="Arial" w:cs="Arial"/>
                <w:sz w:val="14"/>
                <w:szCs w:val="14"/>
              </w:rPr>
            </w:pPr>
            <w:r w:rsidRPr="5CD4755F">
              <w:rPr>
                <w:rFonts w:eastAsia="Arial" w:cs="Arial"/>
                <w:color w:val="FFFFFF" w:themeColor="background1"/>
                <w:sz w:val="14"/>
                <w:szCs w:val="14"/>
              </w:rPr>
              <w:t>Counter part</w:t>
            </w:r>
          </w:p>
        </w:tc>
      </w:tr>
      <w:tr w:rsidR="00337191" w:rsidTr="007B0959" w14:paraId="4E35A9CD"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41373CF" w14:textId="5A062C71">
            <w:pPr>
              <w:rPr>
                <w:rFonts w:eastAsia="Arial" w:cs="Arial"/>
                <w:sz w:val="14"/>
                <w:szCs w:val="14"/>
              </w:rPr>
            </w:pPr>
            <w:r w:rsidRPr="5CD4755F">
              <w:rPr>
                <w:rFonts w:eastAsia="Arial" w:cs="Arial"/>
                <w:sz w:val="14"/>
                <w:szCs w:val="14"/>
              </w:rPr>
              <w:t>Split flows before Trigger FBPCM for Initial FBC</w:t>
            </w:r>
          </w:p>
        </w:tc>
        <w:tc>
          <w:tcPr>
            <w:tcW w:w="9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C28C87D" w14:textId="49F4A23E">
            <w:pPr>
              <w:rPr>
                <w:rFonts w:eastAsia="Arial" w:cs="Arial"/>
                <w:sz w:val="14"/>
                <w:szCs w:val="14"/>
              </w:rPr>
            </w:pPr>
            <w:r w:rsidRPr="5CD4755F">
              <w:rPr>
                <w:rFonts w:eastAsia="Arial" w:cs="Arial"/>
                <w:sz w:val="14"/>
                <w:szCs w:val="14"/>
              </w:rPr>
              <w:t>CCC</w:t>
            </w:r>
          </w:p>
        </w:tc>
        <w:tc>
          <w:tcPr>
            <w:tcW w:w="100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8E4A237" w14:textId="1EA08FF0">
            <w:pPr>
              <w:rPr>
                <w:rFonts w:eastAsia="Arial" w:cs="Arial"/>
                <w:sz w:val="14"/>
                <w:szCs w:val="14"/>
              </w:rPr>
            </w:pPr>
            <w:r w:rsidRPr="5CD4755F">
              <w:rPr>
                <w:rFonts w:eastAsia="Arial" w:cs="Arial"/>
                <w:sz w:val="14"/>
                <w:szCs w:val="14"/>
              </w:rPr>
              <w:t>CCCt</w:t>
            </w:r>
          </w:p>
        </w:tc>
        <w:tc>
          <w:tcPr>
            <w:tcW w:w="261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B293EF6" w14:textId="4B6F4635">
            <w:pPr>
              <w:rPr>
                <w:rFonts w:eastAsia="Arial" w:cs="Arial"/>
                <w:sz w:val="14"/>
                <w:szCs w:val="14"/>
              </w:rPr>
            </w:pPr>
            <w:r w:rsidRPr="5CD4755F">
              <w:rPr>
                <w:rFonts w:eastAsia="Arial" w:cs="Arial"/>
                <w:sz w:val="14"/>
                <w:szCs w:val="14"/>
              </w:rPr>
              <w:t>See HLBP timetable as referred to under ‘2. Related documents’</w:t>
            </w:r>
          </w:p>
        </w:tc>
        <w:tc>
          <w:tcPr>
            <w:tcW w:w="109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95C1F7B" w14:textId="6A05409A">
            <w:pPr>
              <w:rPr>
                <w:rFonts w:eastAsia="Arial" w:cs="Arial"/>
                <w:color w:val="498205"/>
                <w:sz w:val="14"/>
                <w:szCs w:val="14"/>
              </w:rPr>
            </w:pPr>
            <w:r w:rsidRPr="5CD4755F">
              <w:rPr>
                <w:rFonts w:eastAsia="Arial" w:cs="Arial"/>
                <w:color w:val="498205"/>
                <w:sz w:val="14"/>
                <w:szCs w:val="14"/>
                <w:u w:val="single"/>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5D8A8AF" w14:textId="358179FD">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438A1E1A" w14:textId="77E78F3F">
            <w:pPr>
              <w:rPr>
                <w:rFonts w:eastAsia="Arial" w:cs="Arial"/>
                <w:sz w:val="14"/>
                <w:szCs w:val="14"/>
              </w:rPr>
            </w:pPr>
            <w:r w:rsidRPr="5CD4755F">
              <w:rPr>
                <w:rFonts w:eastAsia="Arial" w:cs="Arial"/>
                <w:sz w:val="14"/>
                <w:szCs w:val="14"/>
              </w:rPr>
              <w:t>-</w:t>
            </w:r>
          </w:p>
        </w:tc>
      </w:tr>
      <w:tr w:rsidR="00337191" w:rsidTr="007B0959" w14:paraId="5EA4A30E"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AD682A5" w14:textId="6DBF88AC">
            <w:pPr>
              <w:rPr>
                <w:rFonts w:eastAsia="Arial" w:cs="Arial"/>
                <w:sz w:val="14"/>
                <w:szCs w:val="14"/>
              </w:rPr>
            </w:pPr>
            <w:r w:rsidRPr="5CD4755F">
              <w:rPr>
                <w:rFonts w:eastAsia="Arial" w:cs="Arial"/>
                <w:sz w:val="14"/>
                <w:szCs w:val="14"/>
              </w:rPr>
              <w:t>Trigger FBPCM for Initial FBC, export vertices and ID ATC extraction</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B7D6085" w14:textId="19423C7A">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B5BE0BD" w14:textId="0D731E8D">
            <w:pPr>
              <w:rPr>
                <w:rFonts w:eastAsia="Arial" w:cs="Arial"/>
                <w:sz w:val="14"/>
                <w:szCs w:val="14"/>
              </w:rPr>
            </w:pPr>
            <w:r w:rsidRPr="5CD4755F">
              <w:rPr>
                <w:rFonts w:eastAsia="Arial" w:cs="Arial"/>
                <w:sz w:val="14"/>
                <w:szCs w:val="14"/>
              </w:rPr>
              <w:t>CCCt</w:t>
            </w:r>
          </w:p>
        </w:tc>
        <w:tc>
          <w:tcPr>
            <w:tcW w:w="2610" w:type="dxa"/>
            <w:gridSpan w:val="3"/>
            <w:vMerge/>
            <w:tcBorders>
              <w:left w:val="single" w:color="FFFFFF" w:themeColor="background1" w:sz="6" w:space="0"/>
              <w:right w:val="single" w:color="FFFFFF" w:themeColor="background1" w:sz="6" w:space="0"/>
            </w:tcBorders>
            <w:tcMar>
              <w:left w:w="90" w:type="dxa"/>
              <w:right w:w="90" w:type="dxa"/>
            </w:tcMar>
            <w:vAlign w:val="center"/>
          </w:tcPr>
          <w:p w:rsidR="00337191" w:rsidP="5CD4755F" w:rsidRDefault="00337191" w14:paraId="1F75FBC9" w14:textId="155273D2">
            <w:pPr>
              <w:rPr>
                <w:rFonts w:eastAsia="Arial" w:cs="Arial"/>
                <w:sz w:val="14"/>
                <w:szCs w:val="14"/>
              </w:rPr>
            </w:pPr>
          </w:p>
        </w:tc>
        <w:tc>
          <w:tcPr>
            <w:tcW w:w="109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582A2FE" w14:textId="0C70D61C">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E59D82B" w14:textId="3B584CC4">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7981621" w14:textId="34309AB6">
            <w:pPr>
              <w:rPr>
                <w:rFonts w:eastAsia="Arial" w:cs="Arial"/>
                <w:sz w:val="14"/>
                <w:szCs w:val="14"/>
              </w:rPr>
            </w:pPr>
            <w:r w:rsidRPr="5CD4755F">
              <w:rPr>
                <w:rFonts w:eastAsia="Arial" w:cs="Arial"/>
                <w:sz w:val="14"/>
                <w:szCs w:val="14"/>
              </w:rPr>
              <w:t>-</w:t>
            </w:r>
          </w:p>
        </w:tc>
      </w:tr>
      <w:tr w:rsidR="00337191" w:rsidTr="007B0959" w14:paraId="13435B08"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68AD3E4" w14:textId="6497C855">
            <w:pPr>
              <w:rPr>
                <w:rFonts w:eastAsia="Arial" w:cs="Arial"/>
                <w:sz w:val="14"/>
                <w:szCs w:val="14"/>
              </w:rPr>
            </w:pPr>
            <w:r w:rsidRPr="5CD4755F">
              <w:rPr>
                <w:rFonts w:eastAsia="Arial" w:cs="Arial"/>
                <w:sz w:val="14"/>
                <w:szCs w:val="14"/>
              </w:rPr>
              <w:t>Process Initial FBC Results</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33D4793" w14:textId="3CD9E6B3">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7E6C5C3" w14:textId="66AA6E98">
            <w:pPr>
              <w:rPr>
                <w:rFonts w:eastAsia="Arial" w:cs="Arial"/>
                <w:sz w:val="14"/>
                <w:szCs w:val="14"/>
              </w:rPr>
            </w:pPr>
            <w:r w:rsidRPr="5CD4755F">
              <w:rPr>
                <w:rFonts w:eastAsia="Arial" w:cs="Arial"/>
                <w:sz w:val="14"/>
                <w:szCs w:val="14"/>
              </w:rPr>
              <w:t>FBPCM</w:t>
            </w:r>
          </w:p>
        </w:tc>
        <w:tc>
          <w:tcPr>
            <w:tcW w:w="2610" w:type="dxa"/>
            <w:gridSpan w:val="3"/>
            <w:vMerge/>
            <w:tcBorders>
              <w:left w:val="single" w:color="FFFFFF" w:themeColor="background1" w:sz="6" w:space="0"/>
              <w:right w:val="single" w:color="FFFFFF" w:themeColor="background1" w:sz="6" w:space="0"/>
            </w:tcBorders>
            <w:vAlign w:val="center"/>
          </w:tcPr>
          <w:p w:rsidR="00337191" w:rsidRDefault="00337191" w14:paraId="7CE02EEC" w14:textId="77777777"/>
        </w:tc>
        <w:tc>
          <w:tcPr>
            <w:tcW w:w="109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BE01085" w14:textId="4DB350DE">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78B500B" w14:textId="2B993FE7">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3D68F22" w14:textId="5BE02F1B">
            <w:pPr>
              <w:rPr>
                <w:rFonts w:eastAsia="Arial" w:cs="Arial"/>
                <w:sz w:val="14"/>
                <w:szCs w:val="14"/>
              </w:rPr>
            </w:pPr>
            <w:r w:rsidRPr="5CD4755F">
              <w:rPr>
                <w:rFonts w:eastAsia="Arial" w:cs="Arial"/>
                <w:sz w:val="14"/>
                <w:szCs w:val="14"/>
              </w:rPr>
              <w:t>-</w:t>
            </w:r>
          </w:p>
        </w:tc>
      </w:tr>
      <w:tr w:rsidR="005C53E0" w:rsidTr="007B0959" w14:paraId="6BD8D3F3"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4974919D" w14:textId="286D35B7">
            <w:pPr>
              <w:rPr>
                <w:rFonts w:eastAsia="Arial" w:cs="Arial"/>
                <w:sz w:val="14"/>
                <w:szCs w:val="14"/>
              </w:rPr>
            </w:pPr>
            <w:r>
              <w:rPr>
                <w:rFonts w:eastAsia="Arial" w:cs="Arial"/>
                <w:sz w:val="14"/>
                <w:szCs w:val="14"/>
              </w:rPr>
              <w:t xml:space="preserve">Prepare internal RefProg after </w:t>
            </w:r>
            <w:r>
              <w:rPr>
                <w:rFonts w:eastAsia="Arial" w:cs="Arial"/>
                <w:sz w:val="14"/>
                <w:szCs w:val="14"/>
              </w:rPr>
              <w:t>Initial Computation</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18031E96" w14:textId="78F28FE4">
            <w:pPr>
              <w:rPr>
                <w:rFonts w:eastAsia="Arial" w:cs="Arial"/>
                <w:sz w:val="14"/>
                <w:szCs w:val="14"/>
              </w:rPr>
            </w:pPr>
            <w:r>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4AB91F35" w14:textId="66D547BD">
            <w:pPr>
              <w:rPr>
                <w:rFonts w:eastAsia="Arial" w:cs="Arial"/>
                <w:sz w:val="14"/>
                <w:szCs w:val="14"/>
              </w:rPr>
            </w:pPr>
            <w:r>
              <w:rPr>
                <w:rFonts w:eastAsia="Arial" w:cs="Arial"/>
                <w:sz w:val="14"/>
                <w:szCs w:val="14"/>
              </w:rPr>
              <w:t>CCCt</w:t>
            </w:r>
          </w:p>
        </w:tc>
        <w:tc>
          <w:tcPr>
            <w:tcW w:w="2610" w:type="dxa"/>
            <w:gridSpan w:val="3"/>
            <w:vMerge/>
            <w:tcBorders>
              <w:left w:val="single" w:color="FFFFFF" w:themeColor="background1" w:sz="6" w:space="0"/>
              <w:right w:val="single" w:color="FFFFFF" w:themeColor="background1" w:sz="6" w:space="0"/>
            </w:tcBorders>
            <w:vAlign w:val="center"/>
          </w:tcPr>
          <w:p w:rsidR="005C53E0" w:rsidRDefault="005C53E0" w14:paraId="3AEF0F5E" w14:textId="77777777"/>
        </w:tc>
        <w:tc>
          <w:tcPr>
            <w:tcW w:w="109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002D5E32" w14:textId="101366A6">
            <w:pPr>
              <w:rPr>
                <w:rFonts w:eastAsia="Arial" w:cs="Arial"/>
                <w:sz w:val="14"/>
                <w:szCs w:val="14"/>
              </w:rPr>
            </w:pPr>
            <w:r>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67835DDB" w14:textId="521F9008">
            <w:pPr>
              <w:rPr>
                <w:rFonts w:eastAsia="Arial" w:cs="Arial"/>
                <w:sz w:val="14"/>
                <w:szCs w:val="14"/>
              </w:rPr>
            </w:pPr>
            <w:r>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35B49585" w14:textId="1FE56A16">
            <w:pPr>
              <w:rPr>
                <w:rFonts w:eastAsia="Arial" w:cs="Arial"/>
                <w:sz w:val="14"/>
                <w:szCs w:val="14"/>
              </w:rPr>
            </w:pPr>
            <w:r>
              <w:rPr>
                <w:rFonts w:eastAsia="Arial" w:cs="Arial"/>
                <w:sz w:val="14"/>
                <w:szCs w:val="14"/>
              </w:rPr>
              <w:t>-</w:t>
            </w:r>
          </w:p>
        </w:tc>
      </w:tr>
      <w:tr w:rsidR="00337191" w:rsidTr="007B0959" w14:paraId="5A5D442F"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E959829" w14:textId="05F61341">
            <w:pPr>
              <w:rPr>
                <w:rFonts w:eastAsia="Arial" w:cs="Arial"/>
                <w:sz w:val="14"/>
                <w:szCs w:val="14"/>
              </w:rPr>
            </w:pPr>
            <w:r w:rsidRPr="5CD4755F">
              <w:rPr>
                <w:rFonts w:eastAsia="Arial" w:cs="Arial"/>
                <w:sz w:val="14"/>
                <w:szCs w:val="14"/>
              </w:rPr>
              <w:t>Distribute Initial FBC Results</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49A48118" w14:textId="16F4DEBD">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FB58794" w14:textId="79F62F2E">
            <w:pPr>
              <w:rPr>
                <w:rFonts w:eastAsia="Arial" w:cs="Arial"/>
                <w:sz w:val="14"/>
                <w:szCs w:val="14"/>
              </w:rPr>
            </w:pPr>
            <w:r w:rsidRPr="5CD4755F">
              <w:rPr>
                <w:rFonts w:eastAsia="Arial" w:cs="Arial"/>
                <w:sz w:val="14"/>
                <w:szCs w:val="14"/>
              </w:rPr>
              <w:t>CCCt</w:t>
            </w:r>
          </w:p>
        </w:tc>
        <w:tc>
          <w:tcPr>
            <w:tcW w:w="2610" w:type="dxa"/>
            <w:gridSpan w:val="3"/>
            <w:vMerge/>
            <w:tcBorders>
              <w:left w:val="single" w:color="FFFFFF" w:themeColor="background1" w:sz="6" w:space="0"/>
              <w:right w:val="single" w:color="FFFFFF" w:themeColor="background1" w:sz="6" w:space="0"/>
            </w:tcBorders>
            <w:vAlign w:val="center"/>
          </w:tcPr>
          <w:p w:rsidR="00337191" w:rsidRDefault="00337191" w14:paraId="379C008E" w14:textId="77777777"/>
        </w:tc>
        <w:tc>
          <w:tcPr>
            <w:tcW w:w="109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F627166" w14:textId="61C202C4">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D2C3DE0" w14:textId="107E897F">
            <w:pPr>
              <w:rPr>
                <w:rFonts w:eastAsia="Arial" w:cs="Arial"/>
                <w:sz w:val="14"/>
                <w:szCs w:val="14"/>
              </w:rPr>
            </w:pP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490003AE" w14:textId="41C7047C">
            <w:pPr>
              <w:rPr>
                <w:rFonts w:eastAsia="Arial" w:cs="Arial"/>
                <w:sz w:val="14"/>
                <w:szCs w:val="14"/>
              </w:rPr>
            </w:pPr>
            <w:r w:rsidRPr="5CD4755F">
              <w:rPr>
                <w:rFonts w:eastAsia="Arial" w:cs="Arial"/>
                <w:sz w:val="14"/>
                <w:szCs w:val="14"/>
              </w:rPr>
              <w:t>-</w:t>
            </w:r>
          </w:p>
        </w:tc>
      </w:tr>
    </w:tbl>
    <w:p w:rsidR="4EF8F33A" w:rsidP="00B47D5C" w:rsidRDefault="5CD4755F" w14:paraId="37BF0A43" w14:textId="5B175782">
      <w:pPr>
        <w:pStyle w:val="Heading3"/>
        <w:rPr>
          <w:lang w:val="en-IE"/>
        </w:rPr>
      </w:pPr>
      <w:r w:rsidRPr="5CD4755F">
        <w:t>Backup and Fallback processes</w:t>
      </w:r>
    </w:p>
    <w:p w:rsidR="4EF8F33A" w:rsidP="5CD4755F" w:rsidRDefault="5CD4755F" w14:paraId="0D519EC0" w14:textId="35646124">
      <w:pPr>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 If applicable trigger the following actions before the Backup/fallback time:</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95"/>
        <w:gridCol w:w="1185"/>
        <w:gridCol w:w="2085"/>
        <w:gridCol w:w="2760"/>
        <w:gridCol w:w="720"/>
        <w:gridCol w:w="750"/>
        <w:gridCol w:w="945"/>
      </w:tblGrid>
      <w:tr w:rsidR="4EF8F33A" w:rsidTr="47E385B5" w14:paraId="7D70A070" w14:textId="77777777">
        <w:trPr>
          <w:trHeight w:val="525"/>
        </w:trPr>
        <w:tc>
          <w:tcPr>
            <w:tcW w:w="79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AA80F39" w14:textId="7CA2BBD3">
            <w:pPr>
              <w:rPr>
                <w:rFonts w:eastAsia="Arial" w:cs="Arial"/>
                <w:sz w:val="14"/>
                <w:szCs w:val="14"/>
              </w:rPr>
            </w:pPr>
            <w:r w:rsidRPr="5CD4755F">
              <w:rPr>
                <w:rFonts w:eastAsia="Arial" w:cs="Arial"/>
                <w:color w:val="FFFFFF" w:themeColor="background1"/>
                <w:sz w:val="14"/>
                <w:szCs w:val="14"/>
              </w:rPr>
              <w:t>Backup ID</w:t>
            </w:r>
          </w:p>
        </w:tc>
        <w:tc>
          <w:tcPr>
            <w:tcW w:w="118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7AC062E3" w14:textId="0EBEAC9A">
            <w:pPr>
              <w:rPr>
                <w:rFonts w:eastAsia="Arial" w:cs="Arial"/>
                <w:sz w:val="14"/>
                <w:szCs w:val="14"/>
              </w:rPr>
            </w:pPr>
            <w:r w:rsidRPr="5CD4755F">
              <w:rPr>
                <w:rFonts w:eastAsia="Arial" w:cs="Arial"/>
                <w:color w:val="FFFFFF" w:themeColor="background1"/>
                <w:sz w:val="14"/>
                <w:szCs w:val="14"/>
              </w:rPr>
              <w:t>Process Step</w:t>
            </w:r>
          </w:p>
        </w:tc>
        <w:tc>
          <w:tcPr>
            <w:tcW w:w="208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C63931A" w14:textId="010D0B85">
            <w:pPr>
              <w:rPr>
                <w:rFonts w:eastAsia="Arial" w:cs="Arial"/>
                <w:sz w:val="14"/>
                <w:szCs w:val="14"/>
              </w:rPr>
            </w:pPr>
            <w:r w:rsidRPr="5CD4755F">
              <w:rPr>
                <w:rFonts w:eastAsia="Arial" w:cs="Arial"/>
                <w:color w:val="FFFFFF" w:themeColor="background1"/>
                <w:sz w:val="14"/>
                <w:szCs w:val="14"/>
              </w:rPr>
              <w:t>Description</w:t>
            </w:r>
          </w:p>
        </w:tc>
        <w:tc>
          <w:tcPr>
            <w:tcW w:w="276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24946EF0" w14:textId="5AAC49FA">
            <w:pPr>
              <w:rPr>
                <w:rFonts w:eastAsia="Arial" w:cs="Arial"/>
                <w:sz w:val="14"/>
                <w:szCs w:val="14"/>
              </w:rPr>
            </w:pPr>
            <w:r w:rsidRPr="5CD4755F">
              <w:rPr>
                <w:rFonts w:eastAsia="Arial" w:cs="Arial"/>
                <w:color w:val="FFFFFF" w:themeColor="background1"/>
                <w:sz w:val="14"/>
                <w:szCs w:val="14"/>
              </w:rPr>
              <w:t>Solution/Action</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20F71CF" w14:textId="326110E8">
            <w:pPr>
              <w:rPr>
                <w:rFonts w:eastAsia="Arial" w:cs="Arial"/>
                <w:sz w:val="14"/>
                <w:szCs w:val="14"/>
              </w:rPr>
            </w:pPr>
            <w:r w:rsidRPr="5CD4755F">
              <w:rPr>
                <w:rFonts w:eastAsia="Arial" w:cs="Arial"/>
                <w:color w:val="FFFFFF" w:themeColor="background1"/>
                <w:sz w:val="14"/>
                <w:szCs w:val="14"/>
              </w:rPr>
              <w:t>Owner</w:t>
            </w:r>
          </w:p>
        </w:tc>
        <w:tc>
          <w:tcPr>
            <w:tcW w:w="75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6ADB9FCE" w14:textId="39EB6E57">
            <w:pPr>
              <w:rPr>
                <w:rFonts w:eastAsia="Arial" w:cs="Arial"/>
                <w:sz w:val="14"/>
                <w:szCs w:val="14"/>
              </w:rPr>
            </w:pPr>
            <w:r w:rsidRPr="5CD4755F">
              <w:rPr>
                <w:rFonts w:eastAsia="Arial" w:cs="Arial"/>
                <w:color w:val="FFFFFF" w:themeColor="background1"/>
                <w:sz w:val="14"/>
                <w:szCs w:val="14"/>
              </w:rPr>
              <w:t>Tool</w:t>
            </w:r>
          </w:p>
        </w:tc>
        <w:tc>
          <w:tcPr>
            <w:tcW w:w="94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6550A99E" w14:textId="511B3E33">
            <w:pPr>
              <w:rPr>
                <w:rFonts w:eastAsia="Arial" w:cs="Arial"/>
                <w:sz w:val="14"/>
                <w:szCs w:val="14"/>
              </w:rPr>
            </w:pPr>
            <w:r w:rsidRPr="5CD4755F">
              <w:rPr>
                <w:rFonts w:eastAsia="Arial" w:cs="Arial"/>
                <w:color w:val="FFFFFF" w:themeColor="background1"/>
                <w:sz w:val="14"/>
                <w:szCs w:val="14"/>
              </w:rPr>
              <w:t>Email Template #</w:t>
            </w:r>
          </w:p>
        </w:tc>
      </w:tr>
      <w:tr w:rsidR="00492F72" w:rsidTr="47E385B5" w14:paraId="287FE6C1" w14:textId="77777777">
        <w:trPr>
          <w:trHeight w:val="765"/>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492F72" w:rsidP="5CD4755F" w:rsidRDefault="47E385B5" w14:paraId="492EB995" w14:textId="7413D907">
            <w:pPr>
              <w:rPr>
                <w:rFonts w:eastAsia="Arial" w:cs="Arial"/>
                <w:sz w:val="14"/>
                <w:szCs w:val="14"/>
              </w:rPr>
            </w:pPr>
            <w:r w:rsidRPr="47E385B5">
              <w:rPr>
                <w:rFonts w:eastAsia="Arial" w:cs="Arial"/>
                <w:sz w:val="14"/>
                <w:szCs w:val="14"/>
              </w:rPr>
              <w:t xml:space="preserve"> ID3C_</w:t>
            </w:r>
            <w:r w:rsidR="001E521F">
              <w:rPr>
                <w:rFonts w:eastAsia="Arial" w:cs="Arial"/>
                <w:sz w:val="14"/>
                <w:szCs w:val="14"/>
              </w:rPr>
              <w:t>10</w:t>
            </w:r>
          </w:p>
        </w:tc>
        <w:tc>
          <w:tcPr>
            <w:tcW w:w="1185"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492F72" w:rsidP="5CD4755F" w:rsidRDefault="00492F72" w14:paraId="267D1F27" w14:textId="76B511C0">
            <w:pPr>
              <w:rPr>
                <w:rFonts w:eastAsia="Arial" w:cs="Arial"/>
                <w:sz w:val="14"/>
                <w:szCs w:val="14"/>
              </w:rPr>
            </w:pPr>
            <w:r w:rsidRPr="5CD4755F">
              <w:rPr>
                <w:rFonts w:eastAsia="Arial" w:cs="Arial"/>
                <w:sz w:val="14"/>
                <w:szCs w:val="14"/>
              </w:rPr>
              <w:t>Initial FB computation</w:t>
            </w:r>
          </w:p>
        </w:tc>
        <w:tc>
          <w:tcPr>
            <w:tcW w:w="208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492F72" w:rsidP="5CD4755F" w:rsidRDefault="00492F72" w14:paraId="77F46C8D" w14:textId="5CFCAE81">
            <w:pPr>
              <w:rPr>
                <w:rFonts w:eastAsia="Arial" w:cs="Arial"/>
                <w:sz w:val="14"/>
                <w:szCs w:val="14"/>
              </w:rPr>
            </w:pPr>
            <w:r w:rsidRPr="5CD4755F">
              <w:rPr>
                <w:rFonts w:eastAsia="Arial" w:cs="Arial"/>
                <w:sz w:val="14"/>
                <w:szCs w:val="14"/>
              </w:rPr>
              <w:t xml:space="preserve">Issue/error with initial FB computation </w:t>
            </w:r>
          </w:p>
        </w:tc>
        <w:tc>
          <w:tcPr>
            <w:tcW w:w="276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92F72" w:rsidP="5CD4755F" w:rsidRDefault="00492F72" w14:paraId="43DB62A9" w14:textId="251C690E">
            <w:pPr>
              <w:rPr>
                <w:rFonts w:eastAsia="Arial" w:cs="Arial"/>
                <w:sz w:val="14"/>
                <w:szCs w:val="14"/>
              </w:rPr>
            </w:pPr>
            <w:r w:rsidRPr="5CD4755F">
              <w:rPr>
                <w:rFonts w:eastAsia="Arial" w:cs="Arial"/>
                <w:sz w:val="14"/>
                <w:szCs w:val="14"/>
              </w:rPr>
              <w:t>If computation is not successfully finished by Critical End Time, inform parties per e-mail template about failure on provision of computed NTCs.</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92F72" w:rsidP="5CD4755F" w:rsidRDefault="00492F72" w14:paraId="6C4E9BDE" w14:textId="293086EC">
            <w:pPr>
              <w:rPr>
                <w:rFonts w:eastAsia="Arial" w:cs="Arial"/>
                <w:sz w:val="14"/>
                <w:szCs w:val="14"/>
              </w:rPr>
            </w:pPr>
            <w:r w:rsidRPr="5CD4755F">
              <w:rPr>
                <w:rFonts w:eastAsia="Arial" w:cs="Arial"/>
                <w:sz w:val="14"/>
                <w:szCs w:val="14"/>
              </w:rPr>
              <w:t>CCC</w:t>
            </w:r>
          </w:p>
        </w:tc>
        <w:tc>
          <w:tcPr>
            <w:tcW w:w="75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92F72" w:rsidP="5CD4755F" w:rsidRDefault="00492F72" w14:paraId="2282358A" w14:textId="6263D61A">
            <w:pPr>
              <w:rPr>
                <w:rFonts w:eastAsia="Arial" w:cs="Arial"/>
                <w:sz w:val="14"/>
                <w:szCs w:val="14"/>
              </w:rPr>
            </w:pPr>
            <w:r w:rsidRPr="5CD4755F">
              <w:rPr>
                <w:rFonts w:eastAsia="Arial" w:cs="Arial"/>
                <w:sz w:val="14"/>
                <w:szCs w:val="14"/>
              </w:rPr>
              <w:t>Email</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92F72" w:rsidP="5CD4755F" w:rsidRDefault="00492F72" w14:paraId="3E8A5455" w14:textId="1C451C96">
            <w:pPr>
              <w:rPr>
                <w:rFonts w:eastAsia="Arial" w:cs="Arial"/>
                <w:sz w:val="14"/>
                <w:szCs w:val="14"/>
              </w:rPr>
            </w:pPr>
            <w:r w:rsidRPr="5CD4755F">
              <w:rPr>
                <w:rFonts w:eastAsia="Arial" w:cs="Arial"/>
                <w:sz w:val="14"/>
                <w:szCs w:val="14"/>
              </w:rPr>
              <w:t>2</w:t>
            </w:r>
          </w:p>
        </w:tc>
      </w:tr>
      <w:tr w:rsidR="00492F72" w:rsidTr="47E385B5" w14:paraId="70CF814B" w14:textId="77777777">
        <w:trPr>
          <w:trHeight w:val="660"/>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492F72" w:rsidP="47E385B5" w:rsidRDefault="47E385B5" w14:paraId="5FE0CDCE" w14:textId="3879C9C5">
            <w:pPr>
              <w:rPr>
                <w:rFonts w:eastAsia="Arial" w:cs="Arial"/>
                <w:sz w:val="14"/>
                <w:szCs w:val="14"/>
              </w:rPr>
            </w:pPr>
            <w:r w:rsidRPr="47E385B5">
              <w:rPr>
                <w:rFonts w:eastAsia="Arial" w:cs="Arial"/>
                <w:sz w:val="14"/>
                <w:szCs w:val="14"/>
              </w:rPr>
              <w:t>ID3C_1</w:t>
            </w:r>
            <w:r w:rsidR="001E521F">
              <w:rPr>
                <w:rFonts w:eastAsia="Arial" w:cs="Arial"/>
                <w:sz w:val="14"/>
                <w:szCs w:val="14"/>
              </w:rPr>
              <w:t>1</w:t>
            </w:r>
          </w:p>
        </w:tc>
        <w:tc>
          <w:tcPr>
            <w:tcW w:w="1185" w:type="dxa"/>
            <w:vMerge/>
            <w:tcMar>
              <w:left w:w="105" w:type="dxa"/>
              <w:right w:w="105" w:type="dxa"/>
            </w:tcMar>
            <w:vAlign w:val="center"/>
          </w:tcPr>
          <w:p w:rsidR="00492F72" w:rsidP="5CD4755F" w:rsidRDefault="00492F72" w14:paraId="2A4CAC67" w14:textId="4D265DB8">
            <w:pPr>
              <w:rPr>
                <w:rFonts w:eastAsia="Arial" w:cs="Arial"/>
                <w:sz w:val="14"/>
                <w:szCs w:val="14"/>
              </w:rPr>
            </w:pPr>
          </w:p>
        </w:tc>
        <w:tc>
          <w:tcPr>
            <w:tcW w:w="208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492F72" w:rsidP="5CD4755F" w:rsidRDefault="00492F72" w14:paraId="625C06AB" w14:textId="2B9A569B">
            <w:pPr>
              <w:rPr>
                <w:rFonts w:eastAsia="Arial" w:cs="Arial"/>
                <w:sz w:val="14"/>
                <w:szCs w:val="14"/>
              </w:rPr>
            </w:pPr>
            <w:r w:rsidRPr="5CD4755F">
              <w:rPr>
                <w:rFonts w:eastAsia="Arial" w:cs="Arial"/>
                <w:sz w:val="14"/>
                <w:szCs w:val="14"/>
              </w:rPr>
              <w:t>Fallback applied for TSs during initial FB computation</w:t>
            </w:r>
          </w:p>
          <w:p w:rsidR="00492F72" w:rsidP="5CD4755F" w:rsidRDefault="00492F72" w14:paraId="2603710E" w14:textId="72F26DCF">
            <w:pPr>
              <w:rPr>
                <w:rFonts w:eastAsia="Arial" w:cs="Arial"/>
                <w:sz w:val="14"/>
                <w:szCs w:val="14"/>
              </w:rPr>
            </w:pPr>
          </w:p>
        </w:tc>
        <w:tc>
          <w:tcPr>
            <w:tcW w:w="276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92F72" w:rsidP="5CD4755F" w:rsidRDefault="00492F72" w14:paraId="459ACD43" w14:textId="7DC7DF28">
            <w:pPr>
              <w:rPr>
                <w:rFonts w:eastAsia="Arial" w:cs="Arial"/>
                <w:sz w:val="14"/>
                <w:szCs w:val="14"/>
              </w:rPr>
            </w:pPr>
            <w:r w:rsidRPr="5CD4755F">
              <w:rPr>
                <w:rFonts w:eastAsia="Arial" w:cs="Arial"/>
                <w:sz w:val="14"/>
                <w:szCs w:val="14"/>
              </w:rPr>
              <w:t>1. Inform all parties via email template about results and the timestamps with a fallback applied</w:t>
            </w:r>
          </w:p>
          <w:p w:rsidR="00492F72" w:rsidP="5CD4755F" w:rsidRDefault="00492F72" w14:paraId="0EE0C833" w14:textId="02EACA0B">
            <w:pPr>
              <w:rPr>
                <w:rFonts w:eastAsia="Arial" w:cs="Arial"/>
                <w:sz w:val="14"/>
                <w:szCs w:val="14"/>
              </w:rPr>
            </w:pPr>
            <w:r w:rsidRPr="5CD4755F">
              <w:rPr>
                <w:rFonts w:eastAsia="Arial" w:cs="Arial"/>
                <w:sz w:val="14"/>
                <w:szCs w:val="14"/>
              </w:rPr>
              <w:t>2. Trigger an investigation by Unicorn</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92F72" w:rsidP="5CD4755F" w:rsidRDefault="00492F72" w14:paraId="5FDA206F" w14:textId="54E0C488">
            <w:pPr>
              <w:rPr>
                <w:rFonts w:eastAsia="Arial" w:cs="Arial"/>
                <w:sz w:val="14"/>
                <w:szCs w:val="14"/>
              </w:rPr>
            </w:pPr>
            <w:r w:rsidRPr="5CD4755F">
              <w:rPr>
                <w:rFonts w:eastAsia="Arial" w:cs="Arial"/>
                <w:sz w:val="14"/>
                <w:szCs w:val="14"/>
              </w:rPr>
              <w:t>CCC</w:t>
            </w:r>
          </w:p>
        </w:tc>
        <w:tc>
          <w:tcPr>
            <w:tcW w:w="75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92F72" w:rsidP="5CD4755F" w:rsidRDefault="00492F72" w14:paraId="7ACB7E11" w14:textId="4D98A03A">
            <w:pPr>
              <w:rPr>
                <w:rFonts w:eastAsia="Arial" w:cs="Arial"/>
                <w:sz w:val="14"/>
                <w:szCs w:val="14"/>
              </w:rPr>
            </w:pPr>
            <w:r w:rsidRPr="5CD4755F">
              <w:rPr>
                <w:rFonts w:eastAsia="Arial" w:cs="Arial"/>
                <w:sz w:val="14"/>
                <w:szCs w:val="14"/>
              </w:rPr>
              <w:t>Email</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92F72" w:rsidP="5CD4755F" w:rsidRDefault="00492F72" w14:paraId="375B5035" w14:textId="2106D584">
            <w:pPr>
              <w:rPr>
                <w:rFonts w:eastAsia="Arial" w:cs="Arial"/>
                <w:sz w:val="14"/>
                <w:szCs w:val="14"/>
              </w:rPr>
            </w:pPr>
            <w:r w:rsidRPr="5CD4755F">
              <w:rPr>
                <w:rFonts w:eastAsia="Arial" w:cs="Arial"/>
                <w:sz w:val="14"/>
                <w:szCs w:val="14"/>
              </w:rPr>
              <w:t>5</w:t>
            </w:r>
          </w:p>
        </w:tc>
      </w:tr>
    </w:tbl>
    <w:p w:rsidRPr="0041602B" w:rsidR="0041602B" w:rsidP="0041602B" w:rsidRDefault="0041602B" w14:paraId="563B63DC" w14:textId="77777777">
      <w:bookmarkStart w:name="_Toc875871281" w:id="312"/>
    </w:p>
    <w:p w:rsidR="4EF8F33A" w:rsidP="00B47D5C" w:rsidRDefault="029219A7" w14:paraId="4FADE122" w14:textId="4C182B21">
      <w:pPr>
        <w:pStyle w:val="Heading2"/>
        <w:rPr>
          <w:lang w:val="en-IE"/>
        </w:rPr>
      </w:pPr>
      <w:bookmarkStart w:name="_Toc224121686" w:id="313"/>
      <w:r>
        <w:t>Individual Validation</w:t>
      </w:r>
      <w:bookmarkEnd w:id="312"/>
      <w:bookmarkEnd w:id="313"/>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65"/>
        <w:gridCol w:w="1005"/>
        <w:gridCol w:w="1035"/>
        <w:gridCol w:w="870"/>
        <w:gridCol w:w="900"/>
        <w:gridCol w:w="900"/>
        <w:gridCol w:w="1010"/>
        <w:gridCol w:w="1010"/>
        <w:gridCol w:w="1010"/>
      </w:tblGrid>
      <w:tr w:rsidR="4EF8F33A" w:rsidTr="00492F72" w14:paraId="614A7EC9" w14:textId="77777777">
        <w:trPr>
          <w:trHeight w:val="270"/>
        </w:trPr>
        <w:tc>
          <w:tcPr>
            <w:tcW w:w="136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5056E32" w14:textId="56405C76">
            <w:pPr>
              <w:rPr>
                <w:rFonts w:eastAsia="Arial" w:cs="Arial"/>
                <w:sz w:val="14"/>
                <w:szCs w:val="14"/>
              </w:rPr>
            </w:pPr>
            <w:r w:rsidRPr="5CD4755F">
              <w:rPr>
                <w:rFonts w:eastAsia="Arial" w:cs="Arial"/>
                <w:color w:val="FFFFFF" w:themeColor="background1"/>
                <w:sz w:val="14"/>
                <w:szCs w:val="14"/>
              </w:rPr>
              <w:t>Activity</w:t>
            </w:r>
          </w:p>
        </w:tc>
        <w:tc>
          <w:tcPr>
            <w:tcW w:w="100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E9B5138" w14:textId="574D832E">
            <w:pPr>
              <w:rPr>
                <w:rFonts w:eastAsia="Arial" w:cs="Arial"/>
                <w:sz w:val="14"/>
                <w:szCs w:val="14"/>
              </w:rPr>
            </w:pPr>
            <w:r w:rsidRPr="5CD4755F">
              <w:rPr>
                <w:rFonts w:eastAsia="Arial" w:cs="Arial"/>
                <w:color w:val="FFFFFF" w:themeColor="background1"/>
                <w:sz w:val="14"/>
                <w:szCs w:val="14"/>
              </w:rPr>
              <w:t>Owner</w:t>
            </w:r>
          </w:p>
        </w:tc>
        <w:tc>
          <w:tcPr>
            <w:tcW w:w="103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60D6DF9" w14:textId="19C9647F">
            <w:pPr>
              <w:rPr>
                <w:rFonts w:eastAsia="Arial" w:cs="Arial"/>
                <w:sz w:val="14"/>
                <w:szCs w:val="14"/>
              </w:rPr>
            </w:pPr>
            <w:r w:rsidRPr="5CD4755F">
              <w:rPr>
                <w:rFonts w:eastAsia="Arial" w:cs="Arial"/>
                <w:color w:val="FFFFFF" w:themeColor="background1"/>
                <w:sz w:val="14"/>
                <w:szCs w:val="14"/>
              </w:rPr>
              <w:t>Tool</w:t>
            </w:r>
          </w:p>
        </w:tc>
        <w:tc>
          <w:tcPr>
            <w:tcW w:w="87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157B348" w14:textId="7F322440">
            <w:pPr>
              <w:rPr>
                <w:rFonts w:eastAsia="Arial" w:cs="Arial"/>
                <w:sz w:val="14"/>
                <w:szCs w:val="14"/>
              </w:rPr>
            </w:pPr>
            <w:r w:rsidRPr="5CD4755F">
              <w:rPr>
                <w:rFonts w:eastAsia="Arial" w:cs="Arial"/>
                <w:color w:val="FFFFFF" w:themeColor="background1"/>
                <w:sz w:val="14"/>
                <w:szCs w:val="14"/>
              </w:rPr>
              <w:t>Target Start Time</w:t>
            </w:r>
          </w:p>
        </w:tc>
        <w:tc>
          <w:tcPr>
            <w:tcW w:w="90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C211A08" w14:textId="28E7EADF">
            <w:pPr>
              <w:rPr>
                <w:rFonts w:eastAsia="Arial" w:cs="Arial"/>
                <w:sz w:val="14"/>
                <w:szCs w:val="14"/>
              </w:rPr>
            </w:pPr>
            <w:r w:rsidRPr="5CD4755F">
              <w:rPr>
                <w:rFonts w:eastAsia="Arial" w:cs="Arial"/>
                <w:color w:val="FFFFFF" w:themeColor="background1"/>
                <w:sz w:val="14"/>
                <w:szCs w:val="14"/>
              </w:rPr>
              <w:t>Target End Time</w:t>
            </w:r>
          </w:p>
        </w:tc>
        <w:tc>
          <w:tcPr>
            <w:tcW w:w="90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301BF39" w14:textId="329E56D1">
            <w:pPr>
              <w:rPr>
                <w:rFonts w:eastAsia="Arial" w:cs="Arial"/>
                <w:sz w:val="14"/>
                <w:szCs w:val="14"/>
              </w:rPr>
            </w:pPr>
            <w:r w:rsidRPr="5CD4755F">
              <w:rPr>
                <w:rFonts w:eastAsia="Arial" w:cs="Arial"/>
                <w:color w:val="FFFFFF" w:themeColor="background1"/>
                <w:sz w:val="14"/>
                <w:szCs w:val="14"/>
              </w:rPr>
              <w:t>Critical End Time</w:t>
            </w:r>
          </w:p>
        </w:tc>
        <w:tc>
          <w:tcPr>
            <w:tcW w:w="3030"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96E669C" w14:textId="1859CCB3">
            <w:pPr>
              <w:rPr>
                <w:rFonts w:eastAsia="Arial" w:cs="Arial"/>
                <w:sz w:val="14"/>
                <w:szCs w:val="14"/>
              </w:rPr>
            </w:pPr>
            <w:r w:rsidRPr="5CD4755F">
              <w:rPr>
                <w:rFonts w:eastAsia="Arial" w:cs="Arial"/>
                <w:color w:val="FFFFFF" w:themeColor="background1"/>
                <w:sz w:val="14"/>
                <w:szCs w:val="14"/>
              </w:rPr>
              <w:t>Data Exchange</w:t>
            </w:r>
          </w:p>
        </w:tc>
      </w:tr>
      <w:tr w:rsidR="4EF8F33A" w:rsidTr="00492F72" w14:paraId="6FEC2480" w14:textId="77777777">
        <w:trPr>
          <w:trHeight w:val="270"/>
        </w:trPr>
        <w:tc>
          <w:tcPr>
            <w:tcW w:w="1365" w:type="dxa"/>
            <w:vMerge/>
            <w:vAlign w:val="center"/>
          </w:tcPr>
          <w:p w:rsidR="00A0426B" w:rsidRDefault="00A0426B" w14:paraId="30EFACEC" w14:textId="77777777"/>
        </w:tc>
        <w:tc>
          <w:tcPr>
            <w:tcW w:w="1005" w:type="dxa"/>
            <w:vMerge/>
            <w:vAlign w:val="center"/>
          </w:tcPr>
          <w:p w:rsidR="00A0426B" w:rsidRDefault="00A0426B" w14:paraId="594A35B3" w14:textId="77777777"/>
        </w:tc>
        <w:tc>
          <w:tcPr>
            <w:tcW w:w="1035" w:type="dxa"/>
            <w:vMerge/>
            <w:vAlign w:val="center"/>
          </w:tcPr>
          <w:p w:rsidR="00A0426B" w:rsidRDefault="00A0426B" w14:paraId="2E7B3D6B" w14:textId="77777777"/>
        </w:tc>
        <w:tc>
          <w:tcPr>
            <w:tcW w:w="870" w:type="dxa"/>
            <w:vMerge/>
            <w:vAlign w:val="center"/>
          </w:tcPr>
          <w:p w:rsidR="00A0426B" w:rsidRDefault="00A0426B" w14:paraId="53A64C46" w14:textId="77777777"/>
        </w:tc>
        <w:tc>
          <w:tcPr>
            <w:tcW w:w="900" w:type="dxa"/>
            <w:vMerge/>
            <w:vAlign w:val="center"/>
          </w:tcPr>
          <w:p w:rsidR="00A0426B" w:rsidRDefault="00A0426B" w14:paraId="0C0F57DB" w14:textId="77777777"/>
        </w:tc>
        <w:tc>
          <w:tcPr>
            <w:tcW w:w="900" w:type="dxa"/>
            <w:vMerge/>
            <w:vAlign w:val="center"/>
          </w:tcPr>
          <w:p w:rsidR="00A0426B" w:rsidRDefault="00A0426B" w14:paraId="07062A1A" w14:textId="77777777"/>
        </w:tc>
        <w:tc>
          <w:tcPr>
            <w:tcW w:w="1010"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A8E2FEA" w14:textId="14867DEE">
            <w:pPr>
              <w:rPr>
                <w:rFonts w:eastAsia="Arial" w:cs="Arial"/>
                <w:sz w:val="14"/>
                <w:szCs w:val="14"/>
              </w:rPr>
            </w:pPr>
            <w:r w:rsidRPr="5CD4755F">
              <w:rPr>
                <w:rFonts w:eastAsia="Arial" w:cs="Arial"/>
                <w:color w:val="FFFFFF" w:themeColor="background1"/>
                <w:sz w:val="14"/>
                <w:szCs w:val="14"/>
              </w:rPr>
              <w:t>Input</w:t>
            </w:r>
          </w:p>
        </w:tc>
        <w:tc>
          <w:tcPr>
            <w:tcW w:w="1010"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8BADE53" w14:textId="6CBEAF11">
            <w:pPr>
              <w:rPr>
                <w:rFonts w:eastAsia="Arial" w:cs="Arial"/>
                <w:sz w:val="14"/>
                <w:szCs w:val="14"/>
              </w:rPr>
            </w:pPr>
            <w:r w:rsidRPr="5CD4755F">
              <w:rPr>
                <w:rFonts w:eastAsia="Arial" w:cs="Arial"/>
                <w:color w:val="FFFFFF" w:themeColor="background1"/>
                <w:sz w:val="14"/>
                <w:szCs w:val="14"/>
              </w:rPr>
              <w:t>Output</w:t>
            </w:r>
          </w:p>
        </w:tc>
        <w:tc>
          <w:tcPr>
            <w:tcW w:w="1010"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F71E70A" w14:textId="0EC6D692">
            <w:pPr>
              <w:rPr>
                <w:rFonts w:eastAsia="Arial" w:cs="Arial"/>
                <w:sz w:val="14"/>
                <w:szCs w:val="14"/>
              </w:rPr>
            </w:pPr>
            <w:r w:rsidRPr="5CD4755F">
              <w:rPr>
                <w:rFonts w:eastAsia="Arial" w:cs="Arial"/>
                <w:color w:val="FFFFFF" w:themeColor="background1"/>
                <w:sz w:val="14"/>
                <w:szCs w:val="14"/>
              </w:rPr>
              <w:t>Counter part</w:t>
            </w:r>
          </w:p>
        </w:tc>
      </w:tr>
      <w:tr w:rsidR="4EF8F33A" w:rsidTr="00492F72" w14:paraId="59BEDBAE" w14:textId="77777777">
        <w:trPr>
          <w:trHeight w:val="270"/>
        </w:trPr>
        <w:tc>
          <w:tcPr>
            <w:tcW w:w="136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772C92E" w14:textId="19D8B901">
            <w:pPr>
              <w:rPr>
                <w:rFonts w:eastAsia="Arial" w:cs="Arial"/>
                <w:sz w:val="14"/>
                <w:szCs w:val="14"/>
              </w:rPr>
            </w:pPr>
            <w:r w:rsidRPr="5CD4755F">
              <w:rPr>
                <w:rFonts w:eastAsia="Arial" w:cs="Arial"/>
                <w:sz w:val="14"/>
                <w:szCs w:val="14"/>
              </w:rPr>
              <w:t>Re-open Individual Validation</w:t>
            </w:r>
          </w:p>
        </w:tc>
        <w:tc>
          <w:tcPr>
            <w:tcW w:w="100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7AC6973" w14:textId="18200D7A">
            <w:pPr>
              <w:rPr>
                <w:rFonts w:eastAsia="Arial" w:cs="Arial"/>
                <w:sz w:val="14"/>
                <w:szCs w:val="14"/>
              </w:rPr>
            </w:pPr>
            <w:r w:rsidRPr="5CD4755F">
              <w:rPr>
                <w:rFonts w:eastAsia="Arial" w:cs="Arial"/>
                <w:sz w:val="14"/>
                <w:szCs w:val="14"/>
              </w:rPr>
              <w:t>CCC</w:t>
            </w:r>
          </w:p>
        </w:tc>
        <w:tc>
          <w:tcPr>
            <w:tcW w:w="103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22A52B5" w14:textId="7F699C3A">
            <w:pPr>
              <w:rPr>
                <w:rFonts w:eastAsia="Arial" w:cs="Arial"/>
                <w:sz w:val="14"/>
                <w:szCs w:val="14"/>
              </w:rPr>
            </w:pPr>
            <w:r w:rsidRPr="5CD4755F">
              <w:rPr>
                <w:rFonts w:eastAsia="Arial" w:cs="Arial"/>
                <w:sz w:val="14"/>
                <w:szCs w:val="14"/>
              </w:rPr>
              <w:t>CCCt</w:t>
            </w:r>
          </w:p>
        </w:tc>
        <w:tc>
          <w:tcPr>
            <w:tcW w:w="267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693F71CF" w14:textId="6188CF10">
            <w:pPr>
              <w:rPr>
                <w:rFonts w:eastAsia="Arial" w:cs="Arial"/>
                <w:sz w:val="14"/>
                <w:szCs w:val="14"/>
              </w:rPr>
            </w:pPr>
          </w:p>
          <w:p w:rsidR="4EF8F33A" w:rsidP="5CD4755F" w:rsidRDefault="5CD4755F" w14:paraId="74F8949D" w14:textId="1B9E97BB">
            <w:pPr>
              <w:rPr>
                <w:rFonts w:eastAsia="Arial" w:cs="Arial"/>
                <w:sz w:val="14"/>
                <w:szCs w:val="14"/>
              </w:rPr>
            </w:pPr>
            <w:r w:rsidRPr="5CD4755F">
              <w:rPr>
                <w:rFonts w:eastAsia="Arial" w:cs="Arial"/>
                <w:sz w:val="14"/>
                <w:szCs w:val="14"/>
              </w:rPr>
              <w:t>See HLBP timetable as referred to under ‘2. Related documents’</w:t>
            </w:r>
          </w:p>
        </w:tc>
        <w:tc>
          <w:tcPr>
            <w:tcW w:w="10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E9B52AD" w14:textId="63C5E0F1">
            <w:pPr>
              <w:rPr>
                <w:rFonts w:eastAsia="Arial" w:cs="Arial"/>
                <w:sz w:val="14"/>
                <w:szCs w:val="14"/>
              </w:rPr>
            </w:pPr>
            <w:r w:rsidRPr="5CD4755F">
              <w:rPr>
                <w:rFonts w:eastAsia="Arial" w:cs="Arial"/>
                <w:sz w:val="14"/>
                <w:szCs w:val="14"/>
              </w:rPr>
              <w:t>-</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7495D7C" w14:textId="0BD5D832">
            <w:pPr>
              <w:rPr>
                <w:rFonts w:eastAsia="Arial" w:cs="Arial"/>
                <w:sz w:val="14"/>
                <w:szCs w:val="14"/>
              </w:rPr>
            </w:pPr>
            <w:r w:rsidRPr="5CD4755F">
              <w:rPr>
                <w:rFonts w:eastAsia="Arial" w:cs="Arial"/>
                <w:sz w:val="14"/>
                <w:szCs w:val="14"/>
              </w:rPr>
              <w:t>-</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9DF7D6D" w14:textId="73D5BE20">
            <w:pPr>
              <w:rPr>
                <w:rFonts w:eastAsia="Arial" w:cs="Arial"/>
                <w:sz w:val="14"/>
                <w:szCs w:val="14"/>
              </w:rPr>
            </w:pPr>
            <w:r w:rsidRPr="5CD4755F">
              <w:rPr>
                <w:rFonts w:eastAsia="Arial" w:cs="Arial"/>
                <w:sz w:val="14"/>
                <w:szCs w:val="14"/>
              </w:rPr>
              <w:t>-</w:t>
            </w:r>
          </w:p>
        </w:tc>
      </w:tr>
      <w:tr w:rsidR="4EF8F33A" w:rsidTr="00492F72" w14:paraId="38D5731D" w14:textId="77777777">
        <w:trPr>
          <w:trHeight w:val="270"/>
        </w:trPr>
        <w:tc>
          <w:tcPr>
            <w:tcW w:w="13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AAB9B9D" w14:textId="420E2474">
            <w:pPr>
              <w:rPr>
                <w:rFonts w:eastAsia="Arial" w:cs="Arial"/>
                <w:sz w:val="14"/>
                <w:szCs w:val="14"/>
              </w:rPr>
            </w:pPr>
            <w:r w:rsidRPr="5CD4755F">
              <w:rPr>
                <w:rFonts w:eastAsia="Arial" w:cs="Arial"/>
                <w:sz w:val="14"/>
                <w:szCs w:val="14"/>
              </w:rPr>
              <w:t>Close Individual Validation</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F4F466E" w14:textId="3A2E1A26">
            <w:pPr>
              <w:rPr>
                <w:rFonts w:eastAsia="Arial" w:cs="Arial"/>
                <w:sz w:val="14"/>
                <w:szCs w:val="14"/>
              </w:rPr>
            </w:pPr>
            <w:r w:rsidRPr="5CD4755F">
              <w:rPr>
                <w:rFonts w:eastAsia="Arial" w:cs="Arial"/>
                <w:sz w:val="14"/>
                <w:szCs w:val="14"/>
              </w:rPr>
              <w:t>CCC</w:t>
            </w:r>
          </w:p>
        </w:tc>
        <w:tc>
          <w:tcPr>
            <w:tcW w:w="10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2D7B3E0" w14:textId="02FEC6DF">
            <w:pPr>
              <w:rPr>
                <w:rFonts w:eastAsia="Arial" w:cs="Arial"/>
                <w:sz w:val="14"/>
                <w:szCs w:val="14"/>
              </w:rPr>
            </w:pPr>
            <w:r w:rsidRPr="5CD4755F">
              <w:rPr>
                <w:rFonts w:eastAsia="Arial" w:cs="Arial"/>
                <w:sz w:val="14"/>
                <w:szCs w:val="14"/>
              </w:rPr>
              <w:t>CCCt</w:t>
            </w:r>
          </w:p>
        </w:tc>
        <w:tc>
          <w:tcPr>
            <w:tcW w:w="2670" w:type="dxa"/>
            <w:gridSpan w:val="3"/>
            <w:vMerge/>
            <w:vAlign w:val="center"/>
          </w:tcPr>
          <w:p w:rsidR="00A0426B" w:rsidRDefault="00A0426B" w14:paraId="79FE273F" w14:textId="77777777"/>
        </w:tc>
        <w:tc>
          <w:tcPr>
            <w:tcW w:w="10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DB8E244" w14:textId="164045DB">
            <w:pPr>
              <w:rPr>
                <w:rFonts w:eastAsia="Arial" w:cs="Arial"/>
                <w:sz w:val="14"/>
                <w:szCs w:val="14"/>
              </w:rPr>
            </w:pPr>
            <w:r w:rsidRPr="5CD4755F">
              <w:rPr>
                <w:rFonts w:eastAsia="Arial" w:cs="Arial"/>
                <w:sz w:val="14"/>
                <w:szCs w:val="14"/>
              </w:rPr>
              <w:t>Individual CB validation, Individual ATC validation</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8B327AC" w14:textId="6BA18769">
            <w:pPr>
              <w:rPr>
                <w:rFonts w:eastAsia="Arial" w:cs="Arial"/>
                <w:sz w:val="14"/>
                <w:szCs w:val="14"/>
              </w:rPr>
            </w:pPr>
            <w:r w:rsidRPr="5CD4755F">
              <w:rPr>
                <w:rFonts w:eastAsia="Arial" w:cs="Arial"/>
                <w:sz w:val="14"/>
                <w:szCs w:val="14"/>
              </w:rPr>
              <w:t>-</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6FC4C1B" w14:textId="397C2372">
            <w:pPr>
              <w:rPr>
                <w:rFonts w:eastAsia="Arial" w:cs="Arial"/>
                <w:sz w:val="14"/>
                <w:szCs w:val="14"/>
              </w:rPr>
            </w:pPr>
            <w:r w:rsidRPr="5CD4755F">
              <w:rPr>
                <w:rFonts w:eastAsia="Arial" w:cs="Arial"/>
                <w:sz w:val="14"/>
                <w:szCs w:val="14"/>
              </w:rPr>
              <w:t>TSOs</w:t>
            </w:r>
          </w:p>
        </w:tc>
      </w:tr>
      <w:tr w:rsidR="4EF8F33A" w:rsidTr="00492F72" w14:paraId="1D3785F9" w14:textId="77777777">
        <w:trPr>
          <w:trHeight w:val="270"/>
        </w:trPr>
        <w:tc>
          <w:tcPr>
            <w:tcW w:w="13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7AA5E6D" w14:textId="572A587F">
            <w:pPr>
              <w:rPr>
                <w:rFonts w:eastAsia="Arial" w:cs="Arial"/>
                <w:sz w:val="14"/>
                <w:szCs w:val="14"/>
              </w:rPr>
            </w:pPr>
            <w:r w:rsidRPr="5CD4755F">
              <w:rPr>
                <w:rFonts w:eastAsia="Arial" w:cs="Arial"/>
                <w:sz w:val="14"/>
                <w:szCs w:val="14"/>
              </w:rPr>
              <w:t>Merge &amp; distribute Validations</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4A868C5" w14:textId="02BA71A6">
            <w:pPr>
              <w:rPr>
                <w:rFonts w:eastAsia="Arial" w:cs="Arial"/>
                <w:sz w:val="14"/>
                <w:szCs w:val="14"/>
              </w:rPr>
            </w:pPr>
            <w:r w:rsidRPr="5CD4755F">
              <w:rPr>
                <w:rFonts w:eastAsia="Arial" w:cs="Arial"/>
                <w:sz w:val="14"/>
                <w:szCs w:val="14"/>
              </w:rPr>
              <w:t>CCC</w:t>
            </w:r>
          </w:p>
        </w:tc>
        <w:tc>
          <w:tcPr>
            <w:tcW w:w="10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F3F29DC" w14:textId="7043CC26">
            <w:pPr>
              <w:rPr>
                <w:rFonts w:eastAsia="Arial" w:cs="Arial"/>
                <w:sz w:val="14"/>
                <w:szCs w:val="14"/>
              </w:rPr>
            </w:pPr>
            <w:r w:rsidRPr="5CD4755F">
              <w:rPr>
                <w:rFonts w:eastAsia="Arial" w:cs="Arial"/>
                <w:sz w:val="14"/>
                <w:szCs w:val="14"/>
              </w:rPr>
              <w:t>CCCt</w:t>
            </w:r>
          </w:p>
        </w:tc>
        <w:tc>
          <w:tcPr>
            <w:tcW w:w="2670" w:type="dxa"/>
            <w:gridSpan w:val="3"/>
            <w:vMerge/>
            <w:vAlign w:val="center"/>
          </w:tcPr>
          <w:p w:rsidR="00A0426B" w:rsidRDefault="00A0426B" w14:paraId="56818A68" w14:textId="77777777"/>
        </w:tc>
        <w:tc>
          <w:tcPr>
            <w:tcW w:w="10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0C64F37" w14:textId="6D894248">
            <w:pPr>
              <w:rPr>
                <w:rFonts w:eastAsia="Arial" w:cs="Arial"/>
                <w:sz w:val="14"/>
                <w:szCs w:val="14"/>
              </w:rPr>
            </w:pPr>
            <w:r w:rsidRPr="5CD4755F">
              <w:rPr>
                <w:rFonts w:eastAsia="Arial" w:cs="Arial"/>
                <w:sz w:val="14"/>
                <w:szCs w:val="14"/>
              </w:rPr>
              <w:t>-</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9FD9C2B" w14:textId="500DF639">
            <w:pPr>
              <w:rPr>
                <w:rFonts w:eastAsia="Arial" w:cs="Arial"/>
                <w:sz w:val="14"/>
                <w:szCs w:val="14"/>
              </w:rPr>
            </w:pPr>
            <w:r w:rsidRPr="5CD4755F">
              <w:rPr>
                <w:rFonts w:eastAsia="Arial" w:cs="Arial"/>
                <w:sz w:val="14"/>
                <w:szCs w:val="14"/>
              </w:rPr>
              <w:t>Merged CB validation, Merged ATC validation</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6B1264F" w14:textId="7FC99287">
            <w:pPr>
              <w:rPr>
                <w:rFonts w:eastAsia="Arial" w:cs="Arial"/>
                <w:sz w:val="14"/>
                <w:szCs w:val="14"/>
              </w:rPr>
            </w:pPr>
            <w:r w:rsidRPr="5CD4755F">
              <w:rPr>
                <w:rFonts w:eastAsia="Arial" w:cs="Arial"/>
                <w:sz w:val="14"/>
                <w:szCs w:val="14"/>
              </w:rPr>
              <w:t>TSOs, JAO</w:t>
            </w:r>
          </w:p>
        </w:tc>
      </w:tr>
    </w:tbl>
    <w:p w:rsidR="4EF8F33A" w:rsidP="5CD4755F" w:rsidRDefault="5CD4755F" w14:paraId="75343616" w14:textId="79616056">
      <w:pPr>
        <w:spacing w:before="240" w:after="240"/>
        <w:rPr>
          <w:rFonts w:eastAsia="Arial" w:cs="Arial"/>
          <w:color w:val="000000" w:themeColor="text1"/>
        </w:rPr>
      </w:pPr>
      <w:r w:rsidRPr="5CD4755F">
        <w:rPr>
          <w:rFonts w:eastAsia="Arial" w:cs="Arial"/>
          <w:color w:val="000000" w:themeColor="text1"/>
        </w:rPr>
        <w:t xml:space="preserve">The purpose of this phase is that each Core TSO analyses whether the cross-zonal capacity could violate operational security limits in its own control area and whether these violations can be avoided with the application of RAs. </w:t>
      </w:r>
    </w:p>
    <w:p w:rsidR="4EF8F33A" w:rsidP="00B47D5C" w:rsidRDefault="5CD4755F" w14:paraId="263C0573" w14:textId="7D3F543A">
      <w:pPr>
        <w:pStyle w:val="Heading3"/>
        <w:rPr>
          <w:lang w:val="en-IE"/>
        </w:rPr>
      </w:pPr>
      <w:r w:rsidRPr="5CD4755F">
        <w:t>Backup and Fallback processes</w:t>
      </w:r>
    </w:p>
    <w:p w:rsidR="4EF8F33A" w:rsidP="5CD4755F" w:rsidRDefault="5CD4755F" w14:paraId="6F9C8D40" w14:textId="18B9DC7C">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 for them to solve the issue before the Critical End time of the process step.</w:t>
      </w:r>
    </w:p>
    <w:p w:rsidR="4EF8F33A" w:rsidP="5CD4755F" w:rsidRDefault="5CD4755F" w14:paraId="23FA0F2B" w14:textId="12C03A6C">
      <w:pPr>
        <w:spacing w:after="240"/>
        <w:rPr>
          <w:rFonts w:eastAsia="Arial" w:cs="Arial"/>
          <w:color w:val="000000" w:themeColor="text1"/>
        </w:rPr>
      </w:pPr>
      <w:r w:rsidRPr="5CD4755F">
        <w:rPr>
          <w:rFonts w:eastAsia="Arial" w:cs="Arial"/>
          <w:color w:val="000000" w:themeColor="text1"/>
        </w:rPr>
        <w:t>The process timings are detailed in the HLBP excel document as referred to in Section 2.1.</w:t>
      </w:r>
    </w:p>
    <w:p w:rsidR="0041602B" w:rsidP="5CD4755F" w:rsidRDefault="0041602B" w14:paraId="3FA6CCEA" w14:textId="77777777">
      <w:pPr>
        <w:spacing w:after="240"/>
        <w:rPr>
          <w:rFonts w:eastAsia="Arial" w:cs="Arial"/>
          <w:color w:val="000000" w:themeColor="text1"/>
        </w:rPr>
      </w:pPr>
    </w:p>
    <w:p w:rsidR="0041602B" w:rsidP="5CD4755F" w:rsidRDefault="0041602B" w14:paraId="67C46874" w14:textId="77777777">
      <w:pPr>
        <w:spacing w:after="240"/>
        <w:rPr>
          <w:rFonts w:eastAsia="Arial" w:cs="Arial"/>
          <w:color w:val="000000" w:themeColor="text1"/>
        </w:rPr>
      </w:pPr>
    </w:p>
    <w:p w:rsidR="0041602B" w:rsidP="5CD4755F" w:rsidRDefault="0041602B" w14:paraId="11657879" w14:textId="77777777">
      <w:pPr>
        <w:spacing w:after="240"/>
        <w:rPr>
          <w:rFonts w:eastAsia="Arial" w:cs="Arial"/>
          <w:color w:val="000000" w:themeColor="text1"/>
        </w:rPr>
      </w:pPr>
    </w:p>
    <w:p w:rsidR="4EF8F33A" w:rsidP="00B47D5C" w:rsidRDefault="029219A7" w14:paraId="04C9A056" w14:textId="7795BD0E">
      <w:pPr>
        <w:pStyle w:val="Heading2"/>
        <w:rPr>
          <w:lang w:val="en-IE"/>
        </w:rPr>
      </w:pPr>
      <w:bookmarkStart w:name="_Toc1793135298" w:id="314"/>
      <w:bookmarkStart w:name="_Toc224121687" w:id="315"/>
      <w:r>
        <w:t>Final FB Computation</w:t>
      </w:r>
      <w:bookmarkEnd w:id="314"/>
      <w:bookmarkEnd w:id="315"/>
    </w:p>
    <w:p w:rsidR="4EF8F33A" w:rsidP="5CD4755F" w:rsidRDefault="5CD4755F" w14:paraId="75A83D72" w14:textId="6E5AA9F0">
      <w:pPr>
        <w:spacing w:after="240"/>
        <w:rPr>
          <w:rFonts w:eastAsia="Arial" w:cs="Arial"/>
          <w:color w:val="000000" w:themeColor="text1"/>
        </w:rPr>
      </w:pPr>
      <w:r w:rsidRPr="5CD4755F">
        <w:rPr>
          <w:rFonts w:eastAsia="Arial" w:cs="Arial"/>
          <w:color w:val="000000" w:themeColor="text1"/>
        </w:rPr>
        <w:t>The final FB parameter computation involves the calculation of FB domain based on latest input data.</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60"/>
        <w:gridCol w:w="960"/>
        <w:gridCol w:w="990"/>
        <w:gridCol w:w="840"/>
        <w:gridCol w:w="855"/>
        <w:gridCol w:w="855"/>
        <w:gridCol w:w="1122"/>
        <w:gridCol w:w="1115"/>
        <w:gridCol w:w="1115"/>
      </w:tblGrid>
      <w:tr w:rsidR="4EF8F33A" w:rsidTr="00B1234A" w14:paraId="6599B584" w14:textId="77777777">
        <w:trPr>
          <w:trHeight w:val="270"/>
        </w:trPr>
        <w:tc>
          <w:tcPr>
            <w:tcW w:w="12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792FB3A" w14:textId="298F1829">
            <w:pPr>
              <w:rPr>
                <w:rFonts w:eastAsia="Arial" w:cs="Arial"/>
                <w:sz w:val="14"/>
                <w:szCs w:val="14"/>
              </w:rPr>
            </w:pPr>
            <w:r w:rsidRPr="5CD4755F">
              <w:rPr>
                <w:rFonts w:eastAsia="Arial" w:cs="Arial"/>
                <w:color w:val="FFFFFF" w:themeColor="background1"/>
                <w:sz w:val="14"/>
                <w:szCs w:val="14"/>
              </w:rPr>
              <w:t>Activity</w:t>
            </w:r>
          </w:p>
        </w:tc>
        <w:tc>
          <w:tcPr>
            <w:tcW w:w="9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42A599E" w14:textId="1377CDC8">
            <w:pPr>
              <w:rPr>
                <w:rFonts w:eastAsia="Arial" w:cs="Arial"/>
                <w:sz w:val="14"/>
                <w:szCs w:val="14"/>
              </w:rPr>
            </w:pPr>
            <w:r w:rsidRPr="5CD4755F">
              <w:rPr>
                <w:rFonts w:eastAsia="Arial" w:cs="Arial"/>
                <w:color w:val="FFFFFF" w:themeColor="background1"/>
                <w:sz w:val="14"/>
                <w:szCs w:val="14"/>
              </w:rPr>
              <w:t>Owner</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0DDD9A1" w14:textId="1E9E02E0">
            <w:pPr>
              <w:rPr>
                <w:rFonts w:eastAsia="Arial" w:cs="Arial"/>
                <w:sz w:val="14"/>
                <w:szCs w:val="14"/>
              </w:rPr>
            </w:pPr>
            <w:r w:rsidRPr="5CD4755F">
              <w:rPr>
                <w:rFonts w:eastAsia="Arial" w:cs="Arial"/>
                <w:color w:val="FFFFFF" w:themeColor="background1"/>
                <w:sz w:val="14"/>
                <w:szCs w:val="14"/>
              </w:rPr>
              <w:t>Tool</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76453EA" w14:textId="4FD17616">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01788F1" w14:textId="4EE873E0">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29B30A9" w14:textId="5C444122">
            <w:pPr>
              <w:rPr>
                <w:rFonts w:eastAsia="Arial" w:cs="Arial"/>
                <w:sz w:val="14"/>
                <w:szCs w:val="14"/>
              </w:rPr>
            </w:pPr>
            <w:r w:rsidRPr="5CD4755F">
              <w:rPr>
                <w:rFonts w:eastAsia="Arial" w:cs="Arial"/>
                <w:color w:val="FFFFFF" w:themeColor="background1"/>
                <w:sz w:val="14"/>
                <w:szCs w:val="14"/>
              </w:rPr>
              <w:t>Critical End Time</w:t>
            </w:r>
          </w:p>
        </w:tc>
        <w:tc>
          <w:tcPr>
            <w:tcW w:w="335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29B2AAD" w14:textId="3E2F4B23">
            <w:pPr>
              <w:rPr>
                <w:rFonts w:eastAsia="Arial" w:cs="Arial"/>
                <w:sz w:val="14"/>
                <w:szCs w:val="14"/>
              </w:rPr>
            </w:pPr>
            <w:r w:rsidRPr="5CD4755F">
              <w:rPr>
                <w:rFonts w:eastAsia="Arial" w:cs="Arial"/>
                <w:color w:val="FFFFFF" w:themeColor="background1"/>
                <w:sz w:val="14"/>
                <w:szCs w:val="14"/>
              </w:rPr>
              <w:t>Data Exchange</w:t>
            </w:r>
          </w:p>
        </w:tc>
      </w:tr>
      <w:tr w:rsidR="4EF8F33A" w:rsidTr="00B1234A" w14:paraId="4A2CC384" w14:textId="77777777">
        <w:trPr>
          <w:trHeight w:val="270"/>
        </w:trPr>
        <w:tc>
          <w:tcPr>
            <w:tcW w:w="1260" w:type="dxa"/>
            <w:vMerge/>
            <w:vAlign w:val="center"/>
          </w:tcPr>
          <w:p w:rsidR="00A0426B" w:rsidRDefault="00A0426B" w14:paraId="032BF497" w14:textId="77777777"/>
        </w:tc>
        <w:tc>
          <w:tcPr>
            <w:tcW w:w="960" w:type="dxa"/>
            <w:vMerge/>
            <w:vAlign w:val="center"/>
          </w:tcPr>
          <w:p w:rsidR="00A0426B" w:rsidRDefault="00A0426B" w14:paraId="235E19DD" w14:textId="77777777"/>
        </w:tc>
        <w:tc>
          <w:tcPr>
            <w:tcW w:w="990" w:type="dxa"/>
            <w:vMerge/>
            <w:vAlign w:val="center"/>
          </w:tcPr>
          <w:p w:rsidR="00A0426B" w:rsidRDefault="00A0426B" w14:paraId="50CA3277" w14:textId="77777777"/>
        </w:tc>
        <w:tc>
          <w:tcPr>
            <w:tcW w:w="840" w:type="dxa"/>
            <w:vMerge/>
            <w:vAlign w:val="center"/>
          </w:tcPr>
          <w:p w:rsidR="00A0426B" w:rsidRDefault="00A0426B" w14:paraId="07C4665E" w14:textId="77777777"/>
        </w:tc>
        <w:tc>
          <w:tcPr>
            <w:tcW w:w="855" w:type="dxa"/>
            <w:vMerge/>
            <w:vAlign w:val="center"/>
          </w:tcPr>
          <w:p w:rsidR="00A0426B" w:rsidRDefault="00A0426B" w14:paraId="75A48FF5" w14:textId="77777777"/>
        </w:tc>
        <w:tc>
          <w:tcPr>
            <w:tcW w:w="855" w:type="dxa"/>
            <w:vMerge/>
            <w:vAlign w:val="center"/>
          </w:tcPr>
          <w:p w:rsidR="00A0426B" w:rsidRDefault="00A0426B" w14:paraId="747D4521" w14:textId="77777777"/>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8F8D19F" w14:textId="5A58D563">
            <w:pPr>
              <w:rPr>
                <w:rFonts w:eastAsia="Arial" w:cs="Arial"/>
                <w:sz w:val="14"/>
                <w:szCs w:val="14"/>
              </w:rPr>
            </w:pPr>
            <w:r w:rsidRPr="5CD4755F">
              <w:rPr>
                <w:rFonts w:eastAsia="Arial" w:cs="Arial"/>
                <w:color w:val="FFFFFF" w:themeColor="background1"/>
                <w:sz w:val="14"/>
                <w:szCs w:val="14"/>
              </w:rPr>
              <w:t>Input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53D2220" w14:textId="084C061F">
            <w:pPr>
              <w:rPr>
                <w:rFonts w:eastAsia="Arial" w:cs="Arial"/>
                <w:sz w:val="14"/>
                <w:szCs w:val="14"/>
              </w:rPr>
            </w:pPr>
            <w:r w:rsidRPr="5CD4755F">
              <w:rPr>
                <w:rFonts w:eastAsia="Arial" w:cs="Arial"/>
                <w:color w:val="FFFFFF" w:themeColor="background1"/>
                <w:sz w:val="14"/>
                <w:szCs w:val="14"/>
              </w:rPr>
              <w:t>Output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8268DAB" w14:textId="2A32F288">
            <w:pPr>
              <w:rPr>
                <w:rFonts w:eastAsia="Arial" w:cs="Arial"/>
                <w:sz w:val="14"/>
                <w:szCs w:val="14"/>
              </w:rPr>
            </w:pPr>
            <w:r w:rsidRPr="5CD4755F">
              <w:rPr>
                <w:rFonts w:eastAsia="Arial" w:cs="Arial"/>
                <w:color w:val="FFFFFF" w:themeColor="background1"/>
                <w:sz w:val="14"/>
                <w:szCs w:val="14"/>
              </w:rPr>
              <w:t>Counter part</w:t>
            </w:r>
          </w:p>
        </w:tc>
      </w:tr>
      <w:tr w:rsidR="005C53E0" w:rsidTr="008E676F" w14:paraId="12258D7B" w14:textId="77777777">
        <w:trPr>
          <w:trHeight w:val="270"/>
        </w:trPr>
        <w:tc>
          <w:tcPr>
            <w:tcW w:w="12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77AFB16F" w14:textId="70E71512">
            <w:pPr>
              <w:rPr>
                <w:rFonts w:eastAsia="Arial" w:cs="Arial"/>
                <w:sz w:val="14"/>
                <w:szCs w:val="14"/>
              </w:rPr>
            </w:pPr>
            <w:r w:rsidRPr="5CD4755F">
              <w:rPr>
                <w:rFonts w:eastAsia="Arial" w:cs="Arial"/>
                <w:sz w:val="14"/>
                <w:szCs w:val="14"/>
              </w:rPr>
              <w:t>Split flows before Trigger FBPCM for Final FBC</w:t>
            </w:r>
          </w:p>
        </w:tc>
        <w:tc>
          <w:tcPr>
            <w:tcW w:w="9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3AB7BB2D" w14:textId="4ABDD63B">
            <w:pPr>
              <w:rPr>
                <w:rFonts w:eastAsia="Arial" w:cs="Arial"/>
                <w:sz w:val="14"/>
                <w:szCs w:val="14"/>
              </w:rPr>
            </w:pPr>
            <w:r w:rsidRPr="5CD4755F">
              <w:rPr>
                <w:rFonts w:eastAsia="Arial" w:cs="Arial"/>
                <w:sz w:val="14"/>
                <w:szCs w:val="14"/>
              </w:rPr>
              <w:t>CCC</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1B702DB7" w14:textId="70F8D1D2">
            <w:pPr>
              <w:rPr>
                <w:rFonts w:eastAsia="Arial" w:cs="Arial"/>
                <w:sz w:val="14"/>
                <w:szCs w:val="14"/>
              </w:rPr>
            </w:pPr>
            <w:r w:rsidRPr="5CD4755F">
              <w:rPr>
                <w:rFonts w:eastAsia="Arial" w:cs="Arial"/>
                <w:sz w:val="14"/>
                <w:szCs w:val="14"/>
              </w:rPr>
              <w:t>CCCt</w:t>
            </w:r>
          </w:p>
        </w:tc>
        <w:tc>
          <w:tcPr>
            <w:tcW w:w="255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7172929A" w14:textId="77777777">
            <w:pPr>
              <w:rPr>
                <w:rFonts w:eastAsia="Arial" w:cs="Arial"/>
                <w:sz w:val="14"/>
                <w:szCs w:val="14"/>
              </w:rPr>
            </w:pPr>
            <w:r w:rsidRPr="5CD4755F">
              <w:rPr>
                <w:rFonts w:eastAsia="Arial" w:cs="Arial"/>
                <w:sz w:val="14"/>
                <w:szCs w:val="14"/>
              </w:rPr>
              <w:t>See HLBP timetable as referred to under ‘2. Related documents’</w:t>
            </w:r>
          </w:p>
          <w:p w:rsidR="005C53E0" w:rsidP="5CD4755F" w:rsidRDefault="005C53E0" w14:paraId="7E00D774" w14:textId="540509D4">
            <w:pPr>
              <w:rPr>
                <w:rFonts w:eastAsia="Arial" w:cs="Arial"/>
                <w:sz w:val="14"/>
                <w:szCs w:val="14"/>
              </w:rPr>
            </w:pPr>
          </w:p>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12728853" w14:textId="5A11C99A">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37A76729" w14:textId="01B36C23">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4915F208" w14:textId="1B35713E">
            <w:pPr>
              <w:rPr>
                <w:rFonts w:eastAsia="Arial" w:cs="Arial"/>
                <w:sz w:val="14"/>
                <w:szCs w:val="14"/>
              </w:rPr>
            </w:pPr>
            <w:r w:rsidRPr="5CD4755F">
              <w:rPr>
                <w:rFonts w:eastAsia="Arial" w:cs="Arial"/>
                <w:sz w:val="14"/>
                <w:szCs w:val="14"/>
              </w:rPr>
              <w:t>-</w:t>
            </w:r>
          </w:p>
        </w:tc>
      </w:tr>
      <w:tr w:rsidR="005C53E0" w:rsidTr="008E676F" w14:paraId="36D15BDE"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0768DF51" w14:textId="4ACDFAE4">
            <w:pPr>
              <w:rPr>
                <w:rFonts w:eastAsia="Arial" w:cs="Arial"/>
                <w:sz w:val="14"/>
                <w:szCs w:val="14"/>
              </w:rPr>
            </w:pPr>
            <w:r w:rsidRPr="5CD4755F">
              <w:rPr>
                <w:rFonts w:eastAsia="Arial" w:cs="Arial"/>
                <w:sz w:val="14"/>
                <w:szCs w:val="14"/>
              </w:rPr>
              <w:t>Trigger FBPCM for Final FBC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4AE211E6" w14:textId="20F5CD2A">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75FC537E" w14:textId="7C0DFCBD">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tcMar>
              <w:left w:w="90" w:type="dxa"/>
              <w:right w:w="90" w:type="dxa"/>
            </w:tcMar>
            <w:vAlign w:val="center"/>
          </w:tcPr>
          <w:p w:rsidR="005C53E0" w:rsidP="5CD4755F" w:rsidRDefault="005C53E0" w14:paraId="335A60D3" w14:textId="22BE1684">
            <w:pPr>
              <w:rPr>
                <w:rFonts w:eastAsia="Arial" w:cs="Arial"/>
                <w:sz w:val="14"/>
                <w:szCs w:val="14"/>
              </w:rPr>
            </w:pPr>
          </w:p>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6E8784BB" w14:textId="6CD5C65E">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38B0CABF" w14:textId="1B4D726E">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10A05F37" w14:textId="4AF0524D">
            <w:pPr>
              <w:rPr>
                <w:rFonts w:eastAsia="Arial" w:cs="Arial"/>
                <w:sz w:val="14"/>
                <w:szCs w:val="14"/>
              </w:rPr>
            </w:pPr>
            <w:r w:rsidRPr="5CD4755F">
              <w:rPr>
                <w:rFonts w:eastAsia="Arial" w:cs="Arial"/>
                <w:sz w:val="14"/>
                <w:szCs w:val="14"/>
              </w:rPr>
              <w:t>-</w:t>
            </w:r>
          </w:p>
        </w:tc>
      </w:tr>
      <w:tr w:rsidR="005C53E0" w:rsidTr="008E676F" w14:paraId="11A58E6B"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6C3EDCCD" w14:textId="526079E9">
            <w:pPr>
              <w:rPr>
                <w:rFonts w:eastAsia="Arial" w:cs="Arial"/>
                <w:sz w:val="14"/>
                <w:szCs w:val="14"/>
              </w:rPr>
            </w:pPr>
            <w:r w:rsidRPr="5CD4755F">
              <w:rPr>
                <w:rFonts w:eastAsia="Arial" w:cs="Arial"/>
                <w:sz w:val="14"/>
                <w:szCs w:val="14"/>
              </w:rPr>
              <w:t>Process Final FBC Results</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3B620F42" w14:textId="328FD280">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673AE703" w14:textId="1A0444F5">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vAlign w:val="center"/>
          </w:tcPr>
          <w:p w:rsidR="005C53E0" w:rsidRDefault="005C53E0" w14:paraId="1C3F71E2" w14:textId="77777777"/>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10932B1E" w14:textId="4B805896">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5E6AF222" w14:textId="18C73EAB">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5C53E0" w:rsidP="5CD4755F" w:rsidRDefault="005C53E0" w14:paraId="7254EDF6" w14:textId="2E8CDAE5">
            <w:pPr>
              <w:rPr>
                <w:rFonts w:eastAsia="Arial" w:cs="Arial"/>
                <w:sz w:val="14"/>
                <w:szCs w:val="14"/>
              </w:rPr>
            </w:pPr>
            <w:r w:rsidRPr="5CD4755F">
              <w:rPr>
                <w:rFonts w:eastAsia="Arial" w:cs="Arial"/>
                <w:sz w:val="14"/>
                <w:szCs w:val="14"/>
              </w:rPr>
              <w:t>-</w:t>
            </w:r>
          </w:p>
        </w:tc>
      </w:tr>
      <w:tr w:rsidR="005C53E0" w:rsidTr="008E676F" w14:paraId="71673CB9"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2788B7B7" w14:textId="40C5E96A">
            <w:pPr>
              <w:rPr>
                <w:rFonts w:eastAsia="Arial" w:cs="Arial"/>
                <w:sz w:val="14"/>
                <w:szCs w:val="14"/>
              </w:rPr>
            </w:pPr>
            <w:r>
              <w:rPr>
                <w:rFonts w:eastAsia="Arial" w:cs="Arial"/>
                <w:sz w:val="14"/>
                <w:szCs w:val="14"/>
              </w:rPr>
              <w:t>Distribute Fallback Report after Final</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42FCB362" w14:textId="17C6EAC1">
            <w:pPr>
              <w:rPr>
                <w:rFonts w:eastAsia="Arial" w:cs="Arial"/>
                <w:sz w:val="14"/>
                <w:szCs w:val="14"/>
              </w:rPr>
            </w:pPr>
            <w:r>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737A9083" w14:textId="4F5A2D60">
            <w:pPr>
              <w:rPr>
                <w:rFonts w:eastAsia="Arial" w:cs="Arial"/>
                <w:sz w:val="14"/>
                <w:szCs w:val="14"/>
              </w:rPr>
            </w:pPr>
            <w:r>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5C53E0" w:rsidRDefault="005C53E0" w14:paraId="4006F098" w14:textId="77777777"/>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6548CC8F" w14:textId="79579E50">
            <w:pPr>
              <w:rPr>
                <w:rFonts w:eastAsia="Arial" w:cs="Arial"/>
                <w:sz w:val="14"/>
                <w:szCs w:val="14"/>
              </w:rPr>
            </w:pPr>
            <w:r>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34DC85E2" w14:textId="7333E597">
            <w:pPr>
              <w:rPr>
                <w:rFonts w:eastAsia="Arial" w:cs="Arial"/>
                <w:sz w:val="14"/>
                <w:szCs w:val="14"/>
              </w:rPr>
            </w:pPr>
            <w:r>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5C53E0" w:rsidP="5CD4755F" w:rsidRDefault="005C53E0" w14:paraId="0B08F337" w14:textId="28FBCA31">
            <w:pPr>
              <w:rPr>
                <w:rFonts w:eastAsia="Arial" w:cs="Arial"/>
                <w:sz w:val="14"/>
                <w:szCs w:val="14"/>
              </w:rPr>
            </w:pPr>
            <w:r>
              <w:rPr>
                <w:rFonts w:eastAsia="Arial" w:cs="Arial"/>
                <w:sz w:val="14"/>
                <w:szCs w:val="14"/>
              </w:rPr>
              <w:t>-</w:t>
            </w:r>
          </w:p>
        </w:tc>
      </w:tr>
    </w:tbl>
    <w:p w:rsidR="4EF8F33A" w:rsidP="5CD4755F" w:rsidRDefault="5CD4755F" w14:paraId="754CF735" w14:textId="6B79F8FD">
      <w:pPr>
        <w:spacing w:before="240" w:after="240"/>
        <w:rPr>
          <w:rFonts w:eastAsia="Arial" w:cs="Arial"/>
          <w:color w:val="000000" w:themeColor="text1"/>
        </w:rPr>
      </w:pPr>
      <w:r w:rsidRPr="5CD4755F">
        <w:rPr>
          <w:rFonts w:eastAsia="Arial" w:cs="Arial"/>
          <w:color w:val="000000" w:themeColor="text1"/>
        </w:rPr>
        <w:t>The FB parameters that have been computed indicate what net positions, given the Critical Branches that are specified by the TSOs in Core, can be facilitated under ID trading without endangering the grid security.</w:t>
      </w:r>
    </w:p>
    <w:p w:rsidR="4EF8F33A" w:rsidP="5CD4755F" w:rsidRDefault="5CD4755F" w14:paraId="25DD6A17" w14:textId="2287CD50">
      <w:pPr>
        <w:spacing w:after="240"/>
        <w:rPr>
          <w:rFonts w:eastAsia="Arial" w:cs="Arial"/>
          <w:color w:val="000000" w:themeColor="text1"/>
        </w:rPr>
      </w:pPr>
      <w:r w:rsidRPr="5CD4755F">
        <w:rPr>
          <w:rFonts w:eastAsia="Arial" w:cs="Arial"/>
          <w:color w:val="000000" w:themeColor="text1"/>
        </w:rPr>
        <w:t xml:space="preserve">For the final FB computation, the results of the initial FB computation are updated by the IVAs sent by TSOs to consider the outcome of the validation phase. In addition, TSOs can update the ECs for this process step. </w:t>
      </w:r>
    </w:p>
    <w:p w:rsidR="4EF8F33A" w:rsidP="5CD4755F" w:rsidRDefault="5CD4755F" w14:paraId="413B3452" w14:textId="7038441E">
      <w:pPr>
        <w:spacing w:after="240"/>
        <w:rPr>
          <w:rFonts w:eastAsia="Arial" w:cs="Arial"/>
          <w:color w:val="000000" w:themeColor="text1"/>
        </w:rPr>
      </w:pPr>
      <w:r w:rsidRPr="5CD4755F">
        <w:rPr>
          <w:rFonts w:eastAsia="Arial" w:cs="Arial"/>
          <w:color w:val="000000" w:themeColor="text1"/>
        </w:rPr>
        <w:t>The final FB results are shifted in a next step to the latest AAC.</w:t>
      </w:r>
    </w:p>
    <w:p w:rsidR="4EF8F33A" w:rsidP="00B47D5C" w:rsidRDefault="5CD4755F" w14:paraId="0970090E" w14:textId="7A0B0435">
      <w:pPr>
        <w:pStyle w:val="Heading3"/>
        <w:rPr>
          <w:lang w:val="en-IE"/>
        </w:rPr>
      </w:pPr>
      <w:r w:rsidRPr="5CD4755F">
        <w:t>Backup and Fallback processes</w:t>
      </w:r>
    </w:p>
    <w:p w:rsidR="4EF8F33A" w:rsidP="5CD4755F" w:rsidRDefault="5CD4755F" w14:paraId="6892AAB2" w14:textId="512476A7">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 If applicable trigger the following actions before the Backup/fallback time:</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990"/>
        <w:gridCol w:w="2265"/>
        <w:gridCol w:w="3000"/>
        <w:gridCol w:w="645"/>
        <w:gridCol w:w="735"/>
        <w:gridCol w:w="870"/>
      </w:tblGrid>
      <w:tr w:rsidR="4EF8F33A" w:rsidTr="47E385B5" w14:paraId="3C05CFB9" w14:textId="77777777">
        <w:trPr>
          <w:trHeight w:val="525"/>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1734E58" w14:textId="48033010">
            <w:pPr>
              <w:rPr>
                <w:rFonts w:eastAsia="Arial" w:cs="Arial"/>
                <w:sz w:val="14"/>
                <w:szCs w:val="14"/>
              </w:rPr>
            </w:pPr>
            <w:r w:rsidRPr="5CD4755F">
              <w:rPr>
                <w:rFonts w:eastAsia="Arial" w:cs="Arial"/>
                <w:color w:val="FFFFFF" w:themeColor="background1"/>
                <w:sz w:val="14"/>
                <w:szCs w:val="14"/>
              </w:rPr>
              <w:t>Backup ID</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9F91105" w14:textId="14B5872D">
            <w:pPr>
              <w:rPr>
                <w:rFonts w:eastAsia="Arial" w:cs="Arial"/>
                <w:sz w:val="14"/>
                <w:szCs w:val="14"/>
              </w:rPr>
            </w:pPr>
            <w:r w:rsidRPr="5CD4755F">
              <w:rPr>
                <w:rFonts w:eastAsia="Arial" w:cs="Arial"/>
                <w:color w:val="FFFFFF" w:themeColor="background1"/>
                <w:sz w:val="14"/>
                <w:szCs w:val="14"/>
              </w:rPr>
              <w:t>Process Step</w:t>
            </w:r>
          </w:p>
        </w:tc>
        <w:tc>
          <w:tcPr>
            <w:tcW w:w="22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A892C82" w14:textId="31A512C1">
            <w:pPr>
              <w:rPr>
                <w:rFonts w:eastAsia="Arial" w:cs="Arial"/>
                <w:sz w:val="14"/>
                <w:szCs w:val="14"/>
              </w:rPr>
            </w:pPr>
            <w:r w:rsidRPr="5CD4755F">
              <w:rPr>
                <w:rFonts w:eastAsia="Arial" w:cs="Arial"/>
                <w:color w:val="FFFFFF" w:themeColor="background1"/>
                <w:sz w:val="14"/>
                <w:szCs w:val="14"/>
              </w:rPr>
              <w:t>Description</w:t>
            </w:r>
          </w:p>
        </w:tc>
        <w:tc>
          <w:tcPr>
            <w:tcW w:w="300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42B64A1B" w14:textId="3820E37B">
            <w:pPr>
              <w:rPr>
                <w:rFonts w:eastAsia="Arial" w:cs="Arial"/>
                <w:sz w:val="14"/>
                <w:szCs w:val="14"/>
              </w:rPr>
            </w:pPr>
            <w:r w:rsidRPr="5CD4755F">
              <w:rPr>
                <w:rFonts w:eastAsia="Arial" w:cs="Arial"/>
                <w:color w:val="FFFFFF" w:themeColor="background1"/>
                <w:sz w:val="14"/>
                <w:szCs w:val="14"/>
              </w:rPr>
              <w:t>Solution/Action</w:t>
            </w:r>
          </w:p>
        </w:tc>
        <w:tc>
          <w:tcPr>
            <w:tcW w:w="64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FADB379" w14:textId="397EEAC7">
            <w:pPr>
              <w:rPr>
                <w:rFonts w:eastAsia="Arial" w:cs="Arial"/>
                <w:sz w:val="14"/>
                <w:szCs w:val="14"/>
              </w:rPr>
            </w:pPr>
            <w:r w:rsidRPr="5CD4755F">
              <w:rPr>
                <w:rFonts w:eastAsia="Arial" w:cs="Arial"/>
                <w:color w:val="FFFFFF" w:themeColor="background1"/>
                <w:sz w:val="14"/>
                <w:szCs w:val="14"/>
              </w:rPr>
              <w:t>Owner</w:t>
            </w:r>
          </w:p>
        </w:tc>
        <w:tc>
          <w:tcPr>
            <w:tcW w:w="73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2DA2029A" w14:textId="6C9CC2BE">
            <w:pPr>
              <w:rPr>
                <w:rFonts w:eastAsia="Arial" w:cs="Arial"/>
                <w:sz w:val="14"/>
                <w:szCs w:val="14"/>
              </w:rPr>
            </w:pPr>
            <w:r w:rsidRPr="5CD4755F">
              <w:rPr>
                <w:rFonts w:eastAsia="Arial" w:cs="Arial"/>
                <w:color w:val="FFFFFF" w:themeColor="background1"/>
                <w:sz w:val="14"/>
                <w:szCs w:val="14"/>
              </w:rPr>
              <w:t>Tool</w:t>
            </w:r>
          </w:p>
        </w:tc>
        <w:tc>
          <w:tcPr>
            <w:tcW w:w="870"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7C5F9F3A" w14:textId="42AB73DD">
            <w:pPr>
              <w:rPr>
                <w:rFonts w:eastAsia="Arial" w:cs="Arial"/>
                <w:sz w:val="14"/>
                <w:szCs w:val="14"/>
              </w:rPr>
            </w:pPr>
            <w:r w:rsidRPr="5CD4755F">
              <w:rPr>
                <w:rFonts w:eastAsia="Arial" w:cs="Arial"/>
                <w:color w:val="FFFFFF" w:themeColor="background1"/>
                <w:sz w:val="14"/>
                <w:szCs w:val="14"/>
              </w:rPr>
              <w:t>Email Template #</w:t>
            </w:r>
          </w:p>
        </w:tc>
      </w:tr>
      <w:tr w:rsidR="4EF8F33A" w:rsidTr="47E385B5" w14:paraId="7802D02A" w14:textId="77777777">
        <w:trPr>
          <w:trHeight w:val="99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5FD71DFE" w14:textId="333E5785">
            <w:pPr>
              <w:rPr>
                <w:rFonts w:eastAsia="Arial" w:cs="Arial"/>
                <w:sz w:val="14"/>
                <w:szCs w:val="14"/>
              </w:rPr>
            </w:pPr>
            <w:r w:rsidRPr="47E385B5">
              <w:rPr>
                <w:rFonts w:eastAsia="Arial" w:cs="Arial"/>
                <w:sz w:val="14"/>
                <w:szCs w:val="14"/>
              </w:rPr>
              <w:t>ID3C_1</w:t>
            </w:r>
            <w:r w:rsidR="001E521F">
              <w:rPr>
                <w:rFonts w:eastAsia="Arial" w:cs="Arial"/>
                <w:sz w:val="14"/>
                <w:szCs w:val="14"/>
              </w:rPr>
              <w:t>2</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64F61E02" w14:textId="3D412152">
            <w:pPr>
              <w:rPr>
                <w:rFonts w:eastAsia="Arial" w:cs="Arial"/>
                <w:sz w:val="14"/>
                <w:szCs w:val="14"/>
              </w:rPr>
            </w:pPr>
            <w:r w:rsidRPr="5CD4755F">
              <w:rPr>
                <w:rFonts w:eastAsia="Arial" w:cs="Arial"/>
                <w:sz w:val="14"/>
                <w:szCs w:val="14"/>
              </w:rPr>
              <w:t>Final FB computation</w:t>
            </w:r>
          </w:p>
        </w:tc>
        <w:tc>
          <w:tcPr>
            <w:tcW w:w="226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73886E91" w14:textId="49551013">
            <w:pPr>
              <w:rPr>
                <w:rFonts w:eastAsia="Arial" w:cs="Arial"/>
                <w:sz w:val="14"/>
                <w:szCs w:val="14"/>
              </w:rPr>
            </w:pPr>
            <w:r w:rsidRPr="5CD4755F">
              <w:rPr>
                <w:rFonts w:eastAsia="Arial" w:cs="Arial"/>
                <w:sz w:val="14"/>
                <w:szCs w:val="14"/>
              </w:rPr>
              <w:t xml:space="preserve">Issue/error with Final FB computation </w:t>
            </w:r>
          </w:p>
        </w:tc>
        <w:tc>
          <w:tcPr>
            <w:tcW w:w="30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38BE17B4" w14:textId="60CCFD8B">
            <w:pPr>
              <w:rPr>
                <w:rFonts w:eastAsia="Arial" w:cs="Arial"/>
                <w:sz w:val="14"/>
                <w:szCs w:val="14"/>
              </w:rPr>
            </w:pPr>
            <w:r w:rsidRPr="5CD4755F">
              <w:rPr>
                <w:rFonts w:eastAsia="Arial" w:cs="Arial"/>
                <w:sz w:val="14"/>
                <w:szCs w:val="14"/>
              </w:rPr>
              <w:t>If computation is not successfully finished by Critical End Time, inform parties per e-mail template about failure on provision of computed NTCs.</w:t>
            </w:r>
          </w:p>
        </w:tc>
        <w:tc>
          <w:tcPr>
            <w:tcW w:w="6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5C62F4B" w14:textId="0C74C2C8">
            <w:pPr>
              <w:rPr>
                <w:rFonts w:eastAsia="Arial" w:cs="Arial"/>
                <w:sz w:val="14"/>
                <w:szCs w:val="14"/>
              </w:rPr>
            </w:pPr>
            <w:r w:rsidRPr="5CD4755F">
              <w:rPr>
                <w:rFonts w:eastAsia="Arial" w:cs="Arial"/>
                <w:sz w:val="14"/>
                <w:szCs w:val="14"/>
              </w:rPr>
              <w:t>CCC</w:t>
            </w:r>
          </w:p>
        </w:tc>
        <w:tc>
          <w:tcPr>
            <w:tcW w:w="73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58F0DAB" w14:textId="5F6FAB19">
            <w:pPr>
              <w:rPr>
                <w:rFonts w:eastAsia="Arial" w:cs="Arial"/>
                <w:sz w:val="14"/>
                <w:szCs w:val="14"/>
              </w:rPr>
            </w:pPr>
            <w:r w:rsidRPr="5CD4755F">
              <w:rPr>
                <w:rFonts w:eastAsia="Arial" w:cs="Arial"/>
                <w:sz w:val="14"/>
                <w:szCs w:val="14"/>
              </w:rPr>
              <w:t>Email</w:t>
            </w:r>
          </w:p>
        </w:tc>
        <w:tc>
          <w:tcPr>
            <w:tcW w:w="87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453DF3AE" w14:textId="0A87806D">
            <w:pPr>
              <w:rPr>
                <w:rFonts w:eastAsia="Arial" w:cs="Arial"/>
                <w:sz w:val="14"/>
                <w:szCs w:val="14"/>
              </w:rPr>
            </w:pPr>
            <w:r w:rsidRPr="5CD4755F">
              <w:rPr>
                <w:rFonts w:eastAsia="Arial" w:cs="Arial"/>
                <w:sz w:val="14"/>
                <w:szCs w:val="14"/>
              </w:rPr>
              <w:t>2</w:t>
            </w:r>
          </w:p>
        </w:tc>
      </w:tr>
      <w:tr w:rsidR="4EF8F33A" w:rsidTr="47E385B5" w14:paraId="259FCEC3" w14:textId="77777777">
        <w:trPr>
          <w:trHeight w:val="375"/>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4CCFA0FD" w14:textId="79B051B2">
            <w:pPr>
              <w:rPr>
                <w:rFonts w:eastAsia="Arial" w:cs="Arial"/>
                <w:sz w:val="14"/>
                <w:szCs w:val="14"/>
              </w:rPr>
            </w:pPr>
            <w:r w:rsidRPr="47E385B5">
              <w:rPr>
                <w:rFonts w:eastAsia="Arial" w:cs="Arial"/>
                <w:sz w:val="14"/>
                <w:szCs w:val="14"/>
              </w:rPr>
              <w:t>ID3C_1</w:t>
            </w:r>
            <w:r w:rsidR="001E521F">
              <w:rPr>
                <w:rFonts w:eastAsia="Arial" w:cs="Arial"/>
                <w:sz w:val="14"/>
                <w:szCs w:val="14"/>
              </w:rPr>
              <w:t>3</w:t>
            </w:r>
          </w:p>
        </w:tc>
        <w:tc>
          <w:tcPr>
            <w:tcW w:w="990" w:type="dxa"/>
            <w:vMerge/>
            <w:vAlign w:val="center"/>
          </w:tcPr>
          <w:p w:rsidR="00A0426B" w:rsidRDefault="00A0426B" w14:paraId="65A33208" w14:textId="77777777"/>
        </w:tc>
        <w:tc>
          <w:tcPr>
            <w:tcW w:w="226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67E411BD" w14:textId="64A96205">
            <w:pPr>
              <w:rPr>
                <w:rFonts w:eastAsia="Arial" w:cs="Arial"/>
                <w:sz w:val="14"/>
                <w:szCs w:val="14"/>
              </w:rPr>
            </w:pPr>
            <w:r w:rsidRPr="5CD4755F">
              <w:rPr>
                <w:rFonts w:eastAsia="Arial" w:cs="Arial"/>
                <w:sz w:val="14"/>
                <w:szCs w:val="14"/>
              </w:rPr>
              <w:t>Fallback applied for TSs during Final FB computation</w:t>
            </w:r>
          </w:p>
          <w:p w:rsidR="4EF8F33A" w:rsidP="5CD4755F" w:rsidRDefault="4EF8F33A" w14:paraId="7CE6F047" w14:textId="14024BC3">
            <w:pPr>
              <w:rPr>
                <w:rFonts w:eastAsia="Arial" w:cs="Arial"/>
                <w:sz w:val="14"/>
                <w:szCs w:val="14"/>
              </w:rPr>
            </w:pPr>
          </w:p>
        </w:tc>
        <w:tc>
          <w:tcPr>
            <w:tcW w:w="30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5E59EC5" w14:textId="13C65CF1">
            <w:pPr>
              <w:rPr>
                <w:rFonts w:eastAsia="Arial" w:cs="Arial"/>
                <w:sz w:val="14"/>
                <w:szCs w:val="14"/>
              </w:rPr>
            </w:pPr>
            <w:r w:rsidRPr="5CD4755F">
              <w:rPr>
                <w:rFonts w:eastAsia="Arial" w:cs="Arial"/>
                <w:sz w:val="14"/>
                <w:szCs w:val="14"/>
              </w:rPr>
              <w:t>1. Inform all parties via email template about results and the timestamps with a fallback applied</w:t>
            </w:r>
          </w:p>
          <w:p w:rsidR="4EF8F33A" w:rsidP="5CD4755F" w:rsidRDefault="5CD4755F" w14:paraId="2B46C117" w14:textId="259A2EF0">
            <w:pPr>
              <w:rPr>
                <w:rFonts w:eastAsia="Arial" w:cs="Arial"/>
                <w:sz w:val="14"/>
                <w:szCs w:val="14"/>
              </w:rPr>
            </w:pPr>
            <w:r w:rsidRPr="5CD4755F">
              <w:rPr>
                <w:rFonts w:eastAsia="Arial" w:cs="Arial"/>
                <w:sz w:val="14"/>
                <w:szCs w:val="14"/>
              </w:rPr>
              <w:t>2. Trigger an investigation by Unicorn</w:t>
            </w:r>
          </w:p>
        </w:tc>
        <w:tc>
          <w:tcPr>
            <w:tcW w:w="6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656E6834" w14:textId="4CCD052E">
            <w:pPr>
              <w:rPr>
                <w:rFonts w:eastAsia="Arial" w:cs="Arial"/>
                <w:sz w:val="14"/>
                <w:szCs w:val="14"/>
              </w:rPr>
            </w:pPr>
            <w:r w:rsidRPr="5CD4755F">
              <w:rPr>
                <w:rFonts w:eastAsia="Arial" w:cs="Arial"/>
                <w:sz w:val="14"/>
                <w:szCs w:val="14"/>
              </w:rPr>
              <w:t>CCC</w:t>
            </w:r>
          </w:p>
        </w:tc>
        <w:tc>
          <w:tcPr>
            <w:tcW w:w="73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58C643D1" w14:textId="7CED10DE">
            <w:pPr>
              <w:rPr>
                <w:rFonts w:eastAsia="Arial" w:cs="Arial"/>
                <w:sz w:val="14"/>
                <w:szCs w:val="14"/>
              </w:rPr>
            </w:pPr>
            <w:r w:rsidRPr="5CD4755F">
              <w:rPr>
                <w:rFonts w:eastAsia="Arial" w:cs="Arial"/>
                <w:sz w:val="14"/>
                <w:szCs w:val="14"/>
              </w:rPr>
              <w:t>Email</w:t>
            </w:r>
          </w:p>
        </w:tc>
        <w:tc>
          <w:tcPr>
            <w:tcW w:w="87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35ED79D5" w14:textId="5B1868AB">
            <w:pPr>
              <w:rPr>
                <w:rFonts w:eastAsia="Arial" w:cs="Arial"/>
                <w:sz w:val="14"/>
                <w:szCs w:val="14"/>
              </w:rPr>
            </w:pPr>
            <w:r w:rsidRPr="5CD4755F">
              <w:rPr>
                <w:rFonts w:eastAsia="Arial" w:cs="Arial"/>
                <w:sz w:val="14"/>
                <w:szCs w:val="14"/>
              </w:rPr>
              <w:t>5</w:t>
            </w:r>
          </w:p>
        </w:tc>
      </w:tr>
    </w:tbl>
    <w:p w:rsidR="4EF8F33A" w:rsidP="5CD4755F" w:rsidRDefault="5CD4755F" w14:paraId="45B53692" w14:textId="11935459">
      <w:pPr>
        <w:spacing w:before="240" w:after="240"/>
        <w:rPr>
          <w:rFonts w:eastAsia="Arial" w:cs="Arial"/>
          <w:color w:val="000000" w:themeColor="text1"/>
        </w:rPr>
      </w:pPr>
      <w:r w:rsidRPr="5CD4755F">
        <w:rPr>
          <w:rFonts w:eastAsia="Arial" w:cs="Arial"/>
          <w:color w:val="000000" w:themeColor="text1"/>
        </w:rPr>
        <w:t>The Backup/Fallback timings are detailed in the HLBP excel document made available in Section 2.1.</w:t>
      </w:r>
    </w:p>
    <w:p w:rsidR="0041602B" w:rsidP="5CD4755F" w:rsidRDefault="0041602B" w14:paraId="2FA6B4D2" w14:textId="77777777">
      <w:pPr>
        <w:spacing w:before="240" w:after="240"/>
        <w:rPr>
          <w:rFonts w:eastAsia="Arial" w:cs="Arial"/>
          <w:color w:val="000000" w:themeColor="text1"/>
        </w:rPr>
      </w:pPr>
    </w:p>
    <w:p w:rsidR="4EF8F33A" w:rsidP="00B47D5C" w:rsidRDefault="029219A7" w14:paraId="2E83E957" w14:textId="6CE25A87">
      <w:pPr>
        <w:pStyle w:val="Heading2"/>
        <w:rPr>
          <w:lang w:val="en-IE"/>
        </w:rPr>
      </w:pPr>
      <w:bookmarkStart w:name="_Toc347002016" w:id="316"/>
      <w:bookmarkStart w:name="_Toc224121688" w:id="317"/>
      <w:r>
        <w:t>Market Coupling Inputs Gathering</w:t>
      </w:r>
      <w:bookmarkEnd w:id="316"/>
      <w:bookmarkEnd w:id="317"/>
    </w:p>
    <w:p w:rsidR="4EF8F33A" w:rsidP="5CD4755F" w:rsidRDefault="5CD4755F" w14:paraId="23CAFF0D" w14:textId="18A9ED05">
      <w:pPr>
        <w:spacing w:after="240"/>
        <w:rPr>
          <w:rFonts w:eastAsia="Arial" w:cs="Arial"/>
          <w:color w:val="000000" w:themeColor="text1"/>
        </w:rPr>
      </w:pPr>
      <w:r w:rsidRPr="5CD4755F">
        <w:rPr>
          <w:rFonts w:eastAsia="Arial" w:cs="Arial"/>
          <w:color w:val="000000" w:themeColor="text1"/>
        </w:rPr>
        <w:t>The Market Coupling Mechanism for the Intraday timeframe is not able to accommodate flow-based parameters, yet. To handle the capacity calculation results, an ID ATC/NTC extraction has to be performed, which is done on the latest ID market position, being the NPs resulting from the already allocated capacities (AACs).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60"/>
        <w:gridCol w:w="945"/>
        <w:gridCol w:w="855"/>
        <w:gridCol w:w="870"/>
        <w:gridCol w:w="885"/>
        <w:gridCol w:w="1105"/>
        <w:gridCol w:w="1105"/>
        <w:gridCol w:w="1105"/>
      </w:tblGrid>
      <w:tr w:rsidR="4EF8F33A" w:rsidTr="00B1234A" w14:paraId="18FFAAC9"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339AEDE" w14:textId="59B32F83">
            <w:pPr>
              <w:rPr>
                <w:rFonts w:eastAsia="Arial" w:cs="Arial"/>
                <w:sz w:val="14"/>
                <w:szCs w:val="14"/>
              </w:rPr>
            </w:pPr>
            <w:r w:rsidRPr="5CD4755F">
              <w:rPr>
                <w:rFonts w:eastAsia="Arial" w:cs="Arial"/>
                <w:color w:val="FFFFFF" w:themeColor="background1"/>
                <w:sz w:val="14"/>
                <w:szCs w:val="14"/>
              </w:rPr>
              <w:t>Activity</w:t>
            </w:r>
          </w:p>
        </w:tc>
        <w:tc>
          <w:tcPr>
            <w:tcW w:w="9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A6ABE4C" w14:textId="646F1847">
            <w:pPr>
              <w:rPr>
                <w:rFonts w:eastAsia="Arial" w:cs="Arial"/>
                <w:sz w:val="14"/>
                <w:szCs w:val="14"/>
              </w:rPr>
            </w:pPr>
            <w:r w:rsidRPr="5CD4755F">
              <w:rPr>
                <w:rFonts w:eastAsia="Arial" w:cs="Arial"/>
                <w:color w:val="FFFFFF" w:themeColor="background1"/>
                <w:sz w:val="14"/>
                <w:szCs w:val="14"/>
              </w:rPr>
              <w:t>Owner</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65DBAFE" w14:textId="1A2A7A77">
            <w:pPr>
              <w:rPr>
                <w:rFonts w:eastAsia="Arial" w:cs="Arial"/>
                <w:sz w:val="14"/>
                <w:szCs w:val="14"/>
              </w:rPr>
            </w:pPr>
            <w:r w:rsidRPr="5CD4755F">
              <w:rPr>
                <w:rFonts w:eastAsia="Arial" w:cs="Arial"/>
                <w:color w:val="FFFFFF" w:themeColor="background1"/>
                <w:sz w:val="14"/>
                <w:szCs w:val="14"/>
              </w:rPr>
              <w:t>Tool</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DABAE60" w14:textId="32A13075">
            <w:pPr>
              <w:rPr>
                <w:rFonts w:eastAsia="Arial" w:cs="Arial"/>
                <w:sz w:val="14"/>
                <w:szCs w:val="14"/>
              </w:rPr>
            </w:pPr>
            <w:r w:rsidRPr="5CD4755F">
              <w:rPr>
                <w:rFonts w:eastAsia="Arial" w:cs="Arial"/>
                <w:color w:val="FFFFFF" w:themeColor="background1"/>
                <w:sz w:val="14"/>
                <w:szCs w:val="14"/>
              </w:rPr>
              <w:t>Target Start Time</w:t>
            </w:r>
          </w:p>
        </w:tc>
        <w:tc>
          <w:tcPr>
            <w:tcW w:w="87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6491616" w14:textId="5594A0E4">
            <w:pPr>
              <w:rPr>
                <w:rFonts w:eastAsia="Arial" w:cs="Arial"/>
                <w:sz w:val="14"/>
                <w:szCs w:val="14"/>
              </w:rPr>
            </w:pPr>
            <w:r w:rsidRPr="5CD4755F">
              <w:rPr>
                <w:rFonts w:eastAsia="Arial" w:cs="Arial"/>
                <w:color w:val="FFFFFF" w:themeColor="background1"/>
                <w:sz w:val="14"/>
                <w:szCs w:val="14"/>
              </w:rPr>
              <w:t>Target End Time</w:t>
            </w:r>
          </w:p>
        </w:tc>
        <w:tc>
          <w:tcPr>
            <w:tcW w:w="88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F00CF4B" w14:textId="08871C15">
            <w:pPr>
              <w:rPr>
                <w:rFonts w:eastAsia="Arial" w:cs="Arial"/>
                <w:sz w:val="14"/>
                <w:szCs w:val="14"/>
              </w:rPr>
            </w:pPr>
            <w:r w:rsidRPr="5CD4755F">
              <w:rPr>
                <w:rFonts w:eastAsia="Arial" w:cs="Arial"/>
                <w:color w:val="FFFFFF" w:themeColor="background1"/>
                <w:sz w:val="14"/>
                <w:szCs w:val="14"/>
              </w:rPr>
              <w:t>Critical End Time</w:t>
            </w:r>
          </w:p>
        </w:tc>
        <w:tc>
          <w:tcPr>
            <w:tcW w:w="331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D42ACE5" w14:textId="132C417E">
            <w:pPr>
              <w:rPr>
                <w:rFonts w:eastAsia="Arial" w:cs="Arial"/>
                <w:sz w:val="14"/>
                <w:szCs w:val="14"/>
              </w:rPr>
            </w:pPr>
            <w:r w:rsidRPr="5CD4755F">
              <w:rPr>
                <w:rFonts w:eastAsia="Arial" w:cs="Arial"/>
                <w:color w:val="FFFFFF" w:themeColor="background1"/>
                <w:sz w:val="14"/>
                <w:szCs w:val="14"/>
              </w:rPr>
              <w:t>Data Exchange</w:t>
            </w:r>
          </w:p>
        </w:tc>
      </w:tr>
      <w:tr w:rsidR="4EF8F33A" w:rsidTr="00B1234A" w14:paraId="6FE8A6DF" w14:textId="77777777">
        <w:trPr>
          <w:trHeight w:val="270"/>
        </w:trPr>
        <w:tc>
          <w:tcPr>
            <w:tcW w:w="1290" w:type="dxa"/>
            <w:vMerge/>
            <w:vAlign w:val="center"/>
          </w:tcPr>
          <w:p w:rsidR="00A0426B" w:rsidRDefault="00A0426B" w14:paraId="444824FD" w14:textId="77777777"/>
        </w:tc>
        <w:tc>
          <w:tcPr>
            <w:tcW w:w="960" w:type="dxa"/>
            <w:vMerge/>
            <w:vAlign w:val="center"/>
          </w:tcPr>
          <w:p w:rsidR="00A0426B" w:rsidRDefault="00A0426B" w14:paraId="3B6C7A58" w14:textId="77777777"/>
        </w:tc>
        <w:tc>
          <w:tcPr>
            <w:tcW w:w="945" w:type="dxa"/>
            <w:vMerge/>
            <w:vAlign w:val="center"/>
          </w:tcPr>
          <w:p w:rsidR="00A0426B" w:rsidRDefault="00A0426B" w14:paraId="055B50CD" w14:textId="77777777"/>
        </w:tc>
        <w:tc>
          <w:tcPr>
            <w:tcW w:w="855" w:type="dxa"/>
            <w:vMerge/>
            <w:vAlign w:val="center"/>
          </w:tcPr>
          <w:p w:rsidR="00A0426B" w:rsidRDefault="00A0426B" w14:paraId="22D315FC" w14:textId="77777777"/>
        </w:tc>
        <w:tc>
          <w:tcPr>
            <w:tcW w:w="870" w:type="dxa"/>
            <w:vMerge/>
            <w:vAlign w:val="center"/>
          </w:tcPr>
          <w:p w:rsidR="00A0426B" w:rsidRDefault="00A0426B" w14:paraId="570A1F0E" w14:textId="77777777"/>
        </w:tc>
        <w:tc>
          <w:tcPr>
            <w:tcW w:w="885" w:type="dxa"/>
            <w:vMerge/>
            <w:vAlign w:val="center"/>
          </w:tcPr>
          <w:p w:rsidR="00A0426B" w:rsidRDefault="00A0426B" w14:paraId="6336A0F8" w14:textId="77777777"/>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B30B73B" w14:textId="23B4499C">
            <w:pPr>
              <w:rPr>
                <w:rFonts w:eastAsia="Arial" w:cs="Arial"/>
                <w:sz w:val="14"/>
                <w:szCs w:val="14"/>
              </w:rPr>
            </w:pPr>
            <w:r w:rsidRPr="5CD4755F">
              <w:rPr>
                <w:rFonts w:eastAsia="Arial" w:cs="Arial"/>
                <w:color w:val="FFFFFF" w:themeColor="background1"/>
                <w:sz w:val="14"/>
                <w:szCs w:val="14"/>
              </w:rPr>
              <w:t>Input</w:t>
            </w:r>
          </w:p>
        </w:tc>
        <w:tc>
          <w:tcPr>
            <w:tcW w:w="110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25C728C" w14:textId="48DD1FBE">
            <w:pPr>
              <w:rPr>
                <w:rFonts w:eastAsia="Arial" w:cs="Arial"/>
                <w:sz w:val="14"/>
                <w:szCs w:val="14"/>
              </w:rPr>
            </w:pPr>
            <w:r w:rsidRPr="5CD4755F">
              <w:rPr>
                <w:rFonts w:eastAsia="Arial" w:cs="Arial"/>
                <w:color w:val="FFFFFF" w:themeColor="background1"/>
                <w:sz w:val="14"/>
                <w:szCs w:val="14"/>
              </w:rPr>
              <w:t>Output</w:t>
            </w:r>
          </w:p>
        </w:tc>
        <w:tc>
          <w:tcPr>
            <w:tcW w:w="110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BEA0038" w14:textId="6F028063">
            <w:pPr>
              <w:rPr>
                <w:rFonts w:eastAsia="Arial" w:cs="Arial"/>
                <w:sz w:val="14"/>
                <w:szCs w:val="14"/>
              </w:rPr>
            </w:pPr>
            <w:r w:rsidRPr="5CD4755F">
              <w:rPr>
                <w:rFonts w:eastAsia="Arial" w:cs="Arial"/>
                <w:color w:val="FFFFFF" w:themeColor="background1"/>
                <w:sz w:val="14"/>
                <w:szCs w:val="14"/>
              </w:rPr>
              <w:t>Counter part</w:t>
            </w:r>
          </w:p>
        </w:tc>
      </w:tr>
      <w:tr w:rsidR="4EF8F33A" w:rsidTr="00B1234A" w14:paraId="56B9C343"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C27E1BC" w14:textId="68F0C7CA">
            <w:pPr>
              <w:rPr>
                <w:rFonts w:eastAsia="Arial" w:cs="Arial"/>
                <w:sz w:val="14"/>
                <w:szCs w:val="14"/>
              </w:rPr>
            </w:pPr>
            <w:r w:rsidRPr="5CD4755F">
              <w:rPr>
                <w:rFonts w:eastAsia="Arial" w:cs="Arial"/>
                <w:sz w:val="14"/>
                <w:szCs w:val="14"/>
              </w:rPr>
              <w:t>Re-Open gates for AACs and ACs</w:t>
            </w:r>
          </w:p>
        </w:tc>
        <w:tc>
          <w:tcPr>
            <w:tcW w:w="9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FDED36D" w14:textId="27309FFC">
            <w:pPr>
              <w:rPr>
                <w:rFonts w:eastAsia="Arial" w:cs="Arial"/>
                <w:sz w:val="14"/>
                <w:szCs w:val="14"/>
              </w:rPr>
            </w:pPr>
            <w:r w:rsidRPr="5CD4755F">
              <w:rPr>
                <w:rFonts w:eastAsia="Arial" w:cs="Arial"/>
                <w:sz w:val="14"/>
                <w:szCs w:val="14"/>
              </w:rPr>
              <w:t>CCC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B78CC88" w14:textId="2B523163">
            <w:pPr>
              <w:rPr>
                <w:rFonts w:eastAsia="Arial" w:cs="Arial"/>
                <w:sz w:val="14"/>
                <w:szCs w:val="14"/>
              </w:rPr>
            </w:pPr>
            <w:r w:rsidRPr="5CD4755F">
              <w:rPr>
                <w:rFonts w:eastAsia="Arial" w:cs="Arial"/>
                <w:sz w:val="14"/>
                <w:szCs w:val="14"/>
              </w:rPr>
              <w:t>CCCt</w:t>
            </w:r>
          </w:p>
        </w:tc>
        <w:tc>
          <w:tcPr>
            <w:tcW w:w="261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33366E8D" w14:textId="3164EA3F">
            <w:pPr>
              <w:rPr>
                <w:rFonts w:eastAsia="Arial" w:cs="Arial"/>
                <w:sz w:val="14"/>
                <w:szCs w:val="14"/>
              </w:rPr>
            </w:pPr>
          </w:p>
          <w:p w:rsidR="4EF8F33A" w:rsidP="5CD4755F" w:rsidRDefault="5CD4755F" w14:paraId="0EE7AA66" w14:textId="452B2A6F">
            <w:pPr>
              <w:rPr>
                <w:rFonts w:eastAsia="Arial" w:cs="Arial"/>
                <w:sz w:val="14"/>
                <w:szCs w:val="14"/>
              </w:rPr>
            </w:pPr>
            <w:r w:rsidRPr="5CD4755F">
              <w:rPr>
                <w:rFonts w:eastAsia="Arial" w:cs="Arial"/>
                <w:sz w:val="14"/>
                <w:szCs w:val="14"/>
              </w:rPr>
              <w:t>See HLBP timetable as referred to under ‘2. Related documents’</w:t>
            </w:r>
          </w:p>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44E74F4" w14:textId="222EA8DE">
            <w:pPr>
              <w:rPr>
                <w:rFonts w:eastAsia="Arial" w:cs="Arial"/>
                <w:sz w:val="14"/>
                <w:szCs w:val="14"/>
              </w:rPr>
            </w:pPr>
            <w:r w:rsidRPr="5CD4755F">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45AC2AF" w14:textId="67282981">
            <w:pPr>
              <w:rPr>
                <w:rFonts w:eastAsia="Arial" w:cs="Arial"/>
                <w:sz w:val="14"/>
                <w:szCs w:val="14"/>
              </w:rPr>
            </w:pPr>
            <w:r w:rsidRPr="5CD4755F">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A619F99" w14:textId="3FD9CE7C">
            <w:pPr>
              <w:rPr>
                <w:rFonts w:eastAsia="Arial" w:cs="Arial"/>
                <w:sz w:val="14"/>
                <w:szCs w:val="14"/>
              </w:rPr>
            </w:pPr>
            <w:r w:rsidRPr="5CD4755F">
              <w:rPr>
                <w:rFonts w:eastAsia="Arial" w:cs="Arial"/>
                <w:sz w:val="14"/>
                <w:szCs w:val="14"/>
              </w:rPr>
              <w:t>-</w:t>
            </w:r>
          </w:p>
        </w:tc>
      </w:tr>
      <w:tr w:rsidR="00956DAF" w:rsidTr="00B1234A" w14:paraId="159554A5"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5CD4755F" w:rsidRDefault="00956DAF" w14:paraId="419C2B98" w14:textId="2BFC45C0">
            <w:pPr>
              <w:rPr>
                <w:rFonts w:eastAsia="Arial" w:cs="Arial"/>
                <w:sz w:val="14"/>
                <w:szCs w:val="14"/>
              </w:rPr>
            </w:pPr>
            <w:r>
              <w:rPr>
                <w:rFonts w:eastAsia="Arial" w:cs="Arial"/>
                <w:sz w:val="14"/>
                <w:szCs w:val="14"/>
              </w:rPr>
              <w:t>Check AAC on time delivery</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5CD4755F" w:rsidRDefault="00956DAF" w14:paraId="1F412E14" w14:textId="644A5447">
            <w:pPr>
              <w:rPr>
                <w:rFonts w:eastAsia="Arial" w:cs="Arial"/>
                <w:sz w:val="14"/>
                <w:szCs w:val="14"/>
              </w:rPr>
            </w:pPr>
            <w:r>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5CD4755F" w:rsidRDefault="00956DAF" w14:paraId="22917029" w14:textId="156BED18">
            <w:pPr>
              <w:rPr>
                <w:rFonts w:eastAsia="Arial" w:cs="Arial"/>
                <w:sz w:val="14"/>
                <w:szCs w:val="14"/>
              </w:rPr>
            </w:pPr>
            <w:r>
              <w:rPr>
                <w:rFonts w:eastAsia="Arial" w:cs="Arial"/>
                <w:sz w:val="14"/>
                <w:szCs w:val="14"/>
              </w:rPr>
              <w:t>CCCt</w:t>
            </w:r>
          </w:p>
        </w:tc>
        <w:tc>
          <w:tcPr>
            <w:tcW w:w="2610" w:type="dxa"/>
            <w:gridSpan w:val="3"/>
            <w:vMerge/>
            <w:vAlign w:val="center"/>
          </w:tcPr>
          <w:p w:rsidR="00956DAF" w:rsidRDefault="00956DAF" w14:paraId="4088A5E4" w14:textId="77777777"/>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5CD4755F" w:rsidRDefault="00956DAF" w14:paraId="5551033A" w14:textId="21BC5745">
            <w:pPr>
              <w:rPr>
                <w:rFonts w:eastAsia="Arial" w:cs="Arial"/>
                <w:sz w:val="14"/>
                <w:szCs w:val="14"/>
              </w:rPr>
            </w:pPr>
            <w:r>
              <w:rPr>
                <w:rFonts w:eastAsia="Arial" w:cs="Arial"/>
                <w:sz w:val="14"/>
                <w:szCs w:val="14"/>
              </w:rPr>
              <w:t>AACs</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5CD4755F" w:rsidRDefault="00956DAF" w14:paraId="1FF5BB63" w14:textId="77777777">
            <w:pPr>
              <w:rPr>
                <w:rFonts w:eastAsia="Arial" w:cs="Arial"/>
                <w:sz w:val="14"/>
                <w:szCs w:val="14"/>
              </w:rPr>
            </w:pP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5CD4755F" w:rsidRDefault="00956DAF" w14:paraId="31228D59" w14:textId="702C860C">
            <w:pPr>
              <w:rPr>
                <w:rFonts w:eastAsia="Arial" w:cs="Arial"/>
                <w:sz w:val="14"/>
                <w:szCs w:val="14"/>
              </w:rPr>
            </w:pPr>
            <w:r>
              <w:rPr>
                <w:rFonts w:eastAsia="Arial" w:cs="Arial"/>
                <w:sz w:val="14"/>
                <w:szCs w:val="14"/>
              </w:rPr>
              <w:t>XBID</w:t>
            </w:r>
          </w:p>
        </w:tc>
      </w:tr>
      <w:tr w:rsidR="4EF8F33A" w:rsidTr="00B1234A" w14:paraId="4688FD00"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A2D192A" w14:textId="6A59C7AD">
            <w:pPr>
              <w:rPr>
                <w:rFonts w:eastAsia="Arial" w:cs="Arial"/>
                <w:sz w:val="14"/>
                <w:szCs w:val="14"/>
              </w:rPr>
            </w:pPr>
            <w:r w:rsidRPr="5CD4755F">
              <w:rPr>
                <w:rFonts w:eastAsia="Arial" w:cs="Arial"/>
                <w:sz w:val="14"/>
                <w:szCs w:val="14"/>
              </w:rPr>
              <w:t>Close MC Inputs Gathering</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550FB4D" w14:textId="18369214">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5A439B5" w14:textId="7AC7FF2C">
            <w:pPr>
              <w:rPr>
                <w:rFonts w:eastAsia="Arial" w:cs="Arial"/>
                <w:sz w:val="14"/>
                <w:szCs w:val="14"/>
              </w:rPr>
            </w:pPr>
            <w:r w:rsidRPr="5CD4755F">
              <w:rPr>
                <w:rFonts w:eastAsia="Arial" w:cs="Arial"/>
                <w:sz w:val="14"/>
                <w:szCs w:val="14"/>
              </w:rPr>
              <w:t>CCCt</w:t>
            </w:r>
          </w:p>
        </w:tc>
        <w:tc>
          <w:tcPr>
            <w:tcW w:w="2610" w:type="dxa"/>
            <w:gridSpan w:val="3"/>
            <w:vMerge/>
            <w:vAlign w:val="center"/>
          </w:tcPr>
          <w:p w:rsidR="00A0426B" w:rsidRDefault="00A0426B" w14:paraId="1F494402" w14:textId="77777777"/>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00956DAF" w14:paraId="043CE9D9" w14:textId="7C3B0555">
            <w:pPr>
              <w:rPr>
                <w:rFonts w:eastAsia="Arial" w:cs="Arial"/>
                <w:sz w:val="14"/>
                <w:szCs w:val="14"/>
              </w:rPr>
            </w:pPr>
            <w:r>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9E7903F" w14:textId="4EADCC86">
            <w:pPr>
              <w:rPr>
                <w:rFonts w:eastAsia="Arial" w:cs="Arial"/>
                <w:sz w:val="14"/>
                <w:szCs w:val="14"/>
              </w:rPr>
            </w:pPr>
            <w:r w:rsidRPr="5CD4755F">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00956DAF" w14:paraId="65D49726" w14:textId="7F488ED4">
            <w:pPr>
              <w:rPr>
                <w:rFonts w:eastAsia="Arial" w:cs="Arial"/>
                <w:sz w:val="14"/>
                <w:szCs w:val="14"/>
              </w:rPr>
            </w:pPr>
            <w:r>
              <w:rPr>
                <w:rFonts w:eastAsia="Arial" w:cs="Arial"/>
                <w:sz w:val="14"/>
                <w:szCs w:val="14"/>
              </w:rPr>
              <w:t>-</w:t>
            </w:r>
          </w:p>
        </w:tc>
      </w:tr>
      <w:tr w:rsidR="4EF8F33A" w:rsidTr="00B1234A" w14:paraId="32FC9446"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37D3E09" w14:textId="59382144">
            <w:pPr>
              <w:rPr>
                <w:rFonts w:eastAsia="Arial" w:cs="Arial"/>
                <w:sz w:val="14"/>
                <w:szCs w:val="14"/>
              </w:rPr>
            </w:pPr>
            <w:r w:rsidRPr="5CD4755F">
              <w:rPr>
                <w:rFonts w:eastAsia="Arial" w:cs="Arial"/>
                <w:sz w:val="14"/>
                <w:szCs w:val="14"/>
              </w:rPr>
              <w:t>Distribute Merged AACs for ID ATC extraction</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B2470C8" w14:textId="7A56D6DF">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DFAB265" w14:textId="07BE7AA0">
            <w:pPr>
              <w:rPr>
                <w:rFonts w:eastAsia="Arial" w:cs="Arial"/>
                <w:sz w:val="14"/>
                <w:szCs w:val="14"/>
              </w:rPr>
            </w:pPr>
            <w:r w:rsidRPr="5CD4755F">
              <w:rPr>
                <w:rFonts w:eastAsia="Arial" w:cs="Arial"/>
                <w:sz w:val="14"/>
                <w:szCs w:val="14"/>
              </w:rPr>
              <w:t>CCCt</w:t>
            </w:r>
          </w:p>
        </w:tc>
        <w:tc>
          <w:tcPr>
            <w:tcW w:w="2610" w:type="dxa"/>
            <w:gridSpan w:val="3"/>
            <w:vMerge/>
            <w:vAlign w:val="center"/>
          </w:tcPr>
          <w:p w:rsidR="00A0426B" w:rsidRDefault="00A0426B" w14:paraId="48AA4521" w14:textId="77777777"/>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C481615" w14:textId="6A742C3F">
            <w:pPr>
              <w:rPr>
                <w:rFonts w:eastAsia="Arial" w:cs="Arial"/>
                <w:sz w:val="14"/>
                <w:szCs w:val="14"/>
              </w:rPr>
            </w:pPr>
            <w:r w:rsidRPr="5CD4755F">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6E57020" w14:textId="24BECA1D">
            <w:pPr>
              <w:rPr>
                <w:rFonts w:eastAsia="Arial" w:cs="Arial"/>
                <w:sz w:val="14"/>
                <w:szCs w:val="14"/>
              </w:rPr>
            </w:pPr>
            <w:r w:rsidRPr="5CD4755F">
              <w:rPr>
                <w:rFonts w:eastAsia="Arial" w:cs="Arial"/>
                <w:sz w:val="14"/>
                <w:szCs w:val="14"/>
              </w:rPr>
              <w:t>Merged AACs</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A6844EF" w14:textId="0798C191">
            <w:pPr>
              <w:rPr>
                <w:rFonts w:eastAsia="Arial" w:cs="Arial"/>
                <w:sz w:val="14"/>
                <w:szCs w:val="14"/>
              </w:rPr>
            </w:pPr>
            <w:r w:rsidRPr="5CD4755F">
              <w:rPr>
                <w:rFonts w:eastAsia="Arial" w:cs="Arial"/>
                <w:sz w:val="14"/>
                <w:szCs w:val="14"/>
              </w:rPr>
              <w:t>TSOs</w:t>
            </w:r>
          </w:p>
        </w:tc>
      </w:tr>
    </w:tbl>
    <w:p w:rsidR="4EF8F33A" w:rsidP="5CD4755F" w:rsidRDefault="5CD4755F" w14:paraId="7C9E6BA0" w14:textId="4AFC6943">
      <w:pPr>
        <w:spacing w:before="240"/>
        <w:rPr>
          <w:rFonts w:eastAsia="Arial" w:cs="Arial"/>
          <w:color w:val="000000" w:themeColor="text1"/>
        </w:rPr>
      </w:pPr>
      <w:r w:rsidRPr="5CD4755F">
        <w:rPr>
          <w:rFonts w:eastAsia="Arial" w:cs="Arial"/>
          <w:color w:val="000000" w:themeColor="text1"/>
        </w:rPr>
        <w:t xml:space="preserve">The AACs are provided on a daily basis, and on Core BZB level by XBID.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70"/>
        <w:gridCol w:w="1110"/>
        <w:gridCol w:w="1260"/>
        <w:gridCol w:w="1260"/>
        <w:gridCol w:w="2235"/>
        <w:gridCol w:w="1200"/>
      </w:tblGrid>
      <w:tr w:rsidR="4EF8F33A" w:rsidTr="5CD4755F" w14:paraId="1EDD5115" w14:textId="77777777">
        <w:trPr>
          <w:trHeight w:val="300"/>
        </w:trPr>
        <w:tc>
          <w:tcPr>
            <w:tcW w:w="870" w:type="dxa"/>
            <w:shd w:val="clear" w:color="auto" w:fill="2F2F2F" w:themeFill="text2" w:themeFillShade="80"/>
            <w:tcMar>
              <w:left w:w="105" w:type="dxa"/>
              <w:right w:w="105" w:type="dxa"/>
            </w:tcMar>
          </w:tcPr>
          <w:p w:rsidR="4EF8F33A" w:rsidP="5CD4755F" w:rsidRDefault="5CD4755F" w14:paraId="1ABA8D6B" w14:textId="09BDD888">
            <w:pPr>
              <w:rPr>
                <w:rFonts w:eastAsia="Arial" w:cs="Arial"/>
                <w:sz w:val="14"/>
                <w:szCs w:val="14"/>
              </w:rPr>
            </w:pPr>
            <w:r w:rsidRPr="5CD4755F">
              <w:rPr>
                <w:rFonts w:eastAsia="Arial" w:cs="Arial"/>
                <w:color w:val="FFFFFF" w:themeColor="background1"/>
                <w:sz w:val="14"/>
                <w:szCs w:val="14"/>
              </w:rPr>
              <w:t>Party</w:t>
            </w:r>
          </w:p>
        </w:tc>
        <w:tc>
          <w:tcPr>
            <w:tcW w:w="1110" w:type="dxa"/>
            <w:shd w:val="clear" w:color="auto" w:fill="2F2F2F" w:themeFill="text2" w:themeFillShade="80"/>
            <w:tcMar>
              <w:left w:w="105" w:type="dxa"/>
              <w:right w:w="105" w:type="dxa"/>
            </w:tcMar>
          </w:tcPr>
          <w:p w:rsidR="4EF8F33A" w:rsidP="5CD4755F" w:rsidRDefault="5CD4755F" w14:paraId="493E67C7" w14:textId="4588E0F7">
            <w:pPr>
              <w:rPr>
                <w:rFonts w:eastAsia="Arial" w:cs="Arial"/>
                <w:sz w:val="14"/>
                <w:szCs w:val="14"/>
              </w:rPr>
            </w:pPr>
            <w:r w:rsidRPr="5CD4755F">
              <w:rPr>
                <w:rFonts w:eastAsia="Arial" w:cs="Arial"/>
                <w:color w:val="FFFFFF" w:themeColor="background1"/>
                <w:sz w:val="14"/>
                <w:szCs w:val="14"/>
              </w:rPr>
              <w:t>Party code</w:t>
            </w:r>
          </w:p>
        </w:tc>
        <w:tc>
          <w:tcPr>
            <w:tcW w:w="1260" w:type="dxa"/>
            <w:shd w:val="clear" w:color="auto" w:fill="2F2F2F" w:themeFill="text2" w:themeFillShade="80"/>
            <w:tcMar>
              <w:left w:w="105" w:type="dxa"/>
              <w:right w:w="105" w:type="dxa"/>
            </w:tcMar>
          </w:tcPr>
          <w:p w:rsidR="4EF8F33A" w:rsidP="5CD4755F" w:rsidRDefault="5CD4755F" w14:paraId="097ABB13" w14:textId="57884FD2">
            <w:pPr>
              <w:rPr>
                <w:rFonts w:eastAsia="Arial" w:cs="Arial"/>
                <w:sz w:val="14"/>
                <w:szCs w:val="14"/>
              </w:rPr>
            </w:pPr>
            <w:r w:rsidRPr="5CD4755F">
              <w:rPr>
                <w:rFonts w:eastAsia="Arial" w:cs="Arial"/>
                <w:color w:val="FFFFFF" w:themeColor="background1"/>
                <w:sz w:val="14"/>
                <w:szCs w:val="14"/>
              </w:rPr>
              <w:t>Mandatory</w:t>
            </w:r>
          </w:p>
        </w:tc>
        <w:tc>
          <w:tcPr>
            <w:tcW w:w="1260" w:type="dxa"/>
            <w:shd w:val="clear" w:color="auto" w:fill="2F2F2F" w:themeFill="text2" w:themeFillShade="80"/>
            <w:tcMar>
              <w:left w:w="105" w:type="dxa"/>
              <w:right w:w="105" w:type="dxa"/>
            </w:tcMar>
          </w:tcPr>
          <w:p w:rsidR="4EF8F33A" w:rsidP="5CD4755F" w:rsidRDefault="5CD4755F" w14:paraId="56695206" w14:textId="49C53666">
            <w:pPr>
              <w:rPr>
                <w:rFonts w:eastAsia="Arial" w:cs="Arial"/>
                <w:sz w:val="14"/>
                <w:szCs w:val="14"/>
              </w:rPr>
            </w:pPr>
            <w:r w:rsidRPr="5CD4755F">
              <w:rPr>
                <w:rFonts w:eastAsia="Arial" w:cs="Arial"/>
                <w:color w:val="FFFFFF" w:themeColor="background1"/>
                <w:sz w:val="14"/>
                <w:szCs w:val="14"/>
              </w:rPr>
              <w:t>MessageFlow number</w:t>
            </w:r>
          </w:p>
        </w:tc>
        <w:tc>
          <w:tcPr>
            <w:tcW w:w="2235" w:type="dxa"/>
            <w:shd w:val="clear" w:color="auto" w:fill="2F2F2F" w:themeFill="text2" w:themeFillShade="80"/>
            <w:tcMar>
              <w:left w:w="105" w:type="dxa"/>
              <w:right w:w="105" w:type="dxa"/>
            </w:tcMar>
          </w:tcPr>
          <w:p w:rsidR="4EF8F33A" w:rsidP="5CD4755F" w:rsidRDefault="5CD4755F" w14:paraId="15892DA4" w14:textId="1CA50E02">
            <w:pPr>
              <w:rPr>
                <w:rFonts w:eastAsia="Arial" w:cs="Arial"/>
                <w:sz w:val="14"/>
                <w:szCs w:val="14"/>
              </w:rPr>
            </w:pPr>
            <w:r w:rsidRPr="5CD4755F">
              <w:rPr>
                <w:rFonts w:eastAsia="Arial" w:cs="Arial"/>
                <w:color w:val="FFFFFF" w:themeColor="background1"/>
                <w:sz w:val="14"/>
                <w:szCs w:val="14"/>
              </w:rPr>
              <w:t>Description</w:t>
            </w:r>
          </w:p>
        </w:tc>
        <w:tc>
          <w:tcPr>
            <w:tcW w:w="1200" w:type="dxa"/>
            <w:shd w:val="clear" w:color="auto" w:fill="2F2F2F" w:themeFill="text2" w:themeFillShade="80"/>
            <w:tcMar>
              <w:left w:w="105" w:type="dxa"/>
              <w:right w:w="105" w:type="dxa"/>
            </w:tcMar>
          </w:tcPr>
          <w:p w:rsidR="4EF8F33A" w:rsidP="5CD4755F" w:rsidRDefault="5CD4755F" w14:paraId="5F5EEEE9" w14:textId="60FE5234">
            <w:pPr>
              <w:rPr>
                <w:rFonts w:eastAsia="Arial" w:cs="Arial"/>
                <w:sz w:val="14"/>
                <w:szCs w:val="14"/>
              </w:rPr>
            </w:pPr>
            <w:r w:rsidRPr="5CD4755F">
              <w:rPr>
                <w:rFonts w:eastAsia="Arial" w:cs="Arial"/>
                <w:color w:val="FFFFFF" w:themeColor="background1"/>
                <w:sz w:val="14"/>
                <w:szCs w:val="14"/>
              </w:rPr>
              <w:t>Receiver</w:t>
            </w:r>
          </w:p>
        </w:tc>
      </w:tr>
      <w:tr w:rsidR="4EF8F33A" w:rsidTr="5CD4755F" w14:paraId="6B488A7E" w14:textId="77777777">
        <w:trPr>
          <w:trHeight w:val="300"/>
        </w:trPr>
        <w:tc>
          <w:tcPr>
            <w:tcW w:w="870" w:type="dxa"/>
            <w:shd w:val="clear" w:color="auto" w:fill="67B8FF" w:themeFill="accent6" w:themeFillTint="66"/>
            <w:tcMar>
              <w:left w:w="105" w:type="dxa"/>
              <w:right w:w="105" w:type="dxa"/>
            </w:tcMar>
          </w:tcPr>
          <w:p w:rsidR="4EF8F33A" w:rsidP="5CD4755F" w:rsidRDefault="5CD4755F" w14:paraId="2AE5AA04" w14:textId="1C050B37">
            <w:pPr>
              <w:rPr>
                <w:rFonts w:eastAsia="Arial" w:cs="Arial"/>
                <w:sz w:val="14"/>
                <w:szCs w:val="14"/>
              </w:rPr>
            </w:pPr>
            <w:r w:rsidRPr="5CD4755F">
              <w:rPr>
                <w:rFonts w:eastAsia="Arial" w:cs="Arial"/>
                <w:sz w:val="14"/>
                <w:szCs w:val="14"/>
              </w:rPr>
              <w:t>XBID</w:t>
            </w:r>
          </w:p>
        </w:tc>
        <w:tc>
          <w:tcPr>
            <w:tcW w:w="1110" w:type="dxa"/>
            <w:shd w:val="clear" w:color="auto" w:fill="67B8FF" w:themeFill="accent6" w:themeFillTint="66"/>
            <w:tcMar>
              <w:left w:w="105" w:type="dxa"/>
              <w:right w:w="105" w:type="dxa"/>
            </w:tcMar>
          </w:tcPr>
          <w:p w:rsidR="4EF8F33A" w:rsidP="5CD4755F" w:rsidRDefault="5CD4755F" w14:paraId="440DDFD4" w14:textId="0C739493">
            <w:pPr>
              <w:rPr>
                <w:rFonts w:eastAsia="Arial" w:cs="Arial"/>
                <w:sz w:val="14"/>
                <w:szCs w:val="14"/>
              </w:rPr>
            </w:pPr>
            <w:r w:rsidRPr="5CD4755F">
              <w:rPr>
                <w:rFonts w:eastAsia="Arial" w:cs="Arial"/>
                <w:sz w:val="14"/>
                <w:szCs w:val="14"/>
              </w:rPr>
              <w:t>…</w:t>
            </w:r>
          </w:p>
        </w:tc>
        <w:tc>
          <w:tcPr>
            <w:tcW w:w="1260" w:type="dxa"/>
            <w:shd w:val="clear" w:color="auto" w:fill="B3DBFF" w:themeFill="accent6" w:themeFillTint="33"/>
            <w:tcMar>
              <w:left w:w="105" w:type="dxa"/>
              <w:right w:w="105" w:type="dxa"/>
            </w:tcMar>
          </w:tcPr>
          <w:p w:rsidR="4EF8F33A" w:rsidP="5CD4755F" w:rsidRDefault="5CD4755F" w14:paraId="2322E599" w14:textId="32040132">
            <w:pPr>
              <w:rPr>
                <w:rFonts w:eastAsia="Arial" w:cs="Arial"/>
                <w:sz w:val="14"/>
                <w:szCs w:val="14"/>
              </w:rPr>
            </w:pPr>
            <w:r w:rsidRPr="5CD4755F">
              <w:rPr>
                <w:rFonts w:eastAsia="Arial" w:cs="Arial"/>
                <w:sz w:val="14"/>
                <w:szCs w:val="14"/>
              </w:rPr>
              <w:t>YES</w:t>
            </w:r>
          </w:p>
        </w:tc>
        <w:tc>
          <w:tcPr>
            <w:tcW w:w="1260" w:type="dxa"/>
            <w:shd w:val="clear" w:color="auto" w:fill="B3DBFF" w:themeFill="accent6" w:themeFillTint="33"/>
            <w:tcMar>
              <w:left w:w="105" w:type="dxa"/>
              <w:right w:w="105" w:type="dxa"/>
            </w:tcMar>
          </w:tcPr>
          <w:p w:rsidR="4EF8F33A" w:rsidP="5CD4755F" w:rsidRDefault="5CD4755F" w14:paraId="28D77CB7" w14:textId="53C6F11E">
            <w:pPr>
              <w:rPr>
                <w:rFonts w:eastAsia="Arial" w:cs="Arial"/>
                <w:sz w:val="14"/>
                <w:szCs w:val="14"/>
              </w:rPr>
            </w:pPr>
            <w:r w:rsidRPr="5CD4755F">
              <w:rPr>
                <w:rFonts w:eastAsia="Arial" w:cs="Arial"/>
                <w:sz w:val="14"/>
                <w:szCs w:val="14"/>
              </w:rPr>
              <w:t>830</w:t>
            </w:r>
          </w:p>
        </w:tc>
        <w:tc>
          <w:tcPr>
            <w:tcW w:w="2235" w:type="dxa"/>
            <w:shd w:val="clear" w:color="auto" w:fill="B3DBFF" w:themeFill="accent6" w:themeFillTint="33"/>
            <w:tcMar>
              <w:left w:w="105" w:type="dxa"/>
              <w:right w:w="105" w:type="dxa"/>
            </w:tcMar>
          </w:tcPr>
          <w:p w:rsidR="4EF8F33A" w:rsidP="5CD4755F" w:rsidRDefault="5CD4755F" w14:paraId="66A45ADA" w14:textId="412728FD">
            <w:pPr>
              <w:rPr>
                <w:rFonts w:eastAsia="Arial" w:cs="Arial"/>
                <w:sz w:val="14"/>
                <w:szCs w:val="14"/>
              </w:rPr>
            </w:pPr>
            <w:r w:rsidRPr="5CD4755F">
              <w:rPr>
                <w:rFonts w:eastAsia="Arial" w:cs="Arial"/>
                <w:sz w:val="14"/>
                <w:szCs w:val="14"/>
              </w:rPr>
              <w:t>Already Allocated Capacities (AAC)</w:t>
            </w:r>
          </w:p>
        </w:tc>
        <w:tc>
          <w:tcPr>
            <w:tcW w:w="1200" w:type="dxa"/>
            <w:shd w:val="clear" w:color="auto" w:fill="B3DBFF" w:themeFill="accent6" w:themeFillTint="33"/>
            <w:tcMar>
              <w:left w:w="105" w:type="dxa"/>
              <w:right w:w="105" w:type="dxa"/>
            </w:tcMar>
          </w:tcPr>
          <w:p w:rsidR="4EF8F33A" w:rsidP="5CD4755F" w:rsidRDefault="5CD4755F" w14:paraId="194CBF7E" w14:textId="2C53A21E">
            <w:pPr>
              <w:rPr>
                <w:rFonts w:eastAsia="Arial" w:cs="Arial"/>
                <w:sz w:val="14"/>
                <w:szCs w:val="14"/>
              </w:rPr>
            </w:pPr>
            <w:r w:rsidRPr="5CD4755F">
              <w:rPr>
                <w:rFonts w:eastAsia="Arial" w:cs="Arial"/>
                <w:sz w:val="14"/>
                <w:szCs w:val="14"/>
              </w:rPr>
              <w:t>Core IDCC Tool</w:t>
            </w:r>
          </w:p>
        </w:tc>
      </w:tr>
    </w:tbl>
    <w:p w:rsidR="4EF8F33A" w:rsidP="00B47D5C" w:rsidRDefault="5CD4755F" w14:paraId="7DAEE424" w14:textId="0CF6F67C">
      <w:pPr>
        <w:pStyle w:val="Heading3"/>
        <w:rPr>
          <w:lang w:val="en-IE"/>
        </w:rPr>
      </w:pPr>
      <w:r w:rsidRPr="5CD4755F">
        <w:t>Backup and Fallback processes</w:t>
      </w:r>
    </w:p>
    <w:p w:rsidR="4EF8F33A" w:rsidP="5CD4755F" w:rsidRDefault="5DCAF8D7" w14:paraId="782FEC37" w14:textId="751D0490">
      <w:pPr>
        <w:spacing w:after="240"/>
        <w:rPr>
          <w:rFonts w:eastAsia="Arial" w:cs="Arial"/>
          <w:color w:val="000000" w:themeColor="text1"/>
        </w:rPr>
      </w:pPr>
      <w:r w:rsidRPr="5DCAF8D7">
        <w:rPr>
          <w:rFonts w:eastAsia="Arial" w:cs="Arial"/>
          <w:color w:val="000000" w:themeColor="text1"/>
        </w:rPr>
        <w:t xml:space="preserve">If AACs are not received on time, the ID ATC extraction cannot be performed. Thus, the CCCt retrospectively checks if an update of AACs was received within the last 17 minutes. In case no AACs were received, the process waits for maximal additional 5 minutes.  If the condition is not met, the process fails automatically. </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795"/>
        <w:gridCol w:w="930"/>
        <w:gridCol w:w="2925"/>
        <w:gridCol w:w="660"/>
        <w:gridCol w:w="795"/>
        <w:gridCol w:w="2385"/>
      </w:tblGrid>
      <w:tr w:rsidR="4EF8F33A" w:rsidTr="47E385B5" w14:paraId="6B653E0C" w14:textId="77777777">
        <w:trPr>
          <w:trHeight w:val="570"/>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7FDB83E5" w14:textId="164EC4AC">
            <w:pPr>
              <w:rPr>
                <w:rFonts w:eastAsia="Arial" w:cs="Arial"/>
                <w:sz w:val="14"/>
                <w:szCs w:val="14"/>
              </w:rPr>
            </w:pPr>
            <w:r w:rsidRPr="5CD4755F">
              <w:rPr>
                <w:rFonts w:eastAsia="Arial" w:cs="Arial"/>
                <w:color w:val="FFFFFF" w:themeColor="background1"/>
                <w:sz w:val="14"/>
                <w:szCs w:val="14"/>
              </w:rPr>
              <w:t>Backup ID</w:t>
            </w:r>
          </w:p>
        </w:tc>
        <w:tc>
          <w:tcPr>
            <w:tcW w:w="79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6FA8ABFE" w14:textId="740DB6C9">
            <w:pPr>
              <w:rPr>
                <w:rFonts w:eastAsia="Arial" w:cs="Arial"/>
                <w:sz w:val="14"/>
                <w:szCs w:val="14"/>
              </w:rPr>
            </w:pPr>
            <w:r w:rsidRPr="5CD4755F">
              <w:rPr>
                <w:rFonts w:eastAsia="Arial" w:cs="Arial"/>
                <w:color w:val="FFFFFF" w:themeColor="background1"/>
                <w:sz w:val="14"/>
                <w:szCs w:val="14"/>
              </w:rPr>
              <w:t>Process Step</w:t>
            </w:r>
          </w:p>
        </w:tc>
        <w:tc>
          <w:tcPr>
            <w:tcW w:w="93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F2D8D24" w14:textId="72FA267F">
            <w:pPr>
              <w:rPr>
                <w:rFonts w:eastAsia="Arial" w:cs="Arial"/>
                <w:sz w:val="14"/>
                <w:szCs w:val="14"/>
              </w:rPr>
            </w:pPr>
            <w:r w:rsidRPr="5CD4755F">
              <w:rPr>
                <w:rFonts w:eastAsia="Arial" w:cs="Arial"/>
                <w:color w:val="FFFFFF" w:themeColor="background1"/>
                <w:sz w:val="14"/>
                <w:szCs w:val="14"/>
              </w:rPr>
              <w:t>Description</w:t>
            </w:r>
          </w:p>
        </w:tc>
        <w:tc>
          <w:tcPr>
            <w:tcW w:w="292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DA9FB24" w14:textId="681D3413">
            <w:pPr>
              <w:rPr>
                <w:rFonts w:eastAsia="Arial" w:cs="Arial"/>
                <w:sz w:val="14"/>
                <w:szCs w:val="14"/>
              </w:rPr>
            </w:pPr>
            <w:r w:rsidRPr="5CD4755F">
              <w:rPr>
                <w:rFonts w:eastAsia="Arial" w:cs="Arial"/>
                <w:color w:val="FFFFFF" w:themeColor="background1"/>
                <w:sz w:val="14"/>
                <w:szCs w:val="14"/>
              </w:rPr>
              <w:t>Solution/Action</w:t>
            </w:r>
          </w:p>
        </w:tc>
        <w:tc>
          <w:tcPr>
            <w:tcW w:w="66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bottom"/>
          </w:tcPr>
          <w:p w:rsidR="4EF8F33A" w:rsidP="5CD4755F" w:rsidRDefault="5CD4755F" w14:paraId="6E3B4CF7" w14:textId="14B0473F">
            <w:pPr>
              <w:rPr>
                <w:rFonts w:eastAsia="Arial" w:cs="Arial"/>
                <w:sz w:val="14"/>
                <w:szCs w:val="14"/>
              </w:rPr>
            </w:pPr>
            <w:r w:rsidRPr="5CD4755F">
              <w:rPr>
                <w:rFonts w:eastAsia="Arial" w:cs="Arial"/>
                <w:color w:val="FFFFFF" w:themeColor="background1"/>
                <w:sz w:val="14"/>
                <w:szCs w:val="14"/>
              </w:rPr>
              <w:t>Owner</w:t>
            </w:r>
          </w:p>
        </w:tc>
        <w:tc>
          <w:tcPr>
            <w:tcW w:w="79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1A5C1A2" w14:textId="05B514C2">
            <w:pPr>
              <w:rPr>
                <w:rFonts w:eastAsia="Arial" w:cs="Arial"/>
                <w:sz w:val="14"/>
                <w:szCs w:val="14"/>
              </w:rPr>
            </w:pPr>
            <w:r w:rsidRPr="5CD4755F">
              <w:rPr>
                <w:rFonts w:eastAsia="Arial" w:cs="Arial"/>
                <w:color w:val="FFFFFF" w:themeColor="background1"/>
                <w:sz w:val="14"/>
                <w:szCs w:val="14"/>
              </w:rPr>
              <w:t>Tool</w:t>
            </w:r>
          </w:p>
        </w:tc>
        <w:tc>
          <w:tcPr>
            <w:tcW w:w="238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750BFA9E" w14:textId="30B1F03C">
            <w:pPr>
              <w:rPr>
                <w:rFonts w:eastAsia="Arial" w:cs="Arial"/>
                <w:sz w:val="14"/>
                <w:szCs w:val="14"/>
              </w:rPr>
            </w:pPr>
            <w:r w:rsidRPr="5CD4755F">
              <w:rPr>
                <w:rFonts w:eastAsia="Arial" w:cs="Arial"/>
                <w:color w:val="FFFFFF" w:themeColor="background1"/>
                <w:sz w:val="14"/>
                <w:szCs w:val="14"/>
              </w:rPr>
              <w:t>Email Template #</w:t>
            </w:r>
          </w:p>
        </w:tc>
      </w:tr>
      <w:tr w:rsidR="4EF8F33A" w:rsidTr="47E385B5" w14:paraId="6543F139" w14:textId="77777777">
        <w:trPr>
          <w:trHeight w:val="720"/>
        </w:trPr>
        <w:tc>
          <w:tcPr>
            <w:tcW w:w="765" w:type="dxa"/>
            <w:tcBorders>
              <w:top w:val="single" w:color="FFFFFF" w:themeColor="background1" w:sz="6" w:space="0"/>
              <w:left w:val="single" w:color="FFFFFF" w:themeColor="background1" w:sz="6" w:space="0"/>
              <w:bottom w:val="single" w:color="FFFFFF" w:themeColor="background1" w:sz="6" w:space="0"/>
              <w:right w:val="nil"/>
            </w:tcBorders>
            <w:shd w:val="clear" w:color="auto" w:fill="BFBFBF" w:themeFill="background1" w:themeFillShade="BF"/>
            <w:tcMar>
              <w:left w:w="105" w:type="dxa"/>
              <w:right w:w="105" w:type="dxa"/>
            </w:tcMar>
            <w:vAlign w:val="center"/>
          </w:tcPr>
          <w:p w:rsidR="4EF8F33A" w:rsidP="5CD4755F" w:rsidRDefault="47E385B5" w14:paraId="753D9AF3" w14:textId="1D9C4C16">
            <w:pPr>
              <w:rPr>
                <w:rFonts w:eastAsia="Arial" w:cs="Arial"/>
                <w:sz w:val="14"/>
                <w:szCs w:val="14"/>
              </w:rPr>
            </w:pPr>
            <w:r w:rsidRPr="47E385B5">
              <w:rPr>
                <w:rFonts w:eastAsia="Arial" w:cs="Arial"/>
                <w:sz w:val="14"/>
                <w:szCs w:val="14"/>
              </w:rPr>
              <w:t>ID3C_1</w:t>
            </w:r>
            <w:r w:rsidR="001E521F">
              <w:rPr>
                <w:rFonts w:eastAsia="Arial" w:cs="Arial"/>
                <w:sz w:val="14"/>
                <w:szCs w:val="14"/>
              </w:rPr>
              <w:t>4</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EF8F33A" w14:paraId="0CD9BB69" w14:textId="05FC52D6">
            <w:pPr>
              <w:rPr>
                <w:rFonts w:eastAsia="Arial" w:cs="Arial"/>
                <w:sz w:val="14"/>
                <w:szCs w:val="14"/>
              </w:rPr>
            </w:pPr>
          </w:p>
        </w:tc>
        <w:tc>
          <w:tcPr>
            <w:tcW w:w="93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13E6774E" w14:textId="047635D9">
            <w:pPr>
              <w:rPr>
                <w:rFonts w:eastAsia="Arial" w:cs="Arial"/>
                <w:sz w:val="14"/>
                <w:szCs w:val="14"/>
              </w:rPr>
            </w:pPr>
            <w:r w:rsidRPr="5CD4755F">
              <w:rPr>
                <w:rFonts w:eastAsia="Arial" w:cs="Arial"/>
                <w:sz w:val="14"/>
                <w:szCs w:val="14"/>
              </w:rPr>
              <w:t>Automatic process failure due to missing AAC update</w:t>
            </w:r>
          </w:p>
        </w:tc>
        <w:tc>
          <w:tcPr>
            <w:tcW w:w="292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4B7A7C3A" w14:textId="294519F6">
            <w:pPr>
              <w:rPr>
                <w:rFonts w:eastAsia="Arial" w:cs="Arial"/>
                <w:sz w:val="14"/>
                <w:szCs w:val="14"/>
              </w:rPr>
            </w:pPr>
            <w:r w:rsidRPr="5CD4755F">
              <w:rPr>
                <w:rFonts w:eastAsia="Arial" w:cs="Arial"/>
                <w:sz w:val="14"/>
                <w:szCs w:val="14"/>
              </w:rPr>
              <w:t>1. Inform all parties via email about the process failure</w:t>
            </w:r>
          </w:p>
          <w:p w:rsidR="4EF8F33A" w:rsidP="5CD4755F" w:rsidRDefault="7457B0FF" w14:paraId="265F6B5F" w14:textId="1C83E4AE">
            <w:pPr>
              <w:rPr>
                <w:rFonts w:ascii="Arial Narrow" w:hAnsi="Arial Narrow" w:eastAsia="Arial Narrow" w:cs="Arial Narrow"/>
                <w:sz w:val="16"/>
                <w:szCs w:val="16"/>
              </w:rPr>
            </w:pPr>
            <w:r w:rsidRPr="00B1234A">
              <w:rPr>
                <w:rFonts w:ascii="Arial Narrow" w:hAnsi="Arial Narrow" w:eastAsia="Arial Narrow" w:cs="Arial Narrow"/>
                <w:sz w:val="16"/>
                <w:szCs w:val="16"/>
              </w:rPr>
              <w:t>2. send UMM</w:t>
            </w:r>
          </w:p>
        </w:tc>
        <w:tc>
          <w:tcPr>
            <w:tcW w:w="66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68E32BFB" w14:textId="3F0CDA5F">
            <w:pPr>
              <w:rPr>
                <w:rFonts w:eastAsia="Arial" w:cs="Arial"/>
                <w:sz w:val="14"/>
                <w:szCs w:val="14"/>
              </w:rPr>
            </w:pPr>
            <w:r w:rsidRPr="5CD4755F">
              <w:rPr>
                <w:rFonts w:eastAsia="Arial" w:cs="Arial"/>
                <w:sz w:val="14"/>
                <w:szCs w:val="14"/>
              </w:rPr>
              <w:t>CCC</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80106B4" w14:textId="7751275F">
            <w:pPr>
              <w:rPr>
                <w:rFonts w:eastAsia="Arial" w:cs="Arial"/>
                <w:sz w:val="14"/>
                <w:szCs w:val="14"/>
              </w:rPr>
            </w:pPr>
            <w:r w:rsidRPr="5CD4755F">
              <w:rPr>
                <w:rFonts w:eastAsia="Arial" w:cs="Arial"/>
                <w:sz w:val="14"/>
                <w:szCs w:val="14"/>
              </w:rPr>
              <w:t>Email</w:t>
            </w:r>
          </w:p>
        </w:tc>
        <w:tc>
          <w:tcPr>
            <w:tcW w:w="23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2AD73FE" w14:textId="3BF5901D">
            <w:pPr>
              <w:rPr>
                <w:rFonts w:eastAsia="Arial" w:cs="Arial"/>
                <w:sz w:val="14"/>
                <w:szCs w:val="14"/>
              </w:rPr>
            </w:pPr>
            <w:r w:rsidRPr="5CD4755F">
              <w:rPr>
                <w:rFonts w:eastAsia="Arial" w:cs="Arial"/>
                <w:sz w:val="14"/>
                <w:szCs w:val="14"/>
              </w:rPr>
              <w:t>2, 28</w:t>
            </w:r>
          </w:p>
        </w:tc>
      </w:tr>
    </w:tbl>
    <w:p w:rsidRPr="0041602B" w:rsidR="0041602B" w:rsidP="0041602B" w:rsidRDefault="0041602B" w14:paraId="2F9F4F92" w14:textId="77777777">
      <w:bookmarkStart w:name="_Toc188322156" w:id="318"/>
    </w:p>
    <w:p w:rsidR="4EF8F33A" w:rsidP="00B47D5C" w:rsidRDefault="029219A7" w14:paraId="401A4C3C" w14:textId="4402846E">
      <w:pPr>
        <w:pStyle w:val="Heading2"/>
        <w:rPr>
          <w:rFonts w:eastAsia="Arial"/>
          <w:color w:val="000000" w:themeColor="text1"/>
          <w:lang w:val="en-IE"/>
        </w:rPr>
      </w:pPr>
      <w:bookmarkStart w:name="_Toc224121689" w:id="319"/>
      <w:r>
        <w:t>ID ATC Extraction</w:t>
      </w:r>
      <w:bookmarkEnd w:id="318"/>
      <w:bookmarkEnd w:id="319"/>
    </w:p>
    <w:p w:rsidR="4EF8F33A" w:rsidP="5CD4755F" w:rsidRDefault="5CD4755F" w14:paraId="0A1C2D05" w14:textId="748B8FDE">
      <w:pPr>
        <w:spacing w:after="240"/>
        <w:rPr>
          <w:rFonts w:eastAsia="Arial" w:cs="Arial"/>
          <w:color w:val="000000" w:themeColor="text1"/>
        </w:rPr>
      </w:pPr>
      <w:r w:rsidRPr="5CD4755F">
        <w:rPr>
          <w:rFonts w:eastAsia="Arial" w:cs="Arial"/>
          <w:color w:val="000000" w:themeColor="text1"/>
        </w:rPr>
        <w:t>The final step before sending results of capacity calculation to the coupling process is the ID ATC Extraction (and the related NTC, because Coupling Mechanism use the NTC and AAC for their coupling process). The ID ATC consists of three steps: firstly, the remaining RAM after AAC is calculated, secondly negative RAM are curtailed to zero, “low PTDF” under a certain threshold for CNECs with low RAMs are set to zero, and positive RAM are used for calculation of remaining positive ATCs for intraday market. At the end, the negative RAM, previously curtailed are used to perform the negative ATC calculation.</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75"/>
        <w:gridCol w:w="945"/>
        <w:gridCol w:w="1005"/>
        <w:gridCol w:w="855"/>
        <w:gridCol w:w="870"/>
        <w:gridCol w:w="885"/>
        <w:gridCol w:w="1102"/>
        <w:gridCol w:w="1095"/>
        <w:gridCol w:w="1095"/>
      </w:tblGrid>
      <w:tr w:rsidR="4EF8F33A" w:rsidTr="5CD4755F" w14:paraId="769BA7B8" w14:textId="77777777">
        <w:trPr>
          <w:trHeight w:val="270"/>
        </w:trPr>
        <w:tc>
          <w:tcPr>
            <w:tcW w:w="127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4FD1554" w14:textId="52D61B46">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711A55C" w14:textId="2D7699A1">
            <w:pPr>
              <w:rPr>
                <w:rFonts w:eastAsia="Arial" w:cs="Arial"/>
                <w:sz w:val="14"/>
                <w:szCs w:val="14"/>
              </w:rPr>
            </w:pPr>
            <w:r w:rsidRPr="5CD4755F">
              <w:rPr>
                <w:rFonts w:eastAsia="Arial" w:cs="Arial"/>
                <w:color w:val="FFFFFF" w:themeColor="background1"/>
                <w:sz w:val="14"/>
                <w:szCs w:val="14"/>
              </w:rPr>
              <w:t>Owner</w:t>
            </w:r>
          </w:p>
        </w:tc>
        <w:tc>
          <w:tcPr>
            <w:tcW w:w="100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8001A08" w14:textId="5E5BD6CB">
            <w:pPr>
              <w:rPr>
                <w:rFonts w:eastAsia="Arial" w:cs="Arial"/>
                <w:sz w:val="14"/>
                <w:szCs w:val="14"/>
              </w:rPr>
            </w:pPr>
            <w:r w:rsidRPr="5CD4755F">
              <w:rPr>
                <w:rFonts w:eastAsia="Arial" w:cs="Arial"/>
                <w:color w:val="FFFFFF" w:themeColor="background1"/>
                <w:sz w:val="14"/>
                <w:szCs w:val="14"/>
              </w:rPr>
              <w:t>Tool</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970CECF" w14:textId="3C6D562E">
            <w:pPr>
              <w:rPr>
                <w:rFonts w:eastAsia="Arial" w:cs="Arial"/>
                <w:sz w:val="14"/>
                <w:szCs w:val="14"/>
              </w:rPr>
            </w:pPr>
            <w:r w:rsidRPr="5CD4755F">
              <w:rPr>
                <w:rFonts w:eastAsia="Arial" w:cs="Arial"/>
                <w:color w:val="FFFFFF" w:themeColor="background1"/>
                <w:sz w:val="14"/>
                <w:szCs w:val="14"/>
              </w:rPr>
              <w:t>Target Start Time</w:t>
            </w:r>
          </w:p>
        </w:tc>
        <w:tc>
          <w:tcPr>
            <w:tcW w:w="87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7BA542F" w14:textId="3A864AC5">
            <w:pPr>
              <w:rPr>
                <w:rFonts w:eastAsia="Arial" w:cs="Arial"/>
                <w:sz w:val="14"/>
                <w:szCs w:val="14"/>
              </w:rPr>
            </w:pPr>
            <w:r w:rsidRPr="5CD4755F">
              <w:rPr>
                <w:rFonts w:eastAsia="Arial" w:cs="Arial"/>
                <w:color w:val="FFFFFF" w:themeColor="background1"/>
                <w:sz w:val="14"/>
                <w:szCs w:val="14"/>
              </w:rPr>
              <w:t>Target End Time</w:t>
            </w:r>
          </w:p>
        </w:tc>
        <w:tc>
          <w:tcPr>
            <w:tcW w:w="88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1692509" w14:textId="441718BB">
            <w:pPr>
              <w:rPr>
                <w:rFonts w:eastAsia="Arial" w:cs="Arial"/>
                <w:sz w:val="14"/>
                <w:szCs w:val="14"/>
              </w:rPr>
            </w:pPr>
            <w:r w:rsidRPr="5CD4755F">
              <w:rPr>
                <w:rFonts w:eastAsia="Arial" w:cs="Arial"/>
                <w:color w:val="FFFFFF" w:themeColor="background1"/>
                <w:sz w:val="14"/>
                <w:szCs w:val="14"/>
              </w:rPr>
              <w:t>Critical End Time</w:t>
            </w:r>
          </w:p>
        </w:tc>
        <w:tc>
          <w:tcPr>
            <w:tcW w:w="329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D8C25D5" w14:textId="5E9E7DF1">
            <w:pPr>
              <w:rPr>
                <w:rFonts w:eastAsia="Arial" w:cs="Arial"/>
                <w:sz w:val="14"/>
                <w:szCs w:val="14"/>
              </w:rPr>
            </w:pPr>
            <w:r w:rsidRPr="5CD4755F">
              <w:rPr>
                <w:rFonts w:eastAsia="Arial" w:cs="Arial"/>
                <w:color w:val="FFFFFF" w:themeColor="background1"/>
                <w:sz w:val="14"/>
                <w:szCs w:val="14"/>
              </w:rPr>
              <w:t>Data Exchange</w:t>
            </w:r>
          </w:p>
        </w:tc>
      </w:tr>
      <w:tr w:rsidR="4EF8F33A" w:rsidTr="5CD4755F" w14:paraId="3FCD357C" w14:textId="77777777">
        <w:trPr>
          <w:trHeight w:val="270"/>
        </w:trPr>
        <w:tc>
          <w:tcPr>
            <w:tcW w:w="1275" w:type="dxa"/>
            <w:vMerge/>
            <w:vAlign w:val="center"/>
          </w:tcPr>
          <w:p w:rsidR="00A0426B" w:rsidRDefault="00A0426B" w14:paraId="0C9DF78B" w14:textId="77777777"/>
        </w:tc>
        <w:tc>
          <w:tcPr>
            <w:tcW w:w="945" w:type="dxa"/>
            <w:vMerge/>
            <w:vAlign w:val="center"/>
          </w:tcPr>
          <w:p w:rsidR="00A0426B" w:rsidRDefault="00A0426B" w14:paraId="4C8EA519" w14:textId="77777777"/>
        </w:tc>
        <w:tc>
          <w:tcPr>
            <w:tcW w:w="1005" w:type="dxa"/>
            <w:vMerge/>
            <w:vAlign w:val="center"/>
          </w:tcPr>
          <w:p w:rsidR="00A0426B" w:rsidRDefault="00A0426B" w14:paraId="55D6017A" w14:textId="77777777"/>
        </w:tc>
        <w:tc>
          <w:tcPr>
            <w:tcW w:w="855" w:type="dxa"/>
            <w:vMerge/>
            <w:vAlign w:val="center"/>
          </w:tcPr>
          <w:p w:rsidR="00A0426B" w:rsidRDefault="00A0426B" w14:paraId="54DECB95" w14:textId="77777777"/>
        </w:tc>
        <w:tc>
          <w:tcPr>
            <w:tcW w:w="870" w:type="dxa"/>
            <w:vMerge/>
            <w:vAlign w:val="center"/>
          </w:tcPr>
          <w:p w:rsidR="00A0426B" w:rsidRDefault="00A0426B" w14:paraId="244535F4" w14:textId="77777777"/>
        </w:tc>
        <w:tc>
          <w:tcPr>
            <w:tcW w:w="885" w:type="dxa"/>
            <w:vMerge/>
            <w:vAlign w:val="center"/>
          </w:tcPr>
          <w:p w:rsidR="00A0426B" w:rsidRDefault="00A0426B" w14:paraId="569AB619"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65FBDF4" w14:textId="0D926942">
            <w:pPr>
              <w:rPr>
                <w:rFonts w:eastAsia="Arial" w:cs="Arial"/>
                <w:sz w:val="14"/>
                <w:szCs w:val="14"/>
              </w:rPr>
            </w:pPr>
            <w:r w:rsidRPr="5CD4755F">
              <w:rPr>
                <w:rFonts w:eastAsia="Arial" w:cs="Arial"/>
                <w:color w:val="FFFFFF" w:themeColor="background1"/>
                <w:sz w:val="14"/>
                <w:szCs w:val="14"/>
              </w:rPr>
              <w:t>Input</w:t>
            </w:r>
          </w:p>
        </w:tc>
        <w:tc>
          <w:tcPr>
            <w:tcW w:w="109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18E790E" w14:textId="76424EA0">
            <w:pPr>
              <w:rPr>
                <w:rFonts w:eastAsia="Arial" w:cs="Arial"/>
                <w:sz w:val="14"/>
                <w:szCs w:val="14"/>
              </w:rPr>
            </w:pPr>
            <w:r w:rsidRPr="5CD4755F">
              <w:rPr>
                <w:rFonts w:eastAsia="Arial" w:cs="Arial"/>
                <w:color w:val="FFFFFF" w:themeColor="background1"/>
                <w:sz w:val="14"/>
                <w:szCs w:val="14"/>
              </w:rPr>
              <w:t>Output</w:t>
            </w:r>
          </w:p>
        </w:tc>
        <w:tc>
          <w:tcPr>
            <w:tcW w:w="109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C614AC6" w14:textId="5948605C">
            <w:pPr>
              <w:rPr>
                <w:rFonts w:eastAsia="Arial" w:cs="Arial"/>
                <w:sz w:val="14"/>
                <w:szCs w:val="14"/>
              </w:rPr>
            </w:pPr>
            <w:r w:rsidRPr="5CD4755F">
              <w:rPr>
                <w:rFonts w:eastAsia="Arial" w:cs="Arial"/>
                <w:color w:val="FFFFFF" w:themeColor="background1"/>
                <w:sz w:val="14"/>
                <w:szCs w:val="14"/>
              </w:rPr>
              <w:t>Counter part</w:t>
            </w:r>
          </w:p>
        </w:tc>
      </w:tr>
      <w:tr w:rsidR="4EF8F33A" w:rsidTr="5CD4755F" w14:paraId="10FB33B4" w14:textId="77777777">
        <w:trPr>
          <w:trHeight w:val="300"/>
        </w:trPr>
        <w:tc>
          <w:tcPr>
            <w:tcW w:w="127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D9213B8" w14:textId="58A05C4E">
            <w:pPr>
              <w:rPr>
                <w:rFonts w:eastAsia="Arial" w:cs="Arial"/>
                <w:sz w:val="14"/>
                <w:szCs w:val="14"/>
              </w:rPr>
            </w:pPr>
            <w:r w:rsidRPr="5CD4755F">
              <w:rPr>
                <w:rFonts w:eastAsia="Arial" w:cs="Arial"/>
                <w:sz w:val="14"/>
                <w:szCs w:val="14"/>
              </w:rPr>
              <w:t>Split flows before Trigger FBPCM for ID ATC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DC77ABA" w14:textId="73B5F729">
            <w:pPr>
              <w:rPr>
                <w:rFonts w:eastAsia="Arial" w:cs="Arial"/>
                <w:sz w:val="14"/>
                <w:szCs w:val="14"/>
              </w:rPr>
            </w:pPr>
            <w:r w:rsidRPr="5CD4755F">
              <w:rPr>
                <w:rFonts w:eastAsia="Arial" w:cs="Arial"/>
                <w:sz w:val="14"/>
                <w:szCs w:val="14"/>
              </w:rPr>
              <w:t>CCC</w:t>
            </w:r>
          </w:p>
        </w:tc>
        <w:tc>
          <w:tcPr>
            <w:tcW w:w="100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FF05D98" w14:textId="73AC1B6B">
            <w:pPr>
              <w:rPr>
                <w:rFonts w:eastAsia="Arial" w:cs="Arial"/>
                <w:sz w:val="14"/>
                <w:szCs w:val="14"/>
              </w:rPr>
            </w:pPr>
            <w:r w:rsidRPr="5CD4755F">
              <w:rPr>
                <w:rFonts w:eastAsia="Arial" w:cs="Arial"/>
                <w:sz w:val="14"/>
                <w:szCs w:val="14"/>
              </w:rPr>
              <w:t>CCCt</w:t>
            </w:r>
          </w:p>
        </w:tc>
        <w:tc>
          <w:tcPr>
            <w:tcW w:w="261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4EF8F33A" w14:paraId="5C17ACF6" w14:textId="4AC3C3E9">
            <w:pPr>
              <w:rPr>
                <w:rFonts w:eastAsia="Arial" w:cs="Arial"/>
                <w:sz w:val="14"/>
                <w:szCs w:val="14"/>
              </w:rPr>
            </w:pPr>
          </w:p>
          <w:p w:rsidR="4EF8F33A" w:rsidP="5CD4755F" w:rsidRDefault="5CD4755F" w14:paraId="67C74A60" w14:textId="68B89EE7">
            <w:pPr>
              <w:rPr>
                <w:rFonts w:eastAsia="Arial" w:cs="Arial"/>
                <w:sz w:val="14"/>
                <w:szCs w:val="14"/>
              </w:rPr>
            </w:pPr>
            <w:r w:rsidRPr="5CD4755F">
              <w:rPr>
                <w:rFonts w:eastAsia="Arial" w:cs="Arial"/>
                <w:sz w:val="14"/>
                <w:szCs w:val="14"/>
              </w:rPr>
              <w:t>See HLBP timetable as referred to under ‘2. Related documents’</w:t>
            </w:r>
          </w:p>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4004665" w14:textId="1DCEDE88">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0FE95D3" w14:textId="43675F03">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ACC5E37" w14:textId="342959D3">
            <w:pPr>
              <w:rPr>
                <w:rFonts w:eastAsia="Arial" w:cs="Arial"/>
                <w:sz w:val="14"/>
                <w:szCs w:val="14"/>
              </w:rPr>
            </w:pPr>
            <w:r w:rsidRPr="5CD4755F">
              <w:rPr>
                <w:rFonts w:eastAsia="Arial" w:cs="Arial"/>
                <w:sz w:val="14"/>
                <w:szCs w:val="14"/>
              </w:rPr>
              <w:t>-</w:t>
            </w:r>
          </w:p>
        </w:tc>
      </w:tr>
      <w:tr w:rsidR="4EF8F33A" w:rsidTr="5CD4755F" w14:paraId="2B121B08"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0B2EC25" w14:textId="4E62AEBE">
            <w:pPr>
              <w:rPr>
                <w:rFonts w:eastAsia="Arial" w:cs="Arial"/>
                <w:sz w:val="14"/>
                <w:szCs w:val="14"/>
              </w:rPr>
            </w:pPr>
            <w:r w:rsidRPr="5CD4755F">
              <w:rPr>
                <w:rFonts w:eastAsia="Arial" w:cs="Arial"/>
                <w:sz w:val="14"/>
                <w:szCs w:val="14"/>
              </w:rPr>
              <w:t>Trigger FBPCM for ID ATC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8C8D76F" w14:textId="16012615">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E80C730" w14:textId="3BF3B0E7">
            <w:pPr>
              <w:rPr>
                <w:rFonts w:eastAsia="Arial" w:cs="Arial"/>
                <w:sz w:val="14"/>
                <w:szCs w:val="14"/>
              </w:rPr>
            </w:pPr>
            <w:r w:rsidRPr="5CD4755F">
              <w:rPr>
                <w:rFonts w:eastAsia="Arial" w:cs="Arial"/>
                <w:sz w:val="14"/>
                <w:szCs w:val="14"/>
              </w:rPr>
              <w:t>FBPCM</w:t>
            </w:r>
          </w:p>
        </w:tc>
        <w:tc>
          <w:tcPr>
            <w:tcW w:w="2610" w:type="dxa"/>
            <w:gridSpan w:val="3"/>
            <w:vMerge/>
            <w:vAlign w:val="center"/>
          </w:tcPr>
          <w:p w:rsidR="00A0426B" w:rsidRDefault="00A0426B" w14:paraId="241154F0"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2D9B981" w14:textId="27747095">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D09A680" w14:textId="6286DD23">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6EE35C8" w14:textId="2E90F955">
            <w:pPr>
              <w:rPr>
                <w:rFonts w:eastAsia="Arial" w:cs="Arial"/>
                <w:sz w:val="14"/>
                <w:szCs w:val="14"/>
              </w:rPr>
            </w:pPr>
            <w:r w:rsidRPr="5CD4755F">
              <w:rPr>
                <w:rFonts w:eastAsia="Arial" w:cs="Arial"/>
                <w:sz w:val="14"/>
                <w:szCs w:val="14"/>
              </w:rPr>
              <w:t>-</w:t>
            </w:r>
          </w:p>
        </w:tc>
      </w:tr>
      <w:tr w:rsidR="4EF8F33A" w:rsidTr="5CD4755F" w14:paraId="4596A8FD"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3CF53B8" w14:textId="1756A429">
            <w:pPr>
              <w:rPr>
                <w:rFonts w:eastAsia="Arial" w:cs="Arial"/>
                <w:sz w:val="14"/>
                <w:szCs w:val="14"/>
              </w:rPr>
            </w:pPr>
            <w:r w:rsidRPr="5CD4755F">
              <w:rPr>
                <w:rFonts w:eastAsia="Arial" w:cs="Arial"/>
                <w:sz w:val="14"/>
                <w:szCs w:val="14"/>
              </w:rPr>
              <w:t>Process ID ATC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E7D20BA" w14:textId="1DA2B82A">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0D4E451" w14:textId="46509840">
            <w:pPr>
              <w:rPr>
                <w:rFonts w:eastAsia="Arial" w:cs="Arial"/>
                <w:sz w:val="14"/>
                <w:szCs w:val="14"/>
              </w:rPr>
            </w:pPr>
            <w:r w:rsidRPr="5CD4755F">
              <w:rPr>
                <w:rFonts w:eastAsia="Arial" w:cs="Arial"/>
                <w:sz w:val="14"/>
                <w:szCs w:val="14"/>
              </w:rPr>
              <w:t>FBPCM</w:t>
            </w:r>
          </w:p>
        </w:tc>
        <w:tc>
          <w:tcPr>
            <w:tcW w:w="2610" w:type="dxa"/>
            <w:gridSpan w:val="3"/>
            <w:vMerge/>
            <w:vAlign w:val="center"/>
          </w:tcPr>
          <w:p w:rsidR="00A0426B" w:rsidRDefault="00A0426B" w14:paraId="7D177F3F"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E61112E" w14:textId="6700326C">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45A85BC" w14:textId="16DAC5BC">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85E0794" w14:textId="4B248900">
            <w:pPr>
              <w:rPr>
                <w:rFonts w:eastAsia="Arial" w:cs="Arial"/>
                <w:sz w:val="14"/>
                <w:szCs w:val="14"/>
              </w:rPr>
            </w:pPr>
            <w:r w:rsidRPr="5CD4755F">
              <w:rPr>
                <w:rFonts w:eastAsia="Arial" w:cs="Arial"/>
                <w:sz w:val="14"/>
                <w:szCs w:val="14"/>
              </w:rPr>
              <w:t>-</w:t>
            </w:r>
          </w:p>
        </w:tc>
      </w:tr>
      <w:tr w:rsidR="4EF8F33A" w:rsidTr="5CD4755F" w14:paraId="338F6FBA"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CED5DAE" w14:textId="36BAB729">
            <w:pPr>
              <w:rPr>
                <w:rFonts w:eastAsia="Arial" w:cs="Arial"/>
                <w:sz w:val="14"/>
                <w:szCs w:val="14"/>
              </w:rPr>
            </w:pPr>
            <w:r w:rsidRPr="5CD4755F">
              <w:rPr>
                <w:rFonts w:eastAsia="Arial" w:cs="Arial"/>
                <w:sz w:val="14"/>
                <w:szCs w:val="14"/>
              </w:rPr>
              <w:t>Distribute ID ATC Results</w:t>
            </w:r>
            <w:r w:rsidR="00956DAF">
              <w:rPr>
                <w:rFonts w:eastAsia="Arial" w:cs="Arial"/>
                <w:sz w:val="14"/>
                <w:szCs w:val="14"/>
              </w:rPr>
              <w:t xml:space="preserve"> to XBID</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0B5D549" w14:textId="2E2F0A7C">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0885027" w14:textId="79656D88">
            <w:pPr>
              <w:rPr>
                <w:rFonts w:eastAsia="Arial" w:cs="Arial"/>
                <w:sz w:val="14"/>
                <w:szCs w:val="14"/>
              </w:rPr>
            </w:pPr>
            <w:r w:rsidRPr="5CD4755F">
              <w:rPr>
                <w:rFonts w:eastAsia="Arial" w:cs="Arial"/>
                <w:sz w:val="14"/>
                <w:szCs w:val="14"/>
              </w:rPr>
              <w:t>CCCt</w:t>
            </w:r>
          </w:p>
        </w:tc>
        <w:tc>
          <w:tcPr>
            <w:tcW w:w="2610" w:type="dxa"/>
            <w:gridSpan w:val="3"/>
            <w:vMerge/>
            <w:vAlign w:val="center"/>
          </w:tcPr>
          <w:p w:rsidR="00A0426B" w:rsidRDefault="00A0426B" w14:paraId="64CD1304"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70FE2BB" w14:textId="4BAEA50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61028C0" w14:textId="101F9F38">
            <w:pPr>
              <w:rPr>
                <w:rFonts w:eastAsia="Arial" w:cs="Arial"/>
                <w:sz w:val="14"/>
                <w:szCs w:val="14"/>
              </w:rPr>
            </w:pPr>
            <w:r w:rsidRPr="5CD4755F">
              <w:rPr>
                <w:rFonts w:eastAsia="Arial" w:cs="Arial"/>
                <w:sz w:val="14"/>
                <w:szCs w:val="14"/>
              </w:rPr>
              <w:t>NTCs</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EF46842" w14:textId="282BD5CD">
            <w:pPr>
              <w:rPr>
                <w:rFonts w:eastAsia="Arial" w:cs="Arial"/>
                <w:sz w:val="14"/>
                <w:szCs w:val="14"/>
              </w:rPr>
            </w:pPr>
            <w:r w:rsidRPr="5CD4755F">
              <w:rPr>
                <w:rFonts w:eastAsia="Arial" w:cs="Arial"/>
                <w:sz w:val="14"/>
                <w:szCs w:val="14"/>
              </w:rPr>
              <w:t>XBID</w:t>
            </w:r>
          </w:p>
        </w:tc>
      </w:tr>
      <w:tr w:rsidR="00956DAF" w:rsidTr="5CD4755F" w14:paraId="5F148E2A"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1FEA4518" w14:textId="24E51DED">
            <w:pPr>
              <w:rPr>
                <w:rFonts w:eastAsia="Arial" w:cs="Arial"/>
                <w:sz w:val="14"/>
                <w:szCs w:val="14"/>
              </w:rPr>
            </w:pPr>
            <w:r w:rsidRPr="5CD4755F">
              <w:rPr>
                <w:rFonts w:eastAsia="Arial" w:cs="Arial"/>
                <w:sz w:val="14"/>
                <w:szCs w:val="14"/>
              </w:rPr>
              <w:t>Distribute ID ATC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796976BE" w14:textId="04B9C2AD">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5DFD4CBC" w14:textId="656E1573">
            <w:pPr>
              <w:rPr>
                <w:rFonts w:eastAsia="Arial" w:cs="Arial"/>
                <w:sz w:val="14"/>
                <w:szCs w:val="14"/>
              </w:rPr>
            </w:pPr>
            <w:r w:rsidRPr="5CD4755F">
              <w:rPr>
                <w:rFonts w:eastAsia="Arial" w:cs="Arial"/>
                <w:sz w:val="14"/>
                <w:szCs w:val="14"/>
              </w:rPr>
              <w:t>CCCt</w:t>
            </w:r>
          </w:p>
        </w:tc>
        <w:tc>
          <w:tcPr>
            <w:tcW w:w="2610" w:type="dxa"/>
            <w:gridSpan w:val="3"/>
            <w:vMerge/>
            <w:vAlign w:val="center"/>
          </w:tcPr>
          <w:p w:rsidR="00956DAF" w:rsidP="00956DAF" w:rsidRDefault="00956DAF" w14:paraId="5975AFEC"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12EAD298" w14:textId="4B39DC3B">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559DCD3C" w14:textId="05C29C27">
            <w:pPr>
              <w:rPr>
                <w:rFonts w:eastAsia="Arial" w:cs="Arial"/>
                <w:sz w:val="14"/>
                <w:szCs w:val="14"/>
              </w:rPr>
            </w:pPr>
            <w:r w:rsidRPr="5CD4755F">
              <w:rPr>
                <w:rFonts w:eastAsia="Arial" w:cs="Arial"/>
                <w:sz w:val="14"/>
                <w:szCs w:val="14"/>
              </w:rPr>
              <w:t>ATCs, NTCs</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21D76398" w14:textId="5A42A60F">
            <w:pPr>
              <w:rPr>
                <w:rFonts w:eastAsia="Arial" w:cs="Arial"/>
                <w:sz w:val="14"/>
                <w:szCs w:val="14"/>
              </w:rPr>
            </w:pPr>
            <w:r w:rsidRPr="5CD4755F">
              <w:rPr>
                <w:rFonts w:eastAsia="Arial" w:cs="Arial"/>
                <w:sz w:val="14"/>
                <w:szCs w:val="14"/>
              </w:rPr>
              <w:t>TSOs</w:t>
            </w:r>
          </w:p>
        </w:tc>
      </w:tr>
      <w:tr w:rsidR="4EF8F33A" w:rsidTr="5CD4755F" w14:paraId="227A36A9"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5C2EDDBA" w14:textId="7E7500BB">
            <w:pPr>
              <w:rPr>
                <w:rFonts w:eastAsia="Arial" w:cs="Arial"/>
                <w:sz w:val="14"/>
                <w:szCs w:val="14"/>
              </w:rPr>
            </w:pPr>
            <w:r w:rsidRPr="5CD4755F">
              <w:rPr>
                <w:rFonts w:eastAsia="Arial" w:cs="Arial"/>
                <w:sz w:val="14"/>
                <w:szCs w:val="14"/>
              </w:rPr>
              <w:t>Distribute merged ATC Reduction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6FBD56AA" w14:textId="6CEC792A">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337FF51" w14:textId="48E32AB4">
            <w:pPr>
              <w:rPr>
                <w:rFonts w:eastAsia="Arial" w:cs="Arial"/>
                <w:sz w:val="14"/>
                <w:szCs w:val="14"/>
              </w:rPr>
            </w:pPr>
            <w:r w:rsidRPr="5CD4755F">
              <w:rPr>
                <w:rFonts w:eastAsia="Arial" w:cs="Arial"/>
                <w:sz w:val="14"/>
                <w:szCs w:val="14"/>
              </w:rPr>
              <w:t>CCCt</w:t>
            </w:r>
          </w:p>
        </w:tc>
        <w:tc>
          <w:tcPr>
            <w:tcW w:w="2610" w:type="dxa"/>
            <w:gridSpan w:val="3"/>
            <w:vMerge/>
            <w:vAlign w:val="center"/>
          </w:tcPr>
          <w:p w:rsidR="00A0426B" w:rsidRDefault="00A0426B" w14:paraId="29D10AAC"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70ACD3A5" w14:textId="5E14F276">
            <w:pPr>
              <w:rPr>
                <w:rFonts w:eastAsia="Arial" w:cs="Arial"/>
                <w:sz w:val="14"/>
                <w:szCs w:val="14"/>
              </w:rPr>
            </w:pPr>
            <w:r w:rsidRPr="5CD4755F">
              <w:rPr>
                <w:rFonts w:eastAsia="Arial" w:cs="Arial"/>
                <w:sz w:val="14"/>
                <w:szCs w:val="14"/>
              </w:rPr>
              <w:t>ATCs</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8E61FD3" w14:textId="15086B42">
            <w:pPr>
              <w:rPr>
                <w:rFonts w:eastAsia="Arial" w:cs="Arial"/>
                <w:sz w:val="14"/>
                <w:szCs w:val="14"/>
              </w:rPr>
            </w:pPr>
            <w:r w:rsidRPr="5CD4755F">
              <w:rPr>
                <w:rFonts w:eastAsia="Arial" w:cs="Arial"/>
                <w:sz w:val="14"/>
                <w:szCs w:val="14"/>
              </w:rPr>
              <w:t>Merged ATCs</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C2265F3" w14:textId="79A66E58">
            <w:pPr>
              <w:rPr>
                <w:rFonts w:eastAsia="Arial" w:cs="Arial"/>
                <w:sz w:val="14"/>
                <w:szCs w:val="14"/>
              </w:rPr>
            </w:pPr>
            <w:r w:rsidRPr="5CD4755F">
              <w:rPr>
                <w:rFonts w:eastAsia="Arial" w:cs="Arial"/>
                <w:sz w:val="14"/>
                <w:szCs w:val="14"/>
              </w:rPr>
              <w:t>TSOs</w:t>
            </w:r>
          </w:p>
        </w:tc>
      </w:tr>
      <w:tr w:rsidR="4EF8F33A" w:rsidTr="5CD4755F" w14:paraId="6E172EFF"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641831C" w14:textId="2447414F">
            <w:pPr>
              <w:rPr>
                <w:rFonts w:eastAsia="Arial" w:cs="Arial"/>
                <w:sz w:val="14"/>
                <w:szCs w:val="14"/>
              </w:rPr>
            </w:pPr>
            <w:r w:rsidRPr="5CD4755F">
              <w:rPr>
                <w:rFonts w:eastAsia="Arial" w:cs="Arial"/>
                <w:sz w:val="14"/>
                <w:szCs w:val="14"/>
              </w:rPr>
              <w:t>Distribute Final FBC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38E19727" w14:textId="0A8B58AF">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455DF9CE" w14:textId="3FB232C5">
            <w:pPr>
              <w:rPr>
                <w:rFonts w:eastAsia="Arial" w:cs="Arial"/>
                <w:sz w:val="14"/>
                <w:szCs w:val="14"/>
              </w:rPr>
            </w:pPr>
            <w:r w:rsidRPr="5CD4755F">
              <w:rPr>
                <w:rFonts w:eastAsia="Arial" w:cs="Arial"/>
                <w:sz w:val="14"/>
                <w:szCs w:val="14"/>
              </w:rPr>
              <w:t>CCCt</w:t>
            </w:r>
          </w:p>
        </w:tc>
        <w:tc>
          <w:tcPr>
            <w:tcW w:w="2610" w:type="dxa"/>
            <w:gridSpan w:val="3"/>
            <w:vMerge/>
            <w:vAlign w:val="center"/>
          </w:tcPr>
          <w:p w:rsidR="00A0426B" w:rsidRDefault="00A0426B" w14:paraId="1AEA6F29"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2994BD12" w14:textId="0F21F9F0">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01091D57" w14:textId="3ADADDF0">
            <w:pPr>
              <w:rPr>
                <w:rFonts w:eastAsia="Arial" w:cs="Arial"/>
                <w:sz w:val="14"/>
                <w:szCs w:val="14"/>
              </w:rPr>
            </w:pPr>
            <w:r w:rsidRPr="5CD4755F">
              <w:rPr>
                <w:rFonts w:eastAsia="Arial" w:cs="Arial"/>
                <w:sz w:val="14"/>
                <w:szCs w:val="14"/>
              </w:rPr>
              <w:t>Final Domain</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4EF8F33A" w:rsidP="5CD4755F" w:rsidRDefault="5CD4755F" w14:paraId="1A7EC89A" w14:textId="42F47C6F">
            <w:pPr>
              <w:rPr>
                <w:rFonts w:eastAsia="Arial" w:cs="Arial"/>
                <w:sz w:val="14"/>
                <w:szCs w:val="14"/>
              </w:rPr>
            </w:pPr>
            <w:r w:rsidRPr="5CD4755F">
              <w:rPr>
                <w:rFonts w:eastAsia="Arial" w:cs="Arial"/>
                <w:sz w:val="14"/>
                <w:szCs w:val="14"/>
              </w:rPr>
              <w:t>TSOs, JAO</w:t>
            </w:r>
          </w:p>
        </w:tc>
      </w:tr>
    </w:tbl>
    <w:p w:rsidR="4EF8F33A" w:rsidP="5CD4755F" w:rsidRDefault="5CD4755F" w14:paraId="6CF14446" w14:textId="05B7B6DE">
      <w:pPr>
        <w:spacing w:before="240"/>
        <w:rPr>
          <w:rFonts w:eastAsia="Arial" w:cs="Arial"/>
          <w:color w:val="000000" w:themeColor="text1"/>
        </w:rPr>
      </w:pPr>
      <w:r w:rsidRPr="5CD4755F">
        <w:rPr>
          <w:rFonts w:eastAsia="Arial" w:cs="Arial"/>
          <w:color w:val="000000" w:themeColor="text1"/>
        </w:rPr>
        <w:t>The following inputs are required to calculate the ID ATC for SIDC:</w:t>
      </w:r>
    </w:p>
    <w:p w:rsidR="4EF8F33A" w:rsidP="5CD4755F" w:rsidRDefault="5CD4755F" w14:paraId="3ACBADE4" w14:textId="09721E7F">
      <w:pPr>
        <w:pStyle w:val="ListParagraph"/>
        <w:spacing w:after="240"/>
        <w:rPr>
          <w:rFonts w:eastAsia="Arial"/>
          <w:bCs w:val="0"/>
          <w:color w:val="000000" w:themeColor="text1"/>
          <w:szCs w:val="20"/>
          <w:lang w:val="en-IE"/>
        </w:rPr>
      </w:pPr>
      <w:r w:rsidRPr="5CD4755F">
        <w:rPr>
          <w:rFonts w:eastAsia="Arial"/>
          <w:bCs w:val="0"/>
          <w:color w:val="000000" w:themeColor="text1"/>
          <w:szCs w:val="20"/>
        </w:rPr>
        <w:t xml:space="preserve">The final flow-based parameters for each MTU of the Core ID CC process at RefProg Balance consisting of the PTDFs based on the CGM the RAM for all CNECs according to Article 21 of ID CCM </w:t>
      </w:r>
    </w:p>
    <w:p w:rsidR="4EF8F33A" w:rsidP="5CD4755F" w:rsidRDefault="5CD4755F" w14:paraId="4D80D5A0" w14:textId="7CBB5823">
      <w:pPr>
        <w:pStyle w:val="ListParagraph"/>
        <w:spacing w:after="240"/>
        <w:rPr>
          <w:rFonts w:eastAsia="Arial"/>
          <w:bCs w:val="0"/>
          <w:color w:val="000000" w:themeColor="text1"/>
          <w:szCs w:val="20"/>
          <w:lang w:val="en-IE"/>
        </w:rPr>
      </w:pPr>
      <w:r w:rsidRPr="5CD4755F">
        <w:rPr>
          <w:rFonts w:eastAsia="Arial"/>
          <w:bCs w:val="0"/>
          <w:color w:val="000000" w:themeColor="text1"/>
          <w:szCs w:val="20"/>
        </w:rPr>
        <w:t xml:space="preserve">External Constraints if necessary </w:t>
      </w:r>
    </w:p>
    <w:p w:rsidR="4EF8F33A" w:rsidP="5CD4755F" w:rsidRDefault="5CD4755F" w14:paraId="7F74DB0A" w14:textId="4A0CCF2F">
      <w:pPr>
        <w:pStyle w:val="ListParagraph"/>
        <w:spacing w:after="240"/>
        <w:rPr>
          <w:rFonts w:eastAsia="Arial"/>
          <w:bCs w:val="0"/>
          <w:color w:val="000000" w:themeColor="text1"/>
          <w:szCs w:val="20"/>
          <w:lang w:val="en-IE"/>
        </w:rPr>
      </w:pPr>
      <w:r w:rsidRPr="5CD4755F">
        <w:rPr>
          <w:rFonts w:eastAsia="Arial"/>
          <w:bCs w:val="0"/>
          <w:color w:val="000000" w:themeColor="text1"/>
          <w:szCs w:val="20"/>
        </w:rPr>
        <w:t>AAC grid model and the latest AAC sent by XBID</w:t>
      </w:r>
    </w:p>
    <w:p w:rsidR="4EF8F33A" w:rsidP="5CD4755F" w:rsidRDefault="5CD4755F" w14:paraId="53D616A0" w14:textId="679D3CD6">
      <w:pPr>
        <w:rPr>
          <w:rFonts w:eastAsia="Arial" w:cs="Arial"/>
          <w:color w:val="000000" w:themeColor="text1"/>
        </w:rPr>
      </w:pPr>
      <w:r w:rsidRPr="5CD4755F">
        <w:rPr>
          <w:rFonts w:eastAsia="Arial" w:cs="Arial"/>
          <w:color w:val="000000" w:themeColor="text1"/>
        </w:rPr>
        <w:t>The outputs are:</w:t>
      </w:r>
    </w:p>
    <w:p w:rsidR="4EF8F33A" w:rsidP="5C8C3B61" w:rsidRDefault="1C6A2CF3" w14:paraId="2201C7AB" w14:textId="4110AF15">
      <w:pPr>
        <w:pStyle w:val="ListParagraph"/>
        <w:spacing w:after="240"/>
        <w:rPr>
          <w:rFonts w:eastAsia="Arial"/>
          <w:color w:val="000000" w:themeColor="text1"/>
          <w:lang w:val="en-IE"/>
        </w:rPr>
      </w:pPr>
      <w:r w:rsidRPr="1C6A2CF3">
        <w:rPr>
          <w:rFonts w:eastAsia="Arial"/>
          <w:color w:val="000000" w:themeColor="text1"/>
        </w:rPr>
        <w:t>ID NTCs (</w:t>
      </w:r>
      <w:r w:rsidR="00956DAF">
        <w:rPr>
          <w:rFonts w:eastAsia="Arial"/>
          <w:color w:val="000000" w:themeColor="text1"/>
        </w:rPr>
        <w:t>ID3C-</w:t>
      </w:r>
      <w:r w:rsidRPr="1C6A2CF3">
        <w:rPr>
          <w:rFonts w:eastAsia="Arial"/>
          <w:color w:val="000000" w:themeColor="text1"/>
        </w:rPr>
        <w:t>9</w:t>
      </w:r>
      <w:r w:rsidR="00956DAF">
        <w:rPr>
          <w:rFonts w:eastAsia="Arial"/>
          <w:color w:val="000000" w:themeColor="text1"/>
        </w:rPr>
        <w:t>21</w:t>
      </w:r>
      <w:r w:rsidRPr="1C6A2CF3">
        <w:rPr>
          <w:rFonts w:eastAsia="Arial"/>
          <w:color w:val="000000" w:themeColor="text1"/>
        </w:rPr>
        <w:t>)</w:t>
      </w:r>
    </w:p>
    <w:p w:rsidR="4EF8F33A" w:rsidP="5C8C3B61" w:rsidRDefault="5C8C3B61" w14:paraId="5FF01BA8" w14:textId="3819941E">
      <w:pPr>
        <w:pStyle w:val="ListParagraph"/>
        <w:spacing w:after="240"/>
        <w:rPr>
          <w:rFonts w:eastAsia="Arial"/>
          <w:color w:val="000000" w:themeColor="text1"/>
          <w:lang w:val="en-IE"/>
        </w:rPr>
      </w:pPr>
      <w:r w:rsidRPr="5C8C3B61">
        <w:rPr>
          <w:rFonts w:eastAsia="Arial"/>
          <w:color w:val="000000" w:themeColor="text1"/>
        </w:rPr>
        <w:t>ID ATCs (</w:t>
      </w:r>
      <w:r w:rsidR="00956DAF">
        <w:rPr>
          <w:rFonts w:eastAsia="Arial"/>
          <w:color w:val="000000" w:themeColor="text1"/>
        </w:rPr>
        <w:t>ID3C-</w:t>
      </w:r>
      <w:r w:rsidRPr="5C8C3B61">
        <w:rPr>
          <w:rFonts w:eastAsia="Arial"/>
          <w:color w:val="000000" w:themeColor="text1"/>
        </w:rPr>
        <w:t>922)</w:t>
      </w:r>
    </w:p>
    <w:p w:rsidR="4EF8F33A" w:rsidP="00337191" w:rsidRDefault="4EF8F33A" w14:paraId="74EF9A93" w14:textId="47F0D2B0">
      <w:pPr>
        <w:pStyle w:val="ListParagraph"/>
        <w:numPr>
          <w:ilvl w:val="0"/>
          <w:numId w:val="0"/>
        </w:numPr>
        <w:spacing w:after="240"/>
        <w:ind w:left="720"/>
        <w:rPr>
          <w:rFonts w:eastAsia="Arial"/>
          <w:bCs w:val="0"/>
          <w:color w:val="000000" w:themeColor="text1"/>
          <w:szCs w:val="20"/>
          <w:lang w:val="en-IE"/>
        </w:rPr>
      </w:pPr>
    </w:p>
    <w:p w:rsidR="4EF8F33A" w:rsidP="00B47D5C" w:rsidRDefault="5CD4755F" w14:paraId="6F7AC70E" w14:textId="6D95722B">
      <w:pPr>
        <w:pStyle w:val="Heading3"/>
        <w:rPr>
          <w:lang w:val="en-IE"/>
        </w:rPr>
      </w:pPr>
      <w:r w:rsidRPr="5CD4755F">
        <w:t>Backup and Fallback processes</w:t>
      </w:r>
    </w:p>
    <w:p w:rsidR="4EF8F33A" w:rsidP="5CD4755F" w:rsidRDefault="5CD4755F" w14:paraId="7B8F6D1C" w14:textId="40FCEAE2">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855"/>
        <w:gridCol w:w="1770"/>
        <w:gridCol w:w="3405"/>
        <w:gridCol w:w="690"/>
        <w:gridCol w:w="885"/>
        <w:gridCol w:w="795"/>
      </w:tblGrid>
      <w:tr w:rsidR="4EF8F33A" w:rsidTr="5EBA9757" w14:paraId="4C3DAFBC" w14:textId="77777777">
        <w:trPr>
          <w:trHeight w:val="495"/>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7C3A610" w14:textId="12AA9F93">
            <w:pPr>
              <w:rPr>
                <w:rFonts w:eastAsia="Arial" w:cs="Arial"/>
                <w:sz w:val="14"/>
                <w:szCs w:val="14"/>
              </w:rPr>
            </w:pPr>
            <w:r w:rsidRPr="5CD4755F">
              <w:rPr>
                <w:rFonts w:eastAsia="Arial" w:cs="Arial"/>
                <w:color w:val="FFFFFF" w:themeColor="background1"/>
                <w:sz w:val="14"/>
                <w:szCs w:val="14"/>
              </w:rPr>
              <w:t>Backup ID</w:t>
            </w:r>
          </w:p>
        </w:tc>
        <w:tc>
          <w:tcPr>
            <w:tcW w:w="85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770FEB3" w14:textId="684B046F">
            <w:pPr>
              <w:rPr>
                <w:rFonts w:eastAsia="Arial" w:cs="Arial"/>
                <w:sz w:val="14"/>
                <w:szCs w:val="14"/>
              </w:rPr>
            </w:pPr>
            <w:r w:rsidRPr="5CD4755F">
              <w:rPr>
                <w:rFonts w:eastAsia="Arial" w:cs="Arial"/>
                <w:color w:val="FFFFFF" w:themeColor="background1"/>
                <w:sz w:val="14"/>
                <w:szCs w:val="14"/>
              </w:rPr>
              <w:t>Process Step</w:t>
            </w:r>
          </w:p>
        </w:tc>
        <w:tc>
          <w:tcPr>
            <w:tcW w:w="177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35F19E94" w14:textId="3E0C4CD2">
            <w:pPr>
              <w:rPr>
                <w:rFonts w:eastAsia="Arial" w:cs="Arial"/>
                <w:sz w:val="14"/>
                <w:szCs w:val="14"/>
              </w:rPr>
            </w:pPr>
            <w:r w:rsidRPr="5CD4755F">
              <w:rPr>
                <w:rFonts w:eastAsia="Arial" w:cs="Arial"/>
                <w:color w:val="FFFFFF" w:themeColor="background1"/>
                <w:sz w:val="14"/>
                <w:szCs w:val="14"/>
              </w:rPr>
              <w:t>Description</w:t>
            </w:r>
          </w:p>
        </w:tc>
        <w:tc>
          <w:tcPr>
            <w:tcW w:w="340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4D25956" w14:textId="0A79221E">
            <w:pPr>
              <w:rPr>
                <w:rFonts w:eastAsia="Arial" w:cs="Arial"/>
                <w:sz w:val="14"/>
                <w:szCs w:val="14"/>
              </w:rPr>
            </w:pPr>
            <w:r w:rsidRPr="5CD4755F">
              <w:rPr>
                <w:rFonts w:eastAsia="Arial" w:cs="Arial"/>
                <w:color w:val="FFFFFF" w:themeColor="background1"/>
                <w:sz w:val="14"/>
                <w:szCs w:val="14"/>
              </w:rPr>
              <w:t>Solution/Action</w:t>
            </w:r>
          </w:p>
        </w:tc>
        <w:tc>
          <w:tcPr>
            <w:tcW w:w="69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D44B6EE" w14:textId="5FC87CF9">
            <w:pPr>
              <w:rPr>
                <w:rFonts w:eastAsia="Arial" w:cs="Arial"/>
                <w:sz w:val="14"/>
                <w:szCs w:val="14"/>
              </w:rPr>
            </w:pPr>
            <w:r w:rsidRPr="5CD4755F">
              <w:rPr>
                <w:rFonts w:eastAsia="Arial" w:cs="Arial"/>
                <w:color w:val="FFFFFF" w:themeColor="background1"/>
                <w:sz w:val="14"/>
                <w:szCs w:val="14"/>
              </w:rPr>
              <w:t>Owner</w:t>
            </w:r>
          </w:p>
        </w:tc>
        <w:tc>
          <w:tcPr>
            <w:tcW w:w="88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3F9176D2" w14:textId="3825D093">
            <w:pPr>
              <w:rPr>
                <w:rFonts w:eastAsia="Arial" w:cs="Arial"/>
                <w:sz w:val="14"/>
                <w:szCs w:val="14"/>
              </w:rPr>
            </w:pPr>
            <w:r w:rsidRPr="5CD4755F">
              <w:rPr>
                <w:rFonts w:eastAsia="Arial" w:cs="Arial"/>
                <w:color w:val="FFFFFF" w:themeColor="background1"/>
                <w:sz w:val="14"/>
                <w:szCs w:val="14"/>
              </w:rPr>
              <w:t>Tool</w:t>
            </w:r>
          </w:p>
        </w:tc>
        <w:tc>
          <w:tcPr>
            <w:tcW w:w="79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7F2BC4EB" w14:textId="76D2B69E">
            <w:pPr>
              <w:rPr>
                <w:rFonts w:eastAsia="Arial" w:cs="Arial"/>
                <w:sz w:val="14"/>
                <w:szCs w:val="14"/>
              </w:rPr>
            </w:pPr>
            <w:r w:rsidRPr="5CD4755F">
              <w:rPr>
                <w:rFonts w:eastAsia="Arial" w:cs="Arial"/>
                <w:color w:val="FFFFFF" w:themeColor="background1"/>
                <w:sz w:val="14"/>
                <w:szCs w:val="14"/>
              </w:rPr>
              <w:t>Email Template #</w:t>
            </w:r>
          </w:p>
        </w:tc>
      </w:tr>
      <w:tr w:rsidR="00B1234A" w:rsidTr="5EBA9757" w14:paraId="561BCCBD"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B1234A" w:rsidP="5CD4755F" w:rsidRDefault="47E385B5" w14:paraId="4F84B45F" w14:textId="4854146C">
            <w:pPr>
              <w:rPr>
                <w:rFonts w:eastAsia="Arial" w:cs="Arial"/>
                <w:sz w:val="14"/>
                <w:szCs w:val="14"/>
              </w:rPr>
            </w:pPr>
            <w:r w:rsidRPr="47E385B5">
              <w:rPr>
                <w:rFonts w:eastAsia="Arial" w:cs="Arial"/>
                <w:sz w:val="14"/>
                <w:szCs w:val="14"/>
              </w:rPr>
              <w:t>ID3C_1</w:t>
            </w:r>
            <w:r w:rsidR="001E521F">
              <w:rPr>
                <w:rFonts w:eastAsia="Arial" w:cs="Arial"/>
                <w:sz w:val="14"/>
                <w:szCs w:val="14"/>
              </w:rPr>
              <w:t>5</w:t>
            </w:r>
          </w:p>
        </w:tc>
        <w:tc>
          <w:tcPr>
            <w:tcW w:w="855" w:type="dxa"/>
            <w:vMerge w:val="restart"/>
            <w:shd w:val="clear" w:color="auto" w:fill="BFBFBF" w:themeFill="background1" w:themeFillShade="BF"/>
            <w:vAlign w:val="center"/>
          </w:tcPr>
          <w:p w:rsidR="00B1234A" w:rsidP="00916D0E" w:rsidRDefault="00B1234A" w14:paraId="1A49408E" w14:textId="0D3A2BC9">
            <w:r w:rsidRPr="5CD4755F">
              <w:rPr>
                <w:rFonts w:eastAsia="Arial" w:cs="Arial"/>
                <w:sz w:val="14"/>
                <w:szCs w:val="14"/>
              </w:rPr>
              <w:t>ID ATC Extraction</w:t>
            </w:r>
          </w:p>
        </w:tc>
        <w:tc>
          <w:tcPr>
            <w:tcW w:w="17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B1234A" w:rsidP="5CD4755F" w:rsidRDefault="00B1234A" w14:paraId="17D3859D" w14:textId="3B1DBE3D">
            <w:pPr>
              <w:rPr>
                <w:rFonts w:eastAsia="Arial" w:cs="Arial"/>
                <w:sz w:val="14"/>
                <w:szCs w:val="14"/>
              </w:rPr>
            </w:pPr>
            <w:r w:rsidRPr="7457B0FF">
              <w:rPr>
                <w:rFonts w:eastAsia="Arial" w:cs="Arial"/>
                <w:sz w:val="14"/>
                <w:szCs w:val="14"/>
              </w:rPr>
              <w:t>Failed ATC Extraction</w:t>
            </w:r>
          </w:p>
        </w:tc>
        <w:tc>
          <w:tcPr>
            <w:tcW w:w="34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3F2EB1B1" w14:textId="17E48F8D">
            <w:pPr>
              <w:rPr>
                <w:rFonts w:eastAsia="Arial" w:cs="Arial"/>
                <w:sz w:val="14"/>
                <w:szCs w:val="14"/>
              </w:rPr>
            </w:pPr>
            <w:r w:rsidRPr="7457B0FF">
              <w:rPr>
                <w:rFonts w:eastAsia="Arial" w:cs="Arial"/>
                <w:sz w:val="14"/>
                <w:szCs w:val="14"/>
              </w:rPr>
              <w:t xml:space="preserve"> 1 If computation is not successfully finished by Critical End Time, inform parties per e-mail template about failure on provision of computed NTCs.</w:t>
            </w:r>
          </w:p>
          <w:p w:rsidR="00B1234A" w:rsidP="5CD4755F" w:rsidRDefault="00B1234A" w14:paraId="40A09E7C" w14:textId="7AA4BC08">
            <w:pPr>
              <w:rPr>
                <w:rFonts w:eastAsia="Arial" w:cs="Arial"/>
                <w:sz w:val="14"/>
                <w:szCs w:val="14"/>
              </w:rPr>
            </w:pPr>
            <w:r w:rsidRPr="00B1234A">
              <w:rPr>
                <w:rFonts w:eastAsia="Arial" w:cs="Arial"/>
                <w:sz w:val="14"/>
                <w:szCs w:val="14"/>
              </w:rPr>
              <w:t>2. Send UMM</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5E08CC3B" w14:textId="5E997C29">
            <w:pPr>
              <w:rPr>
                <w:rFonts w:eastAsia="Arial" w:cs="Arial"/>
                <w:sz w:val="14"/>
                <w:szCs w:val="14"/>
              </w:rPr>
            </w:pPr>
            <w:r w:rsidRPr="5CD4755F">
              <w:rPr>
                <w:rFonts w:eastAsia="Arial" w:cs="Arial"/>
                <w:sz w:val="14"/>
                <w:szCs w:val="14"/>
              </w:rPr>
              <w:t>CCC</w:t>
            </w:r>
          </w:p>
        </w:tc>
        <w:tc>
          <w:tcPr>
            <w:tcW w:w="8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1105C9AC" w14:textId="6D23886B">
            <w:pPr>
              <w:rPr>
                <w:rFonts w:eastAsia="Arial" w:cs="Arial"/>
                <w:sz w:val="14"/>
                <w:szCs w:val="14"/>
              </w:rPr>
            </w:pPr>
            <w:r w:rsidRPr="5CD4755F">
              <w:rPr>
                <w:rFonts w:eastAsia="Arial" w:cs="Arial"/>
                <w:sz w:val="14"/>
                <w:szCs w:val="14"/>
              </w:rPr>
              <w:t>XBID, ID_CCCt</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4F2833A8" w14:textId="0C311494">
            <w:pPr>
              <w:rPr>
                <w:rFonts w:eastAsia="Arial" w:cs="Arial"/>
                <w:sz w:val="14"/>
                <w:szCs w:val="14"/>
              </w:rPr>
            </w:pPr>
            <w:r w:rsidRPr="5CD4755F">
              <w:rPr>
                <w:rFonts w:eastAsia="Arial" w:cs="Arial"/>
                <w:sz w:val="14"/>
                <w:szCs w:val="14"/>
              </w:rPr>
              <w:t>2, 28</w:t>
            </w:r>
          </w:p>
        </w:tc>
      </w:tr>
      <w:tr w:rsidR="00B1234A" w:rsidTr="5EBA9757" w14:paraId="24E9586E"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B1234A" w:rsidP="5CD4755F" w:rsidRDefault="47E385B5" w14:paraId="2B4F7A07" w14:textId="5CA03EB0">
            <w:pPr>
              <w:rPr>
                <w:rFonts w:eastAsia="Arial" w:cs="Arial"/>
                <w:sz w:val="14"/>
                <w:szCs w:val="14"/>
              </w:rPr>
            </w:pPr>
            <w:r w:rsidRPr="47E385B5">
              <w:rPr>
                <w:rFonts w:eastAsia="Arial" w:cs="Arial"/>
                <w:sz w:val="14"/>
                <w:szCs w:val="14"/>
              </w:rPr>
              <w:t>ID3C_1</w:t>
            </w:r>
            <w:r w:rsidR="001E521F">
              <w:rPr>
                <w:rFonts w:eastAsia="Arial" w:cs="Arial"/>
                <w:sz w:val="14"/>
                <w:szCs w:val="14"/>
              </w:rPr>
              <w:t>6</w:t>
            </w:r>
          </w:p>
        </w:tc>
        <w:tc>
          <w:tcPr>
            <w:tcW w:w="855" w:type="dxa"/>
            <w:vMerge/>
            <w:vAlign w:val="center"/>
          </w:tcPr>
          <w:p w:rsidR="00B1234A" w:rsidRDefault="00B1234A" w14:paraId="4EF2D209" w14:textId="4555F238"/>
        </w:tc>
        <w:tc>
          <w:tcPr>
            <w:tcW w:w="17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B1234A" w:rsidP="5CD4755F" w:rsidRDefault="5EBA9757" w14:paraId="73217DAD" w14:textId="319B3ECB">
            <w:pPr>
              <w:rPr>
                <w:rFonts w:eastAsia="Arial" w:cs="Arial"/>
                <w:sz w:val="14"/>
                <w:szCs w:val="14"/>
              </w:rPr>
            </w:pPr>
            <w:r w:rsidRPr="5EBA9757">
              <w:rPr>
                <w:rFonts w:eastAsia="Arial" w:cs="Arial"/>
                <w:sz w:val="14"/>
                <w:szCs w:val="14"/>
              </w:rPr>
              <w:t>No distribution of NTCs (ID3C-9</w:t>
            </w:r>
            <w:r w:rsidR="00956DAF">
              <w:rPr>
                <w:rFonts w:eastAsia="Arial" w:cs="Arial"/>
                <w:sz w:val="14"/>
                <w:szCs w:val="14"/>
              </w:rPr>
              <w:t>21-xx</w:t>
            </w:r>
            <w:r w:rsidRPr="5EBA9757">
              <w:rPr>
                <w:rFonts w:eastAsia="Arial" w:cs="Arial"/>
                <w:sz w:val="14"/>
                <w:szCs w:val="14"/>
              </w:rPr>
              <w:t>) to XBID</w:t>
            </w:r>
          </w:p>
        </w:tc>
        <w:tc>
          <w:tcPr>
            <w:tcW w:w="34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6306D606" w14:textId="2741F564">
            <w:pPr>
              <w:rPr>
                <w:rFonts w:eastAsia="Arial" w:cs="Arial"/>
                <w:sz w:val="14"/>
                <w:szCs w:val="14"/>
              </w:rPr>
            </w:pPr>
            <w:r w:rsidRPr="7457B0FF">
              <w:rPr>
                <w:rFonts w:eastAsia="Arial" w:cs="Arial"/>
                <w:sz w:val="14"/>
                <w:szCs w:val="14"/>
              </w:rPr>
              <w:t xml:space="preserve">1. Submit to XBID via sFTP and wait for positive ACK. </w:t>
            </w:r>
          </w:p>
          <w:p w:rsidR="00B1234A" w:rsidP="5CD4755F" w:rsidRDefault="00B1234A" w14:paraId="240D170B" w14:textId="0F088A5B">
            <w:pPr>
              <w:rPr>
                <w:rFonts w:eastAsia="Arial" w:cs="Arial"/>
                <w:sz w:val="14"/>
                <w:szCs w:val="14"/>
              </w:rPr>
            </w:pPr>
            <w:r w:rsidRPr="7457B0FF">
              <w:rPr>
                <w:rFonts w:eastAsia="Arial" w:cs="Arial"/>
                <w:sz w:val="14"/>
                <w:szCs w:val="14"/>
              </w:rPr>
              <w:t>2. Inform parties via e-mail template.</w:t>
            </w:r>
          </w:p>
          <w:p w:rsidR="00B1234A" w:rsidP="5CD4755F" w:rsidRDefault="00B1234A" w14:paraId="1D0817CA" w14:textId="1059037E">
            <w:pPr>
              <w:rPr>
                <w:rFonts w:eastAsia="Arial" w:cs="Arial"/>
                <w:sz w:val="14"/>
                <w:szCs w:val="14"/>
              </w:rPr>
            </w:pPr>
            <w:r w:rsidRPr="7457B0FF">
              <w:rPr>
                <w:rFonts w:eastAsia="Arial" w:cs="Arial"/>
                <w:sz w:val="14"/>
                <w:szCs w:val="14"/>
              </w:rPr>
              <w:t>3. Request USY to investigate issue.</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3EAA7F93" w14:textId="43D427D2">
            <w:pPr>
              <w:rPr>
                <w:rFonts w:eastAsia="Arial" w:cs="Arial"/>
                <w:sz w:val="14"/>
                <w:szCs w:val="14"/>
              </w:rPr>
            </w:pPr>
            <w:r w:rsidRPr="5CD4755F">
              <w:rPr>
                <w:rFonts w:eastAsia="Arial" w:cs="Arial"/>
                <w:sz w:val="14"/>
                <w:szCs w:val="14"/>
              </w:rPr>
              <w:t>CCC</w:t>
            </w:r>
          </w:p>
        </w:tc>
        <w:tc>
          <w:tcPr>
            <w:tcW w:w="8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41E2987D" w14:textId="7CB6EAC7">
            <w:pPr>
              <w:rPr>
                <w:rFonts w:eastAsia="Arial" w:cs="Arial"/>
                <w:sz w:val="14"/>
                <w:szCs w:val="14"/>
              </w:rPr>
            </w:pPr>
            <w:r w:rsidRPr="5CD4755F">
              <w:rPr>
                <w:rFonts w:eastAsia="Arial" w:cs="Arial"/>
                <w:sz w:val="14"/>
                <w:szCs w:val="14"/>
              </w:rPr>
              <w:t>XBID, 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36742B11" w14:textId="53BC136F">
            <w:pPr>
              <w:rPr>
                <w:rFonts w:eastAsia="Arial" w:cs="Arial"/>
                <w:sz w:val="14"/>
                <w:szCs w:val="14"/>
              </w:rPr>
            </w:pPr>
            <w:r w:rsidRPr="5CD4755F">
              <w:rPr>
                <w:rFonts w:eastAsia="Arial" w:cs="Arial"/>
                <w:sz w:val="14"/>
                <w:szCs w:val="14"/>
              </w:rPr>
              <w:t>7</w:t>
            </w:r>
          </w:p>
        </w:tc>
      </w:tr>
      <w:tr w:rsidR="00B1234A" w:rsidTr="5EBA9757" w14:paraId="7F13341B"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B1234A" w:rsidP="5CD4755F" w:rsidRDefault="47E385B5" w14:paraId="14AEA1A4" w14:textId="0A91BC69">
            <w:pPr>
              <w:rPr>
                <w:rFonts w:eastAsia="Arial" w:cs="Arial"/>
                <w:sz w:val="14"/>
                <w:szCs w:val="14"/>
              </w:rPr>
            </w:pPr>
            <w:r w:rsidRPr="47E385B5">
              <w:rPr>
                <w:rFonts w:eastAsia="Arial" w:cs="Arial"/>
                <w:sz w:val="14"/>
                <w:szCs w:val="14"/>
              </w:rPr>
              <w:t>ID3C_1</w:t>
            </w:r>
            <w:r w:rsidR="001E521F">
              <w:rPr>
                <w:rFonts w:eastAsia="Arial" w:cs="Arial"/>
                <w:sz w:val="14"/>
                <w:szCs w:val="14"/>
              </w:rPr>
              <w:t>7</w:t>
            </w:r>
          </w:p>
        </w:tc>
        <w:tc>
          <w:tcPr>
            <w:tcW w:w="855" w:type="dxa"/>
            <w:vMerge/>
            <w:vAlign w:val="center"/>
          </w:tcPr>
          <w:p w:rsidR="00B1234A" w:rsidRDefault="00B1234A" w14:paraId="77714636" w14:textId="77777777"/>
        </w:tc>
        <w:tc>
          <w:tcPr>
            <w:tcW w:w="17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B1234A" w:rsidP="5CD4755F" w:rsidRDefault="5EBA9757" w14:paraId="7D4140C1" w14:textId="2BC4CE5C">
            <w:pPr>
              <w:rPr>
                <w:rFonts w:eastAsia="Arial" w:cs="Arial"/>
                <w:sz w:val="14"/>
                <w:szCs w:val="14"/>
              </w:rPr>
            </w:pPr>
            <w:r w:rsidRPr="5EBA9757">
              <w:rPr>
                <w:rFonts w:eastAsia="Arial" w:cs="Arial"/>
                <w:sz w:val="14"/>
                <w:szCs w:val="14"/>
              </w:rPr>
              <w:t>Missing or negative ACK for NTCs (ID3C-9</w:t>
            </w:r>
            <w:r w:rsidR="00956DAF">
              <w:rPr>
                <w:rFonts w:eastAsia="Arial" w:cs="Arial"/>
                <w:sz w:val="14"/>
                <w:szCs w:val="14"/>
              </w:rPr>
              <w:t>21-xx</w:t>
            </w:r>
            <w:r w:rsidRPr="5EBA9757">
              <w:rPr>
                <w:rFonts w:eastAsia="Arial" w:cs="Arial"/>
                <w:sz w:val="14"/>
                <w:szCs w:val="14"/>
              </w:rPr>
              <w:t>)</w:t>
            </w:r>
          </w:p>
        </w:tc>
        <w:tc>
          <w:tcPr>
            <w:tcW w:w="34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4036032C" w14:textId="2845F28C">
            <w:pPr>
              <w:rPr>
                <w:rFonts w:eastAsia="Arial" w:cs="Arial"/>
                <w:sz w:val="14"/>
                <w:szCs w:val="14"/>
              </w:rPr>
            </w:pPr>
            <w:r w:rsidRPr="7457B0FF">
              <w:rPr>
                <w:rFonts w:eastAsia="Arial" w:cs="Arial"/>
                <w:sz w:val="14"/>
                <w:szCs w:val="14"/>
              </w:rPr>
              <w:t>1. Upload the affected flows via sFTP to XBID (secondary channel) and check the received ACK files.</w:t>
            </w:r>
          </w:p>
          <w:p w:rsidR="00B1234A" w:rsidP="5CD4755F" w:rsidRDefault="00B1234A" w14:paraId="25553757" w14:textId="67E1C41A">
            <w:pPr>
              <w:rPr>
                <w:rFonts w:eastAsia="Arial" w:cs="Arial"/>
                <w:sz w:val="14"/>
                <w:szCs w:val="14"/>
              </w:rPr>
            </w:pPr>
            <w:r w:rsidRPr="7457B0FF">
              <w:rPr>
                <w:rFonts w:eastAsia="Arial" w:cs="Arial"/>
                <w:sz w:val="14"/>
                <w:szCs w:val="14"/>
              </w:rPr>
              <w:t xml:space="preserve">2. If still no (or negative) ACK was received, check affected borders on XBID. </w:t>
            </w:r>
          </w:p>
          <w:p w:rsidR="00B1234A" w:rsidP="5CD4755F" w:rsidRDefault="00B1234A" w14:paraId="19BD8A96" w14:textId="412EFB75">
            <w:pPr>
              <w:rPr>
                <w:rFonts w:eastAsia="Arial" w:cs="Arial"/>
                <w:sz w:val="14"/>
                <w:szCs w:val="14"/>
              </w:rPr>
            </w:pPr>
          </w:p>
          <w:p w:rsidR="00B1234A" w:rsidP="5CD4755F" w:rsidRDefault="00B1234A" w14:paraId="5ADF27ED" w14:textId="6A1AEC3F">
            <w:pPr>
              <w:rPr>
                <w:rFonts w:eastAsia="Arial" w:cs="Arial"/>
                <w:sz w:val="14"/>
                <w:szCs w:val="14"/>
              </w:rPr>
            </w:pPr>
            <w:r w:rsidRPr="7457B0FF">
              <w:rPr>
                <w:rFonts w:eastAsia="Arial" w:cs="Arial"/>
                <w:b/>
                <w:bCs/>
                <w:sz w:val="14"/>
                <w:szCs w:val="14"/>
              </w:rPr>
              <w:t>IF XBID GUI indicates correct receiving (computed NTCs):</w:t>
            </w:r>
          </w:p>
          <w:p w:rsidR="00B1234A" w:rsidP="5CD4755F" w:rsidRDefault="00B1234A" w14:paraId="1A0C95E3" w14:textId="37607FD0">
            <w:pPr>
              <w:rPr>
                <w:rFonts w:eastAsia="Arial" w:cs="Arial"/>
                <w:sz w:val="14"/>
                <w:szCs w:val="14"/>
              </w:rPr>
            </w:pPr>
            <w:r w:rsidRPr="7457B0FF">
              <w:rPr>
                <w:rFonts w:eastAsia="Arial" w:cs="Arial"/>
                <w:sz w:val="14"/>
                <w:szCs w:val="14"/>
              </w:rPr>
              <w:t>3. Continue as normal.</w:t>
            </w:r>
          </w:p>
          <w:p w:rsidR="00B1234A" w:rsidP="5CD4755F" w:rsidRDefault="00B1234A" w14:paraId="69D0CE8D" w14:textId="0BF89788">
            <w:pPr>
              <w:rPr>
                <w:rFonts w:eastAsia="Arial" w:cs="Arial"/>
                <w:sz w:val="14"/>
                <w:szCs w:val="14"/>
              </w:rPr>
            </w:pPr>
            <w:r w:rsidRPr="7457B0FF">
              <w:rPr>
                <w:rFonts w:eastAsia="Arial" w:cs="Arial"/>
                <w:sz w:val="14"/>
                <w:szCs w:val="14"/>
              </w:rPr>
              <w:t>4. Inform parties via e-mail template.</w:t>
            </w:r>
          </w:p>
          <w:p w:rsidR="00B1234A" w:rsidP="5CD4755F" w:rsidRDefault="00B1234A" w14:paraId="00DEB64E" w14:textId="13F5ACCA">
            <w:pPr>
              <w:rPr>
                <w:rFonts w:eastAsia="Arial" w:cs="Arial"/>
                <w:sz w:val="14"/>
                <w:szCs w:val="14"/>
              </w:rPr>
            </w:pPr>
            <w:r w:rsidRPr="7457B0FF">
              <w:rPr>
                <w:rFonts w:eastAsia="Arial" w:cs="Arial"/>
                <w:sz w:val="14"/>
                <w:szCs w:val="14"/>
              </w:rPr>
              <w:t>5. Request USY</w:t>
            </w:r>
            <w:r w:rsidR="00956DAF">
              <w:rPr>
                <w:rFonts w:eastAsia="Arial" w:cs="Arial"/>
                <w:sz w:val="14"/>
                <w:szCs w:val="14"/>
              </w:rPr>
              <w:t xml:space="preserve"> &amp; </w:t>
            </w:r>
            <w:r w:rsidRPr="7457B0FF">
              <w:rPr>
                <w:rFonts w:eastAsia="Arial" w:cs="Arial"/>
                <w:sz w:val="14"/>
                <w:szCs w:val="14"/>
              </w:rPr>
              <w:t>DBAG Helpdesk to investigate issue.</w:t>
            </w:r>
          </w:p>
          <w:p w:rsidR="00B1234A" w:rsidP="5CD4755F" w:rsidRDefault="00B1234A" w14:paraId="211A1E05" w14:textId="68576392">
            <w:pPr>
              <w:rPr>
                <w:rFonts w:eastAsia="Arial" w:cs="Arial"/>
                <w:sz w:val="14"/>
                <w:szCs w:val="14"/>
              </w:rPr>
            </w:pPr>
          </w:p>
          <w:p w:rsidR="00B1234A" w:rsidP="5CD4755F" w:rsidRDefault="00B1234A" w14:paraId="75A76BA2" w14:textId="4BEDD9B5">
            <w:pPr>
              <w:rPr>
                <w:rFonts w:eastAsia="Arial" w:cs="Arial"/>
                <w:sz w:val="14"/>
                <w:szCs w:val="14"/>
              </w:rPr>
            </w:pPr>
            <w:r w:rsidRPr="7457B0FF">
              <w:rPr>
                <w:rFonts w:eastAsia="Arial" w:cs="Arial"/>
                <w:b/>
                <w:bCs/>
                <w:sz w:val="14"/>
                <w:szCs w:val="14"/>
              </w:rPr>
              <w:t>IF XBID GUI indicates NO correct receiving (computed NTCs):</w:t>
            </w:r>
          </w:p>
          <w:p w:rsidR="00B1234A" w:rsidP="5CD4755F" w:rsidRDefault="00B1234A" w14:paraId="3565D707" w14:textId="1A8B700E">
            <w:pPr>
              <w:rPr>
                <w:rFonts w:eastAsia="Arial" w:cs="Arial"/>
                <w:sz w:val="14"/>
                <w:szCs w:val="14"/>
              </w:rPr>
            </w:pPr>
            <w:r w:rsidRPr="7457B0FF">
              <w:rPr>
                <w:rFonts w:eastAsia="Arial" w:cs="Arial"/>
                <w:sz w:val="14"/>
                <w:szCs w:val="14"/>
              </w:rPr>
              <w:t>3. If the file is erroneous, start investigation with USY Helpdesk to fix the issue and provide per CCCt to XBID (primary channel) or per sFTP to XBID (secondary channel)</w:t>
            </w:r>
          </w:p>
          <w:p w:rsidR="00B1234A" w:rsidP="5CD4755F" w:rsidRDefault="00B1234A" w14:paraId="0BFAA079" w14:textId="0999C0C7">
            <w:pPr>
              <w:rPr>
                <w:rFonts w:eastAsia="Arial" w:cs="Arial"/>
                <w:sz w:val="14"/>
                <w:szCs w:val="14"/>
              </w:rPr>
            </w:pPr>
            <w:r w:rsidRPr="7457B0FF">
              <w:rPr>
                <w:rFonts w:eastAsia="Arial" w:cs="Arial"/>
                <w:sz w:val="14"/>
                <w:szCs w:val="14"/>
              </w:rPr>
              <w:t>4. If the issue is caused by the ACK message, submit files to XBID via sFTP (publish in folder ‘in’) and wait for positive ACK (available in folder ‘out’).</w:t>
            </w:r>
          </w:p>
          <w:p w:rsidR="00B1234A" w:rsidP="5CD4755F" w:rsidRDefault="00B1234A" w14:paraId="6DD727F9" w14:textId="70833901">
            <w:pPr>
              <w:rPr>
                <w:rFonts w:eastAsia="Arial" w:cs="Arial"/>
                <w:sz w:val="14"/>
                <w:szCs w:val="14"/>
              </w:rPr>
            </w:pPr>
            <w:r w:rsidRPr="7457B0FF">
              <w:rPr>
                <w:rFonts w:eastAsia="Arial" w:cs="Arial"/>
                <w:sz w:val="14"/>
                <w:szCs w:val="14"/>
              </w:rPr>
              <w:t>5. CCC uploads positive ACK to CCCt</w:t>
            </w:r>
          </w:p>
          <w:p w:rsidR="00B1234A" w:rsidP="5CD4755F" w:rsidRDefault="00B1234A" w14:paraId="4C43C9AB" w14:textId="097278D0">
            <w:pPr>
              <w:rPr>
                <w:rFonts w:eastAsia="Arial" w:cs="Arial"/>
                <w:sz w:val="14"/>
                <w:szCs w:val="14"/>
              </w:rPr>
            </w:pPr>
            <w:r w:rsidRPr="7457B0FF">
              <w:rPr>
                <w:rFonts w:eastAsia="Arial" w:cs="Arial"/>
                <w:sz w:val="14"/>
                <w:szCs w:val="14"/>
              </w:rPr>
              <w:t xml:space="preserve">6. Inform parties via e-mail template </w:t>
            </w:r>
          </w:p>
          <w:p w:rsidR="00B1234A" w:rsidP="5CD4755F" w:rsidRDefault="00B1234A" w14:paraId="63A4148C" w14:textId="04630F5C">
            <w:pPr>
              <w:rPr>
                <w:rFonts w:eastAsia="Arial" w:cs="Arial"/>
                <w:sz w:val="14"/>
                <w:szCs w:val="14"/>
              </w:rPr>
            </w:pPr>
            <w:r w:rsidRPr="7457B0FF">
              <w:rPr>
                <w:rFonts w:eastAsia="Arial" w:cs="Arial"/>
                <w:sz w:val="14"/>
                <w:szCs w:val="14"/>
              </w:rPr>
              <w:t>7. Request USY/DBAG helpdesk to investigate the issue.</w:t>
            </w:r>
          </w:p>
          <w:p w:rsidR="00B1234A" w:rsidP="5CD4755F" w:rsidRDefault="00B1234A" w14:paraId="5C0C2301" w14:textId="147CE374">
            <w:pPr>
              <w:rPr>
                <w:rFonts w:eastAsia="Arial" w:cs="Arial"/>
                <w:sz w:val="14"/>
                <w:szCs w:val="14"/>
              </w:rPr>
            </w:pP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17D2C4A1" w14:textId="10A869B9">
            <w:pPr>
              <w:rPr>
                <w:rFonts w:eastAsia="Arial" w:cs="Arial"/>
                <w:sz w:val="14"/>
                <w:szCs w:val="14"/>
              </w:rPr>
            </w:pPr>
            <w:r w:rsidRPr="5CD4755F">
              <w:rPr>
                <w:rFonts w:eastAsia="Arial" w:cs="Arial"/>
                <w:sz w:val="14"/>
                <w:szCs w:val="14"/>
              </w:rPr>
              <w:t>CCC</w:t>
            </w:r>
          </w:p>
        </w:tc>
        <w:tc>
          <w:tcPr>
            <w:tcW w:w="8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2A8FFDBF" w14:textId="4974A10A">
            <w:pPr>
              <w:rPr>
                <w:rFonts w:eastAsia="Arial" w:cs="Arial"/>
                <w:sz w:val="14"/>
                <w:szCs w:val="14"/>
              </w:rPr>
            </w:pPr>
            <w:r w:rsidRPr="5CD4755F">
              <w:rPr>
                <w:rFonts w:eastAsia="Arial" w:cs="Arial"/>
                <w:sz w:val="14"/>
                <w:szCs w:val="14"/>
              </w:rPr>
              <w:t>XBID, 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B1234A" w:rsidP="5CD4755F" w:rsidRDefault="00B1234A" w14:paraId="4F5C10D3" w14:textId="2942F2F6">
            <w:pPr>
              <w:rPr>
                <w:rFonts w:eastAsia="Arial" w:cs="Arial"/>
                <w:sz w:val="14"/>
                <w:szCs w:val="14"/>
              </w:rPr>
            </w:pPr>
            <w:r w:rsidRPr="5CD4755F">
              <w:rPr>
                <w:rFonts w:eastAsia="Arial" w:cs="Arial"/>
                <w:sz w:val="14"/>
                <w:szCs w:val="14"/>
              </w:rPr>
              <w:t>12, 7</w:t>
            </w:r>
          </w:p>
        </w:tc>
      </w:tr>
    </w:tbl>
    <w:p w:rsidR="4EF8F33A" w:rsidP="5CD4755F" w:rsidRDefault="5EBA9757" w14:paraId="1F843E0F" w14:textId="57DBE8BE">
      <w:pPr>
        <w:spacing w:after="240"/>
        <w:rPr>
          <w:rFonts w:eastAsia="Arial" w:cs="Arial"/>
          <w:color w:val="000000" w:themeColor="text1"/>
        </w:rPr>
      </w:pPr>
      <w:r w:rsidRPr="5EBA9757">
        <w:rPr>
          <w:rFonts w:eastAsia="Arial" w:cs="Arial"/>
          <w:b/>
          <w:bCs/>
          <w:color w:val="000000" w:themeColor="text1"/>
        </w:rPr>
        <w:t>Disclaimer – CCC will not verify the correct publication in a normal day scenario via the XBID CMM GUI. The CCC verifies the correct provisioning to XBID by means of CCCt GUI interface. Furthermore, submission of ID3C-9</w:t>
      </w:r>
      <w:r w:rsidR="00956DAF">
        <w:rPr>
          <w:rFonts w:eastAsia="Arial" w:cs="Arial"/>
          <w:b/>
          <w:bCs/>
          <w:color w:val="000000" w:themeColor="text1"/>
        </w:rPr>
        <w:t>21-XX</w:t>
      </w:r>
      <w:r w:rsidRPr="5EBA9757">
        <w:rPr>
          <w:rFonts w:eastAsia="Arial" w:cs="Arial"/>
          <w:b/>
          <w:bCs/>
          <w:color w:val="000000" w:themeColor="text1"/>
        </w:rPr>
        <w:t xml:space="preserve"> files using sFTP to XBID and transfer of ACK files from XBID to CCCt using sFTP will be on best efforts basis by the CCC. In this case, as mentioned in the email template, the TSOs on both sides of the border carry a shared responsibility to check whether the correct capacities are uploaded for their border. If possible, TSOs should validate towards CCC that the capacities on their border are correct.</w:t>
      </w:r>
    </w:p>
    <w:p w:rsidR="4EF8F33A" w:rsidP="5CD4755F" w:rsidRDefault="5CD4755F" w14:paraId="5920B4A6" w14:textId="51F200D9">
      <w:pPr>
        <w:spacing w:after="240"/>
        <w:rPr>
          <w:rFonts w:eastAsia="Arial" w:cs="Arial"/>
          <w:color w:val="000000" w:themeColor="text1"/>
        </w:rPr>
      </w:pPr>
      <w:r w:rsidRPr="5CD4755F">
        <w:rPr>
          <w:rFonts w:eastAsia="Arial" w:cs="Arial"/>
          <w:color w:val="000000" w:themeColor="text1"/>
        </w:rPr>
        <w:t>The Backup/Fallback timings are detailed in the HLBP excel document available in Section 2.1.</w:t>
      </w:r>
    </w:p>
    <w:p w:rsidR="0041602B" w:rsidP="5CD4755F" w:rsidRDefault="0041602B" w14:paraId="01D693E2" w14:textId="77777777">
      <w:pPr>
        <w:spacing w:after="240"/>
        <w:rPr>
          <w:rFonts w:eastAsia="Arial" w:cs="Arial"/>
          <w:color w:val="000000" w:themeColor="text1"/>
        </w:rPr>
      </w:pPr>
    </w:p>
    <w:p w:rsidR="4EF8F33A" w:rsidP="00B47D5C" w:rsidRDefault="029219A7" w14:paraId="0601D6F1" w14:textId="08263375">
      <w:pPr>
        <w:pStyle w:val="Heading2"/>
        <w:rPr>
          <w:lang w:val="en-IE"/>
        </w:rPr>
      </w:pPr>
      <w:bookmarkStart w:name="_Toc1204653925" w:id="320"/>
      <w:bookmarkStart w:name="_Toc224121690" w:id="321"/>
      <w:r>
        <w:t>Export CGM at the Already Allocated Capacities</w:t>
      </w:r>
      <w:bookmarkEnd w:id="320"/>
      <w:bookmarkEnd w:id="321"/>
    </w:p>
    <w:p w:rsidR="4EF8F33A" w:rsidP="5CD4755F" w:rsidRDefault="5CD4755F" w14:paraId="7463BFCC" w14:textId="0612DB29">
      <w:pPr>
        <w:spacing w:after="240"/>
        <w:rPr>
          <w:rFonts w:eastAsia="Arial" w:cs="Arial"/>
          <w:color w:val="000000" w:themeColor="text1"/>
        </w:rPr>
      </w:pPr>
      <w:r w:rsidRPr="5CD4755F">
        <w:rPr>
          <w:rFonts w:eastAsia="Arial" w:cs="Arial"/>
          <w:color w:val="000000" w:themeColor="text1"/>
        </w:rPr>
        <w:t>During this process step, the provided CGM is updated with the latest commercial exchanges from XBID. This boils down to shifting the provided CGM to AAC. Since the initial combined CGM is provided at the RefProg, the CGMs need to be updated due to the fact there is continuous trade. Therefore, the CGM will be shifted to the latest exchanges using the TSOs GLSKs.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75"/>
        <w:gridCol w:w="945"/>
        <w:gridCol w:w="990"/>
        <w:gridCol w:w="840"/>
        <w:gridCol w:w="855"/>
        <w:gridCol w:w="855"/>
        <w:gridCol w:w="1122"/>
        <w:gridCol w:w="1115"/>
        <w:gridCol w:w="1115"/>
      </w:tblGrid>
      <w:tr w:rsidR="4EF8F33A" w:rsidTr="5CD4755F" w14:paraId="3D7AB1F0" w14:textId="77777777">
        <w:trPr>
          <w:trHeight w:val="270"/>
        </w:trPr>
        <w:tc>
          <w:tcPr>
            <w:tcW w:w="127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797EA0B" w14:textId="422AD73B">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0A2231D" w14:textId="2492F715">
            <w:pPr>
              <w:rPr>
                <w:rFonts w:eastAsia="Arial" w:cs="Arial"/>
                <w:sz w:val="14"/>
                <w:szCs w:val="14"/>
              </w:rPr>
            </w:pPr>
            <w:r w:rsidRPr="5CD4755F">
              <w:rPr>
                <w:rFonts w:eastAsia="Arial" w:cs="Arial"/>
                <w:color w:val="FFFFFF" w:themeColor="background1"/>
                <w:sz w:val="14"/>
                <w:szCs w:val="14"/>
              </w:rPr>
              <w:t>Owner</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7571EDB" w14:textId="27193B00">
            <w:pPr>
              <w:rPr>
                <w:rFonts w:eastAsia="Arial" w:cs="Arial"/>
                <w:sz w:val="14"/>
                <w:szCs w:val="14"/>
              </w:rPr>
            </w:pPr>
            <w:r w:rsidRPr="5CD4755F">
              <w:rPr>
                <w:rFonts w:eastAsia="Arial" w:cs="Arial"/>
                <w:color w:val="FFFFFF" w:themeColor="background1"/>
                <w:sz w:val="14"/>
                <w:szCs w:val="14"/>
              </w:rPr>
              <w:t>Tool</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8864A88" w14:textId="2B8C95E8">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BF495E5" w14:textId="39A36948">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E41F76C" w14:textId="48ED2F81">
            <w:pPr>
              <w:rPr>
                <w:rFonts w:eastAsia="Arial" w:cs="Arial"/>
                <w:sz w:val="14"/>
                <w:szCs w:val="14"/>
              </w:rPr>
            </w:pPr>
            <w:r w:rsidRPr="5CD4755F">
              <w:rPr>
                <w:rFonts w:eastAsia="Arial" w:cs="Arial"/>
                <w:color w:val="FFFFFF" w:themeColor="background1"/>
                <w:sz w:val="14"/>
                <w:szCs w:val="14"/>
              </w:rPr>
              <w:t>Critical End Time</w:t>
            </w:r>
          </w:p>
        </w:tc>
        <w:tc>
          <w:tcPr>
            <w:tcW w:w="335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A2BE5E9" w14:textId="6C252374">
            <w:pPr>
              <w:rPr>
                <w:rFonts w:eastAsia="Arial" w:cs="Arial"/>
                <w:sz w:val="14"/>
                <w:szCs w:val="14"/>
              </w:rPr>
            </w:pPr>
            <w:r w:rsidRPr="5CD4755F">
              <w:rPr>
                <w:rFonts w:eastAsia="Arial" w:cs="Arial"/>
                <w:color w:val="FFFFFF" w:themeColor="background1"/>
                <w:sz w:val="14"/>
                <w:szCs w:val="14"/>
              </w:rPr>
              <w:t>Data Exchange</w:t>
            </w:r>
          </w:p>
        </w:tc>
      </w:tr>
      <w:tr w:rsidR="4EF8F33A" w:rsidTr="5CD4755F" w14:paraId="53D5E08C" w14:textId="77777777">
        <w:trPr>
          <w:trHeight w:val="270"/>
        </w:trPr>
        <w:tc>
          <w:tcPr>
            <w:tcW w:w="1275" w:type="dxa"/>
            <w:vMerge/>
            <w:vAlign w:val="center"/>
          </w:tcPr>
          <w:p w:rsidR="00A0426B" w:rsidRDefault="00A0426B" w14:paraId="7AA5CC53" w14:textId="77777777"/>
        </w:tc>
        <w:tc>
          <w:tcPr>
            <w:tcW w:w="945" w:type="dxa"/>
            <w:vMerge/>
            <w:vAlign w:val="center"/>
          </w:tcPr>
          <w:p w:rsidR="00A0426B" w:rsidRDefault="00A0426B" w14:paraId="402444AD" w14:textId="77777777"/>
        </w:tc>
        <w:tc>
          <w:tcPr>
            <w:tcW w:w="990" w:type="dxa"/>
            <w:vMerge/>
            <w:vAlign w:val="center"/>
          </w:tcPr>
          <w:p w:rsidR="00A0426B" w:rsidRDefault="00A0426B" w14:paraId="1DE8E64F" w14:textId="77777777"/>
        </w:tc>
        <w:tc>
          <w:tcPr>
            <w:tcW w:w="840" w:type="dxa"/>
            <w:vMerge/>
            <w:vAlign w:val="center"/>
          </w:tcPr>
          <w:p w:rsidR="00A0426B" w:rsidRDefault="00A0426B" w14:paraId="0D32ECBC" w14:textId="77777777"/>
        </w:tc>
        <w:tc>
          <w:tcPr>
            <w:tcW w:w="855" w:type="dxa"/>
            <w:vMerge/>
            <w:vAlign w:val="center"/>
          </w:tcPr>
          <w:p w:rsidR="00A0426B" w:rsidRDefault="00A0426B" w14:paraId="29676D5D" w14:textId="77777777"/>
        </w:tc>
        <w:tc>
          <w:tcPr>
            <w:tcW w:w="855" w:type="dxa"/>
            <w:vMerge/>
            <w:vAlign w:val="center"/>
          </w:tcPr>
          <w:p w:rsidR="00A0426B" w:rsidRDefault="00A0426B" w14:paraId="5E1019B2" w14:textId="77777777"/>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291A815" w14:textId="1DCBACF4">
            <w:pPr>
              <w:rPr>
                <w:rFonts w:eastAsia="Arial" w:cs="Arial"/>
                <w:sz w:val="14"/>
                <w:szCs w:val="14"/>
              </w:rPr>
            </w:pPr>
            <w:r w:rsidRPr="5CD4755F">
              <w:rPr>
                <w:rFonts w:eastAsia="Arial" w:cs="Arial"/>
                <w:color w:val="FFFFFF" w:themeColor="background1"/>
                <w:sz w:val="14"/>
                <w:szCs w:val="14"/>
              </w:rPr>
              <w:t>Input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096211E" w14:textId="675F6BD6">
            <w:pPr>
              <w:rPr>
                <w:rFonts w:eastAsia="Arial" w:cs="Arial"/>
                <w:sz w:val="14"/>
                <w:szCs w:val="14"/>
              </w:rPr>
            </w:pPr>
            <w:r w:rsidRPr="5CD4755F">
              <w:rPr>
                <w:rFonts w:eastAsia="Arial" w:cs="Arial"/>
                <w:color w:val="FFFFFF" w:themeColor="background1"/>
                <w:sz w:val="14"/>
                <w:szCs w:val="14"/>
              </w:rPr>
              <w:t>Output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1784320" w14:textId="1AC9341A">
            <w:pPr>
              <w:rPr>
                <w:rFonts w:eastAsia="Arial" w:cs="Arial"/>
                <w:sz w:val="14"/>
                <w:szCs w:val="14"/>
              </w:rPr>
            </w:pPr>
            <w:r w:rsidRPr="5CD4755F">
              <w:rPr>
                <w:rFonts w:eastAsia="Arial" w:cs="Arial"/>
                <w:color w:val="FFFFFF" w:themeColor="background1"/>
                <w:sz w:val="14"/>
                <w:szCs w:val="14"/>
              </w:rPr>
              <w:t>Counter part</w:t>
            </w:r>
          </w:p>
        </w:tc>
      </w:tr>
      <w:tr w:rsidR="00337191" w:rsidTr="5CD4755F" w14:paraId="2C69D839" w14:textId="77777777">
        <w:trPr>
          <w:trHeight w:val="270"/>
        </w:trPr>
        <w:tc>
          <w:tcPr>
            <w:tcW w:w="127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DC03AAB" w14:textId="30F9A85D">
            <w:pPr>
              <w:rPr>
                <w:rFonts w:eastAsia="Arial" w:cs="Arial"/>
                <w:sz w:val="14"/>
                <w:szCs w:val="14"/>
              </w:rPr>
            </w:pPr>
            <w:r w:rsidRPr="5CD4755F">
              <w:rPr>
                <w:rFonts w:eastAsia="Arial" w:cs="Arial"/>
                <w:sz w:val="14"/>
                <w:szCs w:val="14"/>
              </w:rPr>
              <w:t>Split flows before trigger FBPCM for AAC export</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0F42CCD" w14:textId="016D2076">
            <w:pPr>
              <w:rPr>
                <w:rFonts w:eastAsia="Arial" w:cs="Arial"/>
                <w:sz w:val="14"/>
                <w:szCs w:val="14"/>
              </w:rPr>
            </w:pPr>
            <w:r w:rsidRPr="5CD4755F">
              <w:rPr>
                <w:rFonts w:eastAsia="Arial" w:cs="Arial"/>
                <w:sz w:val="14"/>
                <w:szCs w:val="14"/>
              </w:rPr>
              <w:t>CCC</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29F11F8" w14:textId="04453287">
            <w:pPr>
              <w:rPr>
                <w:rFonts w:eastAsia="Arial" w:cs="Arial"/>
                <w:sz w:val="14"/>
                <w:szCs w:val="14"/>
              </w:rPr>
            </w:pPr>
            <w:r w:rsidRPr="5CD4755F">
              <w:rPr>
                <w:rFonts w:eastAsia="Arial" w:cs="Arial"/>
                <w:sz w:val="14"/>
                <w:szCs w:val="14"/>
              </w:rPr>
              <w:t>CCCt</w:t>
            </w:r>
          </w:p>
        </w:tc>
        <w:tc>
          <w:tcPr>
            <w:tcW w:w="255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4323ABD" w14:textId="5ACAF1D3">
            <w:pPr>
              <w:rPr>
                <w:rFonts w:eastAsia="Arial" w:cs="Arial"/>
                <w:sz w:val="14"/>
                <w:szCs w:val="14"/>
              </w:rPr>
            </w:pPr>
            <w:r w:rsidRPr="5CD4755F">
              <w:rPr>
                <w:rFonts w:eastAsia="Arial" w:cs="Arial"/>
                <w:sz w:val="14"/>
                <w:szCs w:val="14"/>
              </w:rPr>
              <w:t>See HLBP timetable as referred to under ‘2. Related documents’</w:t>
            </w:r>
          </w:p>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E6FF6B0" w14:textId="110DD039">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10C20C0" w14:textId="336EA620">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347981D" w14:textId="5A33FAE8">
            <w:pPr>
              <w:rPr>
                <w:rFonts w:eastAsia="Arial" w:cs="Arial"/>
                <w:sz w:val="14"/>
                <w:szCs w:val="14"/>
              </w:rPr>
            </w:pPr>
            <w:r w:rsidRPr="5CD4755F">
              <w:rPr>
                <w:rFonts w:eastAsia="Arial" w:cs="Arial"/>
                <w:sz w:val="14"/>
                <w:szCs w:val="14"/>
              </w:rPr>
              <w:t>-</w:t>
            </w:r>
          </w:p>
        </w:tc>
      </w:tr>
      <w:tr w:rsidR="00337191" w:rsidTr="00945FCA" w14:paraId="77187A11"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3EDF914" w14:textId="4DEEAF11">
            <w:pPr>
              <w:rPr>
                <w:rFonts w:eastAsia="Arial" w:cs="Arial"/>
                <w:sz w:val="14"/>
                <w:szCs w:val="14"/>
              </w:rPr>
            </w:pPr>
            <w:r w:rsidRPr="5CD4755F">
              <w:rPr>
                <w:rFonts w:eastAsia="Arial" w:cs="Arial"/>
                <w:sz w:val="14"/>
                <w:szCs w:val="14"/>
              </w:rPr>
              <w:t>Trigger FBPCM for AAC export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157D09C" w14:textId="1E574390">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ABC8CA0" w14:textId="779895A4">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tcMar>
              <w:left w:w="90" w:type="dxa"/>
              <w:right w:w="90" w:type="dxa"/>
            </w:tcMar>
            <w:vAlign w:val="center"/>
          </w:tcPr>
          <w:p w:rsidR="00337191" w:rsidP="5CD4755F" w:rsidRDefault="00337191" w14:paraId="68E74D6E" w14:textId="41A00BFF">
            <w:pPr>
              <w:rPr>
                <w:rFonts w:eastAsia="Arial" w:cs="Arial"/>
                <w:sz w:val="14"/>
                <w:szCs w:val="14"/>
              </w:rPr>
            </w:pPr>
          </w:p>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2239D7F" w14:textId="6818AB5A">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3E3CA26" w14:textId="17BE592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DFA4F56" w14:textId="5687FF96">
            <w:pPr>
              <w:rPr>
                <w:rFonts w:eastAsia="Arial" w:cs="Arial"/>
                <w:sz w:val="14"/>
                <w:szCs w:val="14"/>
              </w:rPr>
            </w:pPr>
            <w:r w:rsidRPr="5CD4755F">
              <w:rPr>
                <w:rFonts w:eastAsia="Arial" w:cs="Arial"/>
                <w:sz w:val="14"/>
                <w:szCs w:val="14"/>
              </w:rPr>
              <w:t>-</w:t>
            </w:r>
          </w:p>
        </w:tc>
      </w:tr>
      <w:tr w:rsidR="00337191" w:rsidTr="00945FCA" w14:paraId="42339232"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44F47F5" w14:textId="57056980">
            <w:pPr>
              <w:rPr>
                <w:rFonts w:eastAsia="Arial" w:cs="Arial"/>
                <w:sz w:val="14"/>
                <w:szCs w:val="14"/>
              </w:rPr>
            </w:pPr>
            <w:r w:rsidRPr="5CD4755F">
              <w:rPr>
                <w:rFonts w:eastAsia="Arial" w:cs="Arial"/>
                <w:sz w:val="14"/>
                <w:szCs w:val="14"/>
              </w:rPr>
              <w:t>Process FBC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B251DD2" w14:textId="34E524DC">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865727A" w14:textId="76EBEEB2">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0313A165" w14:textId="77777777"/>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F15AF43" w14:textId="5F0CFDF2">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44F2ED63" w14:textId="23FFC051">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7362465" w14:textId="1BA3CFA6">
            <w:pPr>
              <w:rPr>
                <w:rFonts w:eastAsia="Arial" w:cs="Arial"/>
                <w:sz w:val="14"/>
                <w:szCs w:val="14"/>
              </w:rPr>
            </w:pPr>
            <w:r w:rsidRPr="5CD4755F">
              <w:rPr>
                <w:rFonts w:eastAsia="Arial" w:cs="Arial"/>
                <w:sz w:val="14"/>
                <w:szCs w:val="14"/>
              </w:rPr>
              <w:t>-</w:t>
            </w:r>
          </w:p>
        </w:tc>
      </w:tr>
      <w:tr w:rsidR="00337191" w:rsidTr="00945FCA" w14:paraId="751C4980"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A59A308" w14:textId="413858DB">
            <w:pPr>
              <w:rPr>
                <w:rFonts w:eastAsia="Arial" w:cs="Arial"/>
                <w:sz w:val="14"/>
                <w:szCs w:val="14"/>
              </w:rPr>
            </w:pPr>
            <w:r w:rsidRPr="5CD4755F">
              <w:rPr>
                <w:rFonts w:eastAsia="Arial" w:cs="Arial"/>
                <w:sz w:val="14"/>
                <w:szCs w:val="14"/>
              </w:rPr>
              <w:t>Distribute CGM at AAC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7455823" w14:textId="7775683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6161A4D" w14:textId="17E5E3FF">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147578CB" w14:textId="77777777"/>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5AB06AD" w14:textId="4EA43B20">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761DB71" w14:textId="4D030BD9">
            <w:pPr>
              <w:rPr>
                <w:rFonts w:eastAsia="Arial" w:cs="Arial"/>
                <w:sz w:val="14"/>
                <w:szCs w:val="14"/>
              </w:rPr>
            </w:pPr>
            <w:r w:rsidRPr="5CD4755F">
              <w:rPr>
                <w:rFonts w:eastAsia="Arial" w:cs="Arial"/>
                <w:sz w:val="14"/>
                <w:szCs w:val="14"/>
              </w:rPr>
              <w:t>CGM at AAC</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6ED39C5" w14:textId="065CC597">
            <w:pPr>
              <w:rPr>
                <w:rFonts w:eastAsia="Arial" w:cs="Arial"/>
                <w:sz w:val="14"/>
                <w:szCs w:val="14"/>
              </w:rPr>
            </w:pPr>
            <w:r w:rsidRPr="5CD4755F">
              <w:rPr>
                <w:rFonts w:eastAsia="Arial" w:cs="Arial"/>
                <w:sz w:val="14"/>
                <w:szCs w:val="14"/>
              </w:rPr>
              <w:t>TSOs</w:t>
            </w:r>
          </w:p>
        </w:tc>
      </w:tr>
    </w:tbl>
    <w:p w:rsidR="4EF8F33A" w:rsidP="00B47D5C" w:rsidRDefault="5CD4755F" w14:paraId="27D91D07" w14:textId="2A4A29E3">
      <w:pPr>
        <w:pStyle w:val="Heading3"/>
        <w:rPr>
          <w:lang w:val="en-IE"/>
        </w:rPr>
      </w:pPr>
      <w:r w:rsidRPr="5CD4755F">
        <w:t>Backup and Fallback Processes</w:t>
      </w:r>
    </w:p>
    <w:p w:rsidR="4EF8F33A" w:rsidP="5CD4755F" w:rsidRDefault="5CD4755F" w14:paraId="1489BAB3" w14:textId="5965CFFD">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870"/>
        <w:gridCol w:w="1965"/>
        <w:gridCol w:w="3240"/>
        <w:gridCol w:w="705"/>
        <w:gridCol w:w="825"/>
        <w:gridCol w:w="795"/>
      </w:tblGrid>
      <w:tr w:rsidR="4EF8F33A" w:rsidTr="47E385B5" w14:paraId="0739987C" w14:textId="77777777">
        <w:trPr>
          <w:trHeight w:val="495"/>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7B7D8DF" w14:textId="6A5A5CAE">
            <w:pPr>
              <w:rPr>
                <w:rFonts w:eastAsia="Arial" w:cs="Arial"/>
                <w:sz w:val="14"/>
                <w:szCs w:val="14"/>
              </w:rPr>
            </w:pPr>
            <w:r w:rsidRPr="5CD4755F">
              <w:rPr>
                <w:rFonts w:eastAsia="Arial" w:cs="Arial"/>
                <w:color w:val="FFFFFF" w:themeColor="background1"/>
                <w:sz w:val="14"/>
                <w:szCs w:val="14"/>
              </w:rPr>
              <w:t>Backup ID</w:t>
            </w:r>
          </w:p>
        </w:tc>
        <w:tc>
          <w:tcPr>
            <w:tcW w:w="87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9F36CFB" w14:textId="1060856A">
            <w:pPr>
              <w:rPr>
                <w:rFonts w:eastAsia="Arial" w:cs="Arial"/>
                <w:sz w:val="14"/>
                <w:szCs w:val="14"/>
              </w:rPr>
            </w:pPr>
            <w:r w:rsidRPr="5CD4755F">
              <w:rPr>
                <w:rFonts w:eastAsia="Arial" w:cs="Arial"/>
                <w:color w:val="FFFFFF" w:themeColor="background1"/>
                <w:sz w:val="14"/>
                <w:szCs w:val="14"/>
              </w:rPr>
              <w:t>Process Step</w:t>
            </w:r>
          </w:p>
        </w:tc>
        <w:tc>
          <w:tcPr>
            <w:tcW w:w="19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24D00711" w14:textId="37CACDC4">
            <w:pPr>
              <w:rPr>
                <w:rFonts w:eastAsia="Arial" w:cs="Arial"/>
                <w:sz w:val="14"/>
                <w:szCs w:val="14"/>
              </w:rPr>
            </w:pPr>
            <w:r w:rsidRPr="5CD4755F">
              <w:rPr>
                <w:rFonts w:eastAsia="Arial" w:cs="Arial"/>
                <w:color w:val="FFFFFF" w:themeColor="background1"/>
                <w:sz w:val="14"/>
                <w:szCs w:val="14"/>
              </w:rPr>
              <w:t>Description</w:t>
            </w:r>
          </w:p>
        </w:tc>
        <w:tc>
          <w:tcPr>
            <w:tcW w:w="32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2F006E88" w14:textId="43544580">
            <w:pPr>
              <w:rPr>
                <w:rFonts w:eastAsia="Arial" w:cs="Arial"/>
                <w:sz w:val="14"/>
                <w:szCs w:val="14"/>
              </w:rPr>
            </w:pPr>
            <w:r w:rsidRPr="5CD4755F">
              <w:rPr>
                <w:rFonts w:eastAsia="Arial" w:cs="Arial"/>
                <w:color w:val="FFFFFF" w:themeColor="background1"/>
                <w:sz w:val="14"/>
                <w:szCs w:val="14"/>
              </w:rPr>
              <w:t>Solution/Action</w:t>
            </w:r>
          </w:p>
        </w:tc>
        <w:tc>
          <w:tcPr>
            <w:tcW w:w="70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bottom"/>
          </w:tcPr>
          <w:p w:rsidR="4EF8F33A" w:rsidP="5CD4755F" w:rsidRDefault="5CD4755F" w14:paraId="5C62C9E1" w14:textId="6E7EF17F">
            <w:pPr>
              <w:rPr>
                <w:rFonts w:eastAsia="Arial" w:cs="Arial"/>
                <w:sz w:val="14"/>
                <w:szCs w:val="14"/>
              </w:rPr>
            </w:pPr>
            <w:r w:rsidRPr="5CD4755F">
              <w:rPr>
                <w:rFonts w:eastAsia="Arial" w:cs="Arial"/>
                <w:color w:val="FFFFFF" w:themeColor="background1"/>
                <w:sz w:val="14"/>
                <w:szCs w:val="14"/>
              </w:rPr>
              <w:t>Owner</w:t>
            </w:r>
          </w:p>
        </w:tc>
        <w:tc>
          <w:tcPr>
            <w:tcW w:w="82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24206BC" w14:textId="6E89AF27">
            <w:pPr>
              <w:rPr>
                <w:rFonts w:eastAsia="Arial" w:cs="Arial"/>
                <w:sz w:val="14"/>
                <w:szCs w:val="14"/>
              </w:rPr>
            </w:pPr>
            <w:r w:rsidRPr="5CD4755F">
              <w:rPr>
                <w:rFonts w:eastAsia="Arial" w:cs="Arial"/>
                <w:color w:val="FFFFFF" w:themeColor="background1"/>
                <w:sz w:val="14"/>
                <w:szCs w:val="14"/>
              </w:rPr>
              <w:t>Tool</w:t>
            </w:r>
          </w:p>
        </w:tc>
        <w:tc>
          <w:tcPr>
            <w:tcW w:w="79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6C2E2CB2" w14:textId="217CFD1F">
            <w:pPr>
              <w:rPr>
                <w:rFonts w:eastAsia="Arial" w:cs="Arial"/>
                <w:sz w:val="14"/>
                <w:szCs w:val="14"/>
              </w:rPr>
            </w:pPr>
            <w:r w:rsidRPr="5CD4755F">
              <w:rPr>
                <w:rFonts w:eastAsia="Arial" w:cs="Arial"/>
                <w:color w:val="FFFFFF" w:themeColor="background1"/>
                <w:sz w:val="14"/>
                <w:szCs w:val="14"/>
              </w:rPr>
              <w:t>Email Template #</w:t>
            </w:r>
          </w:p>
        </w:tc>
      </w:tr>
      <w:tr w:rsidR="4EF8F33A" w:rsidTr="47E385B5" w14:paraId="71880E5F"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nil"/>
            </w:tcBorders>
            <w:shd w:val="clear" w:color="auto" w:fill="BFBFBF" w:themeFill="background1" w:themeFillShade="BF"/>
            <w:tcMar>
              <w:left w:w="105" w:type="dxa"/>
              <w:right w:w="105" w:type="dxa"/>
            </w:tcMar>
            <w:vAlign w:val="center"/>
          </w:tcPr>
          <w:p w:rsidR="4EF8F33A" w:rsidP="5CD4755F" w:rsidRDefault="47E385B5" w14:paraId="23AFBCF1" w14:textId="52F26E0A">
            <w:pPr>
              <w:rPr>
                <w:rFonts w:eastAsia="Arial" w:cs="Arial"/>
                <w:sz w:val="14"/>
                <w:szCs w:val="14"/>
              </w:rPr>
            </w:pPr>
            <w:r w:rsidRPr="47E385B5">
              <w:rPr>
                <w:rFonts w:eastAsia="Arial" w:cs="Arial"/>
                <w:sz w:val="14"/>
                <w:szCs w:val="14"/>
              </w:rPr>
              <w:t>ID3C_</w:t>
            </w:r>
            <w:r w:rsidR="001E521F">
              <w:rPr>
                <w:rFonts w:eastAsia="Arial" w:cs="Arial"/>
                <w:sz w:val="14"/>
                <w:szCs w:val="14"/>
              </w:rPr>
              <w:t>18</w:t>
            </w:r>
          </w:p>
        </w:tc>
        <w:tc>
          <w:tcPr>
            <w:tcW w:w="8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1E1BFDA3" w14:textId="5251B0B0">
            <w:pPr>
              <w:rPr>
                <w:rFonts w:eastAsia="Arial" w:cs="Arial"/>
                <w:sz w:val="14"/>
                <w:szCs w:val="14"/>
              </w:rPr>
            </w:pPr>
            <w:r w:rsidRPr="5CD4755F">
              <w:rPr>
                <w:rFonts w:eastAsia="Arial" w:cs="Arial"/>
                <w:sz w:val="14"/>
                <w:szCs w:val="14"/>
              </w:rPr>
              <w:t>Export CGM at AACs</w:t>
            </w:r>
          </w:p>
        </w:tc>
        <w:tc>
          <w:tcPr>
            <w:tcW w:w="196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533CB3AD" w14:textId="127095F5">
            <w:pPr>
              <w:rPr>
                <w:rFonts w:eastAsia="Arial" w:cs="Arial"/>
                <w:sz w:val="14"/>
                <w:szCs w:val="14"/>
              </w:rPr>
            </w:pPr>
            <w:r w:rsidRPr="5CD4755F">
              <w:rPr>
                <w:rFonts w:eastAsia="Arial" w:cs="Arial"/>
                <w:sz w:val="14"/>
                <w:szCs w:val="14"/>
              </w:rPr>
              <w:t>Issue/error with computation</w:t>
            </w:r>
          </w:p>
        </w:tc>
        <w:tc>
          <w:tcPr>
            <w:tcW w:w="32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2EE6B7F" w14:textId="40016FBB">
            <w:pPr>
              <w:rPr>
                <w:rFonts w:eastAsia="Arial" w:cs="Arial"/>
                <w:sz w:val="14"/>
                <w:szCs w:val="14"/>
              </w:rPr>
            </w:pPr>
            <w:r w:rsidRPr="5CD4755F">
              <w:rPr>
                <w:rFonts w:eastAsia="Arial" w:cs="Arial"/>
                <w:sz w:val="14"/>
                <w:szCs w:val="14"/>
              </w:rPr>
              <w:t>1. Request USY to solve issue.</w:t>
            </w:r>
            <w:r w:rsidR="4EF8F33A">
              <w:br/>
            </w:r>
            <w:r w:rsidRPr="5CD4755F">
              <w:rPr>
                <w:rFonts w:eastAsia="Arial" w:cs="Arial"/>
                <w:sz w:val="14"/>
                <w:szCs w:val="14"/>
              </w:rPr>
              <w:t xml:space="preserve"> 2. If issue is not solved by Critical End Time, inform parties per e-mail.</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44E7C72A" w14:textId="22FF8CDE">
            <w:pPr>
              <w:rPr>
                <w:rFonts w:eastAsia="Arial" w:cs="Arial"/>
                <w:sz w:val="14"/>
                <w:szCs w:val="14"/>
              </w:rPr>
            </w:pPr>
            <w:r w:rsidRPr="5CD4755F">
              <w:rPr>
                <w:rFonts w:eastAsia="Arial" w:cs="Arial"/>
                <w:sz w:val="14"/>
                <w:szCs w:val="14"/>
              </w:rPr>
              <w:t>CCC</w:t>
            </w:r>
          </w:p>
        </w:tc>
        <w:tc>
          <w:tcPr>
            <w:tcW w:w="82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94E022A" w14:textId="71AF7D10">
            <w:pPr>
              <w:rPr>
                <w:rFonts w:eastAsia="Arial" w:cs="Arial"/>
                <w:sz w:val="14"/>
                <w:szCs w:val="14"/>
              </w:rPr>
            </w:pPr>
            <w:r w:rsidRPr="5CD4755F">
              <w:rPr>
                <w:rFonts w:eastAsia="Arial" w:cs="Arial"/>
                <w:sz w:val="14"/>
                <w:szCs w:val="14"/>
              </w:rPr>
              <w:t>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DCDE3AE" w14:textId="4C2AB35A">
            <w:pPr>
              <w:rPr>
                <w:rFonts w:eastAsia="Arial" w:cs="Arial"/>
                <w:sz w:val="14"/>
                <w:szCs w:val="14"/>
              </w:rPr>
            </w:pPr>
            <w:r w:rsidRPr="5CD4755F">
              <w:rPr>
                <w:rFonts w:eastAsia="Arial" w:cs="Arial"/>
                <w:sz w:val="14"/>
                <w:szCs w:val="14"/>
              </w:rPr>
              <w:t>2</w:t>
            </w:r>
          </w:p>
        </w:tc>
      </w:tr>
    </w:tbl>
    <w:p w:rsidR="4EF8F33A" w:rsidP="5CD4755F" w:rsidRDefault="4EF8F33A" w14:paraId="3B09CF45" w14:textId="1ECA496B">
      <w:pPr>
        <w:rPr>
          <w:rFonts w:eastAsia="Arial" w:cs="Arial"/>
          <w:color w:val="000000" w:themeColor="text1"/>
        </w:rPr>
      </w:pPr>
    </w:p>
    <w:p w:rsidR="4EF8F33A" w:rsidP="00B47D5C" w:rsidRDefault="029219A7" w14:paraId="20A49CF1" w14:textId="7F76D545">
      <w:pPr>
        <w:pStyle w:val="Heading2"/>
        <w:rPr>
          <w:lang w:val="en-IE"/>
        </w:rPr>
      </w:pPr>
      <w:bookmarkStart w:name="_Toc1148169276" w:id="322"/>
      <w:bookmarkStart w:name="_Toc224121691" w:id="323"/>
      <w:r>
        <w:t>Nodal PTDF calculation</w:t>
      </w:r>
      <w:bookmarkEnd w:id="322"/>
      <w:bookmarkEnd w:id="323"/>
    </w:p>
    <w:p w:rsidR="4EF8F33A" w:rsidP="5CD4755F" w:rsidRDefault="5CD4755F" w14:paraId="309B5DB6" w14:textId="7EB2A4E0">
      <w:pPr>
        <w:spacing w:after="240"/>
        <w:rPr>
          <w:rFonts w:eastAsia="Arial" w:cs="Arial"/>
          <w:color w:val="000000" w:themeColor="text1"/>
        </w:rPr>
      </w:pPr>
      <w:r w:rsidRPr="5CD4755F">
        <w:rPr>
          <w:rFonts w:eastAsia="Arial" w:cs="Arial"/>
          <w:color w:val="000000" w:themeColor="text1"/>
        </w:rPr>
        <w:t>This sub-calculation, that is similar to the FB parameter calculation, starts after the CIA step has finished. It is specialized in a new slack bus selection with nodal PTDF computation and will export PTDF values for a specific required set of nodes.</w:t>
      </w:r>
    </w:p>
    <w:p w:rsidR="4EF8F33A" w:rsidP="5CD4755F" w:rsidRDefault="5C8C3B61" w14:paraId="645FF067" w14:textId="3974595D">
      <w:pPr>
        <w:spacing w:after="240"/>
        <w:rPr>
          <w:rFonts w:eastAsia="Arial" w:cs="Arial"/>
          <w:color w:val="000000" w:themeColor="text1"/>
        </w:rPr>
      </w:pPr>
      <w:r w:rsidRPr="5C8C3B61">
        <w:rPr>
          <w:rFonts w:eastAsia="Arial" w:cs="Arial"/>
          <w:color w:val="000000" w:themeColor="text1"/>
        </w:rPr>
        <w:t>The output of this step is ID</w:t>
      </w:r>
      <w:r w:rsidR="00956DAF">
        <w:rPr>
          <w:rFonts w:eastAsia="Arial" w:cs="Arial"/>
          <w:color w:val="000000" w:themeColor="text1"/>
        </w:rPr>
        <w:t>3C</w:t>
      </w:r>
      <w:r w:rsidRPr="5C8C3B61">
        <w:rPr>
          <w:rFonts w:eastAsia="Arial" w:cs="Arial"/>
          <w:color w:val="000000" w:themeColor="text1"/>
        </w:rPr>
        <w:t>-935 – GLSK Nodal PTDFs.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45"/>
        <w:gridCol w:w="990"/>
        <w:gridCol w:w="840"/>
        <w:gridCol w:w="855"/>
        <w:gridCol w:w="855"/>
        <w:gridCol w:w="1110"/>
        <w:gridCol w:w="1110"/>
        <w:gridCol w:w="1110"/>
      </w:tblGrid>
      <w:tr w:rsidR="4EF8F33A" w:rsidTr="5CD4755F" w14:paraId="042C6052"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8D5789C" w14:textId="2F1E107D">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049AE01" w14:textId="0FFDA363">
            <w:pPr>
              <w:rPr>
                <w:rFonts w:eastAsia="Arial" w:cs="Arial"/>
                <w:sz w:val="14"/>
                <w:szCs w:val="14"/>
              </w:rPr>
            </w:pPr>
            <w:r w:rsidRPr="5CD4755F">
              <w:rPr>
                <w:rFonts w:eastAsia="Arial" w:cs="Arial"/>
                <w:color w:val="FFFFFF" w:themeColor="background1"/>
                <w:sz w:val="14"/>
                <w:szCs w:val="14"/>
              </w:rPr>
              <w:t>Owner</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E8494A2" w14:textId="07AE3FBD">
            <w:pPr>
              <w:rPr>
                <w:rFonts w:eastAsia="Arial" w:cs="Arial"/>
                <w:sz w:val="14"/>
                <w:szCs w:val="14"/>
              </w:rPr>
            </w:pPr>
            <w:r w:rsidRPr="5CD4755F">
              <w:rPr>
                <w:rFonts w:eastAsia="Arial" w:cs="Arial"/>
                <w:color w:val="FFFFFF" w:themeColor="background1"/>
                <w:sz w:val="14"/>
                <w:szCs w:val="14"/>
              </w:rPr>
              <w:t>Tool</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4A87D63" w14:textId="05F823F9">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5EA252D" w14:textId="7E799BD3">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570FA25B" w14:textId="1392D3CA">
            <w:pPr>
              <w:rPr>
                <w:rFonts w:eastAsia="Arial" w:cs="Arial"/>
                <w:sz w:val="14"/>
                <w:szCs w:val="14"/>
              </w:rPr>
            </w:pPr>
            <w:r w:rsidRPr="5CD4755F">
              <w:rPr>
                <w:rFonts w:eastAsia="Arial" w:cs="Arial"/>
                <w:color w:val="FFFFFF" w:themeColor="background1"/>
                <w:sz w:val="14"/>
                <w:szCs w:val="14"/>
              </w:rPr>
              <w:t>Critical End Time</w:t>
            </w:r>
          </w:p>
        </w:tc>
        <w:tc>
          <w:tcPr>
            <w:tcW w:w="3330"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3E81E23" w14:textId="068595A8">
            <w:pPr>
              <w:rPr>
                <w:rFonts w:eastAsia="Arial" w:cs="Arial"/>
                <w:sz w:val="14"/>
                <w:szCs w:val="14"/>
              </w:rPr>
            </w:pPr>
            <w:r w:rsidRPr="5CD4755F">
              <w:rPr>
                <w:rFonts w:eastAsia="Arial" w:cs="Arial"/>
                <w:color w:val="FFFFFF" w:themeColor="background1"/>
                <w:sz w:val="14"/>
                <w:szCs w:val="14"/>
              </w:rPr>
              <w:t>Data Exchange</w:t>
            </w:r>
          </w:p>
        </w:tc>
      </w:tr>
      <w:tr w:rsidR="4EF8F33A" w:rsidTr="5CD4755F" w14:paraId="635C1353" w14:textId="77777777">
        <w:trPr>
          <w:trHeight w:val="270"/>
        </w:trPr>
        <w:tc>
          <w:tcPr>
            <w:tcW w:w="1290" w:type="dxa"/>
            <w:vMerge/>
            <w:vAlign w:val="center"/>
          </w:tcPr>
          <w:p w:rsidR="00A0426B" w:rsidRDefault="00A0426B" w14:paraId="779B0710" w14:textId="77777777"/>
        </w:tc>
        <w:tc>
          <w:tcPr>
            <w:tcW w:w="945" w:type="dxa"/>
            <w:vMerge/>
            <w:vAlign w:val="center"/>
          </w:tcPr>
          <w:p w:rsidR="00A0426B" w:rsidRDefault="00A0426B" w14:paraId="1787D846" w14:textId="77777777"/>
        </w:tc>
        <w:tc>
          <w:tcPr>
            <w:tcW w:w="990" w:type="dxa"/>
            <w:vMerge/>
            <w:vAlign w:val="center"/>
          </w:tcPr>
          <w:p w:rsidR="00A0426B" w:rsidRDefault="00A0426B" w14:paraId="62FCD1AF" w14:textId="77777777"/>
        </w:tc>
        <w:tc>
          <w:tcPr>
            <w:tcW w:w="840" w:type="dxa"/>
            <w:vMerge/>
            <w:vAlign w:val="center"/>
          </w:tcPr>
          <w:p w:rsidR="00A0426B" w:rsidRDefault="00A0426B" w14:paraId="5869D48B" w14:textId="77777777"/>
        </w:tc>
        <w:tc>
          <w:tcPr>
            <w:tcW w:w="855" w:type="dxa"/>
            <w:vMerge/>
            <w:vAlign w:val="center"/>
          </w:tcPr>
          <w:p w:rsidR="00A0426B" w:rsidRDefault="00A0426B" w14:paraId="32AC6751" w14:textId="77777777"/>
        </w:tc>
        <w:tc>
          <w:tcPr>
            <w:tcW w:w="855" w:type="dxa"/>
            <w:vMerge/>
            <w:vAlign w:val="center"/>
          </w:tcPr>
          <w:p w:rsidR="00A0426B" w:rsidRDefault="00A0426B" w14:paraId="559FADF5" w14:textId="77777777"/>
        </w:tc>
        <w:tc>
          <w:tcPr>
            <w:tcW w:w="1110"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1A281D9" w14:textId="7D08D7BC">
            <w:pPr>
              <w:rPr>
                <w:rFonts w:eastAsia="Arial" w:cs="Arial"/>
                <w:sz w:val="14"/>
                <w:szCs w:val="14"/>
              </w:rPr>
            </w:pPr>
            <w:r w:rsidRPr="5CD4755F">
              <w:rPr>
                <w:rFonts w:eastAsia="Arial" w:cs="Arial"/>
                <w:color w:val="FFFFFF" w:themeColor="background1"/>
                <w:sz w:val="14"/>
                <w:szCs w:val="14"/>
              </w:rPr>
              <w:t>Input</w:t>
            </w:r>
          </w:p>
        </w:tc>
        <w:tc>
          <w:tcPr>
            <w:tcW w:w="1110"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0E464435" w14:textId="0EC1E59B">
            <w:pPr>
              <w:rPr>
                <w:rFonts w:eastAsia="Arial" w:cs="Arial"/>
                <w:sz w:val="14"/>
                <w:szCs w:val="14"/>
              </w:rPr>
            </w:pPr>
            <w:r w:rsidRPr="5CD4755F">
              <w:rPr>
                <w:rFonts w:eastAsia="Arial" w:cs="Arial"/>
                <w:color w:val="FFFFFF" w:themeColor="background1"/>
                <w:sz w:val="14"/>
                <w:szCs w:val="14"/>
              </w:rPr>
              <w:t>Output</w:t>
            </w:r>
          </w:p>
        </w:tc>
        <w:tc>
          <w:tcPr>
            <w:tcW w:w="1110"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05BAE26" w14:textId="2FC00384">
            <w:pPr>
              <w:rPr>
                <w:rFonts w:eastAsia="Arial" w:cs="Arial"/>
                <w:sz w:val="14"/>
                <w:szCs w:val="14"/>
              </w:rPr>
            </w:pPr>
            <w:r w:rsidRPr="5CD4755F">
              <w:rPr>
                <w:rFonts w:eastAsia="Arial" w:cs="Arial"/>
                <w:color w:val="FFFFFF" w:themeColor="background1"/>
                <w:sz w:val="14"/>
                <w:szCs w:val="14"/>
              </w:rPr>
              <w:t>Counter part</w:t>
            </w:r>
          </w:p>
        </w:tc>
      </w:tr>
      <w:tr w:rsidR="00337191" w:rsidTr="00270C21" w14:paraId="3DEBEF23"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55F64B3" w14:textId="001FF0EC">
            <w:pPr>
              <w:rPr>
                <w:rFonts w:eastAsia="Arial" w:cs="Arial"/>
                <w:sz w:val="14"/>
                <w:szCs w:val="14"/>
              </w:rPr>
            </w:pPr>
            <w:r w:rsidRPr="5CD4755F">
              <w:rPr>
                <w:rFonts w:eastAsia="Arial" w:cs="Arial"/>
                <w:sz w:val="14"/>
                <w:szCs w:val="14"/>
              </w:rPr>
              <w:t>Split flows before Trigger FBPCM for Nodal PTDF calculation</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321D362" w14:textId="790C11FD">
            <w:pPr>
              <w:rPr>
                <w:rFonts w:eastAsia="Arial" w:cs="Arial"/>
                <w:sz w:val="14"/>
                <w:szCs w:val="14"/>
              </w:rPr>
            </w:pPr>
            <w:r w:rsidRPr="5CD4755F">
              <w:rPr>
                <w:rFonts w:eastAsia="Arial" w:cs="Arial"/>
                <w:sz w:val="14"/>
                <w:szCs w:val="14"/>
              </w:rPr>
              <w:t>CCC</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4C8F69B" w14:textId="657CC0ED">
            <w:pPr>
              <w:rPr>
                <w:rFonts w:eastAsia="Arial" w:cs="Arial"/>
                <w:sz w:val="14"/>
                <w:szCs w:val="14"/>
              </w:rPr>
            </w:pPr>
            <w:r w:rsidRPr="5CD4755F">
              <w:rPr>
                <w:rFonts w:eastAsia="Arial" w:cs="Arial"/>
                <w:sz w:val="14"/>
                <w:szCs w:val="14"/>
              </w:rPr>
              <w:t>CCCt</w:t>
            </w:r>
          </w:p>
        </w:tc>
        <w:tc>
          <w:tcPr>
            <w:tcW w:w="255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F7E4481" w14:textId="4B5A8F55">
            <w:pPr>
              <w:rPr>
                <w:rFonts w:eastAsia="Arial" w:cs="Arial"/>
                <w:sz w:val="14"/>
                <w:szCs w:val="14"/>
              </w:rPr>
            </w:pPr>
            <w:r w:rsidRPr="5CD4755F">
              <w:rPr>
                <w:rFonts w:eastAsia="Arial" w:cs="Arial"/>
                <w:sz w:val="14"/>
                <w:szCs w:val="14"/>
              </w:rPr>
              <w:t>See HLBP timetable as referred to under ‘2. Related documents’</w:t>
            </w:r>
          </w:p>
        </w:tc>
        <w:tc>
          <w:tcPr>
            <w:tcW w:w="11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96B6247" w14:textId="2EA90E2F">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45A996EC" w14:textId="790E34D1">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D2C8345" w14:textId="3FEF8DA7">
            <w:pPr>
              <w:rPr>
                <w:rFonts w:eastAsia="Arial" w:cs="Arial"/>
                <w:sz w:val="14"/>
                <w:szCs w:val="14"/>
              </w:rPr>
            </w:pPr>
            <w:r w:rsidRPr="5CD4755F">
              <w:rPr>
                <w:rFonts w:eastAsia="Arial" w:cs="Arial"/>
                <w:sz w:val="14"/>
                <w:szCs w:val="14"/>
              </w:rPr>
              <w:t>-</w:t>
            </w:r>
          </w:p>
        </w:tc>
      </w:tr>
      <w:tr w:rsidR="00337191" w:rsidTr="00270C21" w14:paraId="6007387D"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723F654" w14:textId="55D8CCC9">
            <w:pPr>
              <w:rPr>
                <w:rFonts w:eastAsia="Arial" w:cs="Arial"/>
                <w:sz w:val="14"/>
                <w:szCs w:val="14"/>
              </w:rPr>
            </w:pPr>
            <w:r w:rsidRPr="5CD4755F">
              <w:rPr>
                <w:rFonts w:eastAsia="Arial" w:cs="Arial"/>
                <w:sz w:val="14"/>
                <w:szCs w:val="14"/>
              </w:rPr>
              <w:t>Trigger FBPCM for Nodal PTDF calculation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C32B5C3" w14:textId="11C539D4">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9C1BA69" w14:textId="1B8AAD72">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AC5ADAF" w14:textId="466DA931">
            <w:pPr>
              <w:rPr>
                <w:rFonts w:eastAsia="Arial" w:cs="Arial"/>
                <w:sz w:val="14"/>
                <w:szCs w:val="14"/>
              </w:rPr>
            </w:pPr>
          </w:p>
        </w:tc>
        <w:tc>
          <w:tcPr>
            <w:tcW w:w="11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6697187" w14:textId="15336393">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8D29D6F" w14:textId="7723147F">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727686A" w14:textId="649377B1">
            <w:pPr>
              <w:rPr>
                <w:rFonts w:eastAsia="Arial" w:cs="Arial"/>
                <w:sz w:val="14"/>
                <w:szCs w:val="14"/>
              </w:rPr>
            </w:pPr>
            <w:r w:rsidRPr="5CD4755F">
              <w:rPr>
                <w:rFonts w:eastAsia="Arial" w:cs="Arial"/>
                <w:sz w:val="14"/>
                <w:szCs w:val="14"/>
              </w:rPr>
              <w:t>-</w:t>
            </w:r>
          </w:p>
        </w:tc>
      </w:tr>
      <w:tr w:rsidR="00337191" w:rsidTr="00270C21" w14:paraId="11E90598"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8DFFF55" w14:textId="0B4B4F2D">
            <w:pPr>
              <w:rPr>
                <w:rFonts w:eastAsia="Arial" w:cs="Arial"/>
                <w:sz w:val="14"/>
                <w:szCs w:val="14"/>
              </w:rPr>
            </w:pPr>
            <w:r w:rsidRPr="5CD4755F">
              <w:rPr>
                <w:rFonts w:eastAsia="Arial" w:cs="Arial"/>
                <w:sz w:val="14"/>
                <w:szCs w:val="14"/>
              </w:rPr>
              <w:t>Process Nodal PTDF</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A28184E" w14:textId="3E015F78">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9E03ED8" w14:textId="16FEF8A5">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642AA2CE" w14:textId="77777777"/>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68B1988" w14:textId="6D3AEE33">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F3B8119" w14:textId="6E32AED8">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45A2010" w14:textId="22AFBDB1">
            <w:pPr>
              <w:rPr>
                <w:rFonts w:eastAsia="Arial" w:cs="Arial"/>
                <w:sz w:val="14"/>
                <w:szCs w:val="14"/>
              </w:rPr>
            </w:pPr>
            <w:r w:rsidRPr="5CD4755F">
              <w:rPr>
                <w:rFonts w:eastAsia="Arial" w:cs="Arial"/>
                <w:sz w:val="14"/>
                <w:szCs w:val="14"/>
              </w:rPr>
              <w:t>-</w:t>
            </w:r>
          </w:p>
        </w:tc>
      </w:tr>
      <w:tr w:rsidR="00337191" w:rsidTr="00270C21" w14:paraId="59F7F750"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2975BA3" w14:textId="7056B0C7">
            <w:pPr>
              <w:rPr>
                <w:rFonts w:eastAsia="Arial" w:cs="Arial"/>
                <w:sz w:val="14"/>
                <w:szCs w:val="14"/>
              </w:rPr>
            </w:pPr>
            <w:r w:rsidRPr="5CD4755F">
              <w:rPr>
                <w:rFonts w:eastAsia="Arial" w:cs="Arial"/>
                <w:sz w:val="14"/>
                <w:szCs w:val="14"/>
              </w:rPr>
              <w:t>Distribute GLSK Nodal PTDFs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2A0F864" w14:textId="6B9A315F">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E6C7658" w14:textId="69051C89">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469BF2CB" w14:textId="77777777"/>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B601A2D" w14:textId="2F9DD3FD">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84D41CD" w14:textId="04A8F65A">
            <w:pPr>
              <w:rPr>
                <w:rFonts w:eastAsia="Arial" w:cs="Arial"/>
                <w:sz w:val="14"/>
                <w:szCs w:val="14"/>
              </w:rPr>
            </w:pPr>
            <w:r w:rsidRPr="5CD4755F">
              <w:rPr>
                <w:rFonts w:eastAsia="Arial" w:cs="Arial"/>
                <w:sz w:val="14"/>
                <w:szCs w:val="14"/>
              </w:rPr>
              <w:t>GLSK Nodal PTDFs</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032A505" w14:textId="6FACB1E8">
            <w:pPr>
              <w:rPr>
                <w:rFonts w:eastAsia="Arial" w:cs="Arial"/>
                <w:sz w:val="14"/>
                <w:szCs w:val="14"/>
              </w:rPr>
            </w:pPr>
            <w:r w:rsidRPr="5CD4755F">
              <w:rPr>
                <w:rFonts w:eastAsia="Arial" w:cs="Arial"/>
                <w:sz w:val="14"/>
                <w:szCs w:val="14"/>
              </w:rPr>
              <w:t>TSOs</w:t>
            </w:r>
          </w:p>
          <w:p w:rsidR="00337191" w:rsidP="5CD4755F" w:rsidRDefault="00337191" w14:paraId="59636A9B" w14:textId="277D7720">
            <w:pPr>
              <w:rPr>
                <w:rFonts w:eastAsia="Arial" w:cs="Arial"/>
                <w:sz w:val="14"/>
                <w:szCs w:val="14"/>
              </w:rPr>
            </w:pPr>
          </w:p>
        </w:tc>
      </w:tr>
    </w:tbl>
    <w:p w:rsidR="4EF8F33A" w:rsidP="00B47D5C" w:rsidRDefault="5CD4755F" w14:paraId="565A45FD" w14:textId="31019452">
      <w:pPr>
        <w:pStyle w:val="Heading3"/>
        <w:rPr>
          <w:lang w:val="en-IE"/>
        </w:rPr>
      </w:pPr>
      <w:r w:rsidRPr="5CD4755F">
        <w:t>Backup and Fallback processes</w:t>
      </w:r>
    </w:p>
    <w:p w:rsidR="4EF8F33A" w:rsidP="5CD4755F" w:rsidRDefault="5CD4755F" w14:paraId="18A6AA67" w14:textId="1225ED25">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975"/>
        <w:gridCol w:w="2205"/>
        <w:gridCol w:w="3000"/>
        <w:gridCol w:w="690"/>
        <w:gridCol w:w="840"/>
        <w:gridCol w:w="795"/>
      </w:tblGrid>
      <w:tr w:rsidR="4EF8F33A" w:rsidTr="47E385B5" w14:paraId="7DCC550B" w14:textId="77777777">
        <w:trPr>
          <w:trHeight w:val="510"/>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C0146A9" w14:textId="47AA8956">
            <w:pPr>
              <w:rPr>
                <w:rFonts w:eastAsia="Arial" w:cs="Arial"/>
                <w:sz w:val="14"/>
                <w:szCs w:val="14"/>
              </w:rPr>
            </w:pPr>
            <w:r w:rsidRPr="5CD4755F">
              <w:rPr>
                <w:rFonts w:eastAsia="Arial" w:cs="Arial"/>
                <w:color w:val="FFFFFF" w:themeColor="background1"/>
                <w:sz w:val="14"/>
                <w:szCs w:val="14"/>
              </w:rPr>
              <w:t>Backup ID</w:t>
            </w:r>
          </w:p>
        </w:tc>
        <w:tc>
          <w:tcPr>
            <w:tcW w:w="97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4B47773B" w14:textId="3CBDAB49">
            <w:pPr>
              <w:rPr>
                <w:rFonts w:eastAsia="Arial" w:cs="Arial"/>
                <w:sz w:val="14"/>
                <w:szCs w:val="14"/>
              </w:rPr>
            </w:pPr>
            <w:r w:rsidRPr="5CD4755F">
              <w:rPr>
                <w:rFonts w:eastAsia="Arial" w:cs="Arial"/>
                <w:color w:val="FFFFFF" w:themeColor="background1"/>
                <w:sz w:val="14"/>
                <w:szCs w:val="14"/>
              </w:rPr>
              <w:t>Process Step</w:t>
            </w:r>
          </w:p>
        </w:tc>
        <w:tc>
          <w:tcPr>
            <w:tcW w:w="220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F3E2DA3" w14:textId="70078D65">
            <w:pPr>
              <w:rPr>
                <w:rFonts w:eastAsia="Arial" w:cs="Arial"/>
                <w:sz w:val="14"/>
                <w:szCs w:val="14"/>
              </w:rPr>
            </w:pPr>
            <w:r w:rsidRPr="5CD4755F">
              <w:rPr>
                <w:rFonts w:eastAsia="Arial" w:cs="Arial"/>
                <w:color w:val="FFFFFF" w:themeColor="background1"/>
                <w:sz w:val="14"/>
                <w:szCs w:val="14"/>
              </w:rPr>
              <w:t>Description</w:t>
            </w:r>
          </w:p>
        </w:tc>
        <w:tc>
          <w:tcPr>
            <w:tcW w:w="300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A921230" w14:textId="0584E8AC">
            <w:pPr>
              <w:rPr>
                <w:rFonts w:eastAsia="Arial" w:cs="Arial"/>
                <w:sz w:val="14"/>
                <w:szCs w:val="14"/>
              </w:rPr>
            </w:pPr>
            <w:r w:rsidRPr="5CD4755F">
              <w:rPr>
                <w:rFonts w:eastAsia="Arial" w:cs="Arial"/>
                <w:color w:val="FFFFFF" w:themeColor="background1"/>
                <w:sz w:val="14"/>
                <w:szCs w:val="14"/>
              </w:rPr>
              <w:t>Solution/Action</w:t>
            </w:r>
          </w:p>
        </w:tc>
        <w:tc>
          <w:tcPr>
            <w:tcW w:w="69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10031E85" w14:textId="651E69B7">
            <w:pPr>
              <w:rPr>
                <w:rFonts w:eastAsia="Arial" w:cs="Arial"/>
                <w:sz w:val="14"/>
                <w:szCs w:val="14"/>
              </w:rPr>
            </w:pPr>
            <w:r w:rsidRPr="5CD4755F">
              <w:rPr>
                <w:rFonts w:eastAsia="Arial" w:cs="Arial"/>
                <w:color w:val="FFFFFF" w:themeColor="background1"/>
                <w:sz w:val="14"/>
                <w:szCs w:val="14"/>
              </w:rPr>
              <w:t>Owner</w:t>
            </w:r>
          </w:p>
        </w:tc>
        <w:tc>
          <w:tcPr>
            <w:tcW w:w="8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78A83AD8" w14:textId="704EA53F">
            <w:pPr>
              <w:rPr>
                <w:rFonts w:eastAsia="Arial" w:cs="Arial"/>
                <w:sz w:val="14"/>
                <w:szCs w:val="14"/>
              </w:rPr>
            </w:pPr>
            <w:r w:rsidRPr="5CD4755F">
              <w:rPr>
                <w:rFonts w:eastAsia="Arial" w:cs="Arial"/>
                <w:color w:val="FFFFFF" w:themeColor="background1"/>
                <w:sz w:val="14"/>
                <w:szCs w:val="14"/>
              </w:rPr>
              <w:t>Tool</w:t>
            </w:r>
          </w:p>
        </w:tc>
        <w:tc>
          <w:tcPr>
            <w:tcW w:w="79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02EE8ED3" w14:textId="1FC7F0D9">
            <w:pPr>
              <w:rPr>
                <w:rFonts w:eastAsia="Arial" w:cs="Arial"/>
                <w:sz w:val="14"/>
                <w:szCs w:val="14"/>
              </w:rPr>
            </w:pPr>
            <w:r w:rsidRPr="5CD4755F">
              <w:rPr>
                <w:rFonts w:eastAsia="Arial" w:cs="Arial"/>
                <w:color w:val="FFFFFF" w:themeColor="background1"/>
                <w:sz w:val="14"/>
                <w:szCs w:val="14"/>
              </w:rPr>
              <w:t>Email Template #</w:t>
            </w:r>
          </w:p>
        </w:tc>
      </w:tr>
      <w:tr w:rsidR="4EF8F33A" w:rsidTr="47E385B5" w14:paraId="2BBAE989" w14:textId="77777777">
        <w:trPr>
          <w:trHeight w:val="645"/>
        </w:trPr>
        <w:tc>
          <w:tcPr>
            <w:tcW w:w="765" w:type="dxa"/>
            <w:tcBorders>
              <w:top w:val="single" w:color="FFFFFF" w:themeColor="background1" w:sz="6" w:space="0"/>
              <w:left w:val="single" w:color="FFFFFF" w:themeColor="background1" w:sz="6" w:space="0"/>
              <w:bottom w:val="single" w:color="FFFFFF" w:themeColor="background1" w:sz="6" w:space="0"/>
              <w:right w:val="nil"/>
            </w:tcBorders>
            <w:shd w:val="clear" w:color="auto" w:fill="BFBFBF" w:themeFill="background1" w:themeFillShade="BF"/>
            <w:tcMar>
              <w:left w:w="105" w:type="dxa"/>
              <w:right w:w="105" w:type="dxa"/>
            </w:tcMar>
            <w:vAlign w:val="center"/>
          </w:tcPr>
          <w:p w:rsidR="4EF8F33A" w:rsidP="5CD4755F" w:rsidRDefault="47E385B5" w14:paraId="33789A16" w14:textId="3F95158F">
            <w:pPr>
              <w:rPr>
                <w:rFonts w:eastAsia="Arial" w:cs="Arial"/>
                <w:sz w:val="14"/>
                <w:szCs w:val="14"/>
              </w:rPr>
            </w:pPr>
            <w:r w:rsidRPr="47E385B5">
              <w:rPr>
                <w:rFonts w:eastAsia="Arial" w:cs="Arial"/>
                <w:sz w:val="14"/>
                <w:szCs w:val="14"/>
              </w:rPr>
              <w:t>ID3C_</w:t>
            </w:r>
            <w:r w:rsidR="001E521F">
              <w:rPr>
                <w:rFonts w:eastAsia="Arial" w:cs="Arial"/>
                <w:sz w:val="14"/>
                <w:szCs w:val="14"/>
              </w:rPr>
              <w:t>19</w:t>
            </w:r>
          </w:p>
        </w:tc>
        <w:tc>
          <w:tcPr>
            <w:tcW w:w="97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018EEE63" w14:textId="684C4834">
            <w:pPr>
              <w:rPr>
                <w:rFonts w:eastAsia="Arial" w:cs="Arial"/>
                <w:sz w:val="14"/>
                <w:szCs w:val="14"/>
              </w:rPr>
            </w:pPr>
            <w:r w:rsidRPr="5CD4755F">
              <w:rPr>
                <w:rFonts w:eastAsia="Arial" w:cs="Arial"/>
                <w:sz w:val="14"/>
                <w:szCs w:val="14"/>
              </w:rPr>
              <w:t>Nodal PTDF calculation</w:t>
            </w:r>
          </w:p>
        </w:tc>
        <w:tc>
          <w:tcPr>
            <w:tcW w:w="220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4E1051D7" w14:textId="7F87737B">
            <w:pPr>
              <w:rPr>
                <w:rFonts w:eastAsia="Arial" w:cs="Arial"/>
                <w:sz w:val="14"/>
                <w:szCs w:val="14"/>
              </w:rPr>
            </w:pPr>
            <w:r w:rsidRPr="5CD4755F">
              <w:rPr>
                <w:rFonts w:eastAsia="Arial" w:cs="Arial"/>
                <w:sz w:val="14"/>
                <w:szCs w:val="14"/>
              </w:rPr>
              <w:t>Issue/error with computation</w:t>
            </w:r>
          </w:p>
        </w:tc>
        <w:tc>
          <w:tcPr>
            <w:tcW w:w="30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D147368" w14:textId="152533FD">
            <w:pPr>
              <w:rPr>
                <w:rFonts w:eastAsia="Arial" w:cs="Arial"/>
                <w:sz w:val="14"/>
                <w:szCs w:val="14"/>
              </w:rPr>
            </w:pPr>
            <w:r w:rsidRPr="5CD4755F">
              <w:rPr>
                <w:rFonts w:eastAsia="Arial" w:cs="Arial"/>
                <w:sz w:val="14"/>
                <w:szCs w:val="14"/>
              </w:rPr>
              <w:t>1. Request USY to solve issue.</w:t>
            </w:r>
            <w:r w:rsidR="4EF8F33A">
              <w:br/>
            </w:r>
            <w:r w:rsidRPr="5CD4755F">
              <w:rPr>
                <w:rFonts w:eastAsia="Arial" w:cs="Arial"/>
                <w:sz w:val="14"/>
                <w:szCs w:val="14"/>
              </w:rPr>
              <w:t xml:space="preserve"> 2. If issue is not solved by Critical End Time, inform parties per e-mail.</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DECC051" w14:textId="3D25A826">
            <w:pPr>
              <w:rPr>
                <w:rFonts w:eastAsia="Arial" w:cs="Arial"/>
                <w:sz w:val="14"/>
                <w:szCs w:val="14"/>
              </w:rPr>
            </w:pPr>
            <w:r w:rsidRPr="5CD4755F">
              <w:rPr>
                <w:rFonts w:eastAsia="Arial" w:cs="Arial"/>
                <w:sz w:val="14"/>
                <w:szCs w:val="14"/>
              </w:rPr>
              <w:t>CCC</w:t>
            </w:r>
          </w:p>
        </w:tc>
        <w:tc>
          <w:tcPr>
            <w:tcW w:w="8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698F0063" w14:textId="4AC4A829">
            <w:pPr>
              <w:rPr>
                <w:rFonts w:eastAsia="Arial" w:cs="Arial"/>
                <w:sz w:val="14"/>
                <w:szCs w:val="14"/>
              </w:rPr>
            </w:pPr>
            <w:r w:rsidRPr="5CD4755F">
              <w:rPr>
                <w:rFonts w:eastAsia="Arial" w:cs="Arial"/>
                <w:sz w:val="14"/>
                <w:szCs w:val="14"/>
              </w:rPr>
              <w:t>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344EFD3A" w14:textId="77F1E179">
            <w:pPr>
              <w:rPr>
                <w:rFonts w:eastAsia="Arial" w:cs="Arial"/>
                <w:sz w:val="14"/>
                <w:szCs w:val="14"/>
              </w:rPr>
            </w:pPr>
            <w:r w:rsidRPr="5CD4755F">
              <w:rPr>
                <w:rFonts w:eastAsia="Arial" w:cs="Arial"/>
                <w:sz w:val="14"/>
                <w:szCs w:val="14"/>
              </w:rPr>
              <w:t>2</w:t>
            </w:r>
          </w:p>
        </w:tc>
      </w:tr>
    </w:tbl>
    <w:p w:rsidRPr="0041602B" w:rsidR="0041602B" w:rsidP="0041602B" w:rsidRDefault="0041602B" w14:paraId="6982A9BE" w14:textId="77777777">
      <w:bookmarkStart w:name="_Toc1118508793" w:id="324"/>
    </w:p>
    <w:p w:rsidR="4EF8F33A" w:rsidP="00B47D5C" w:rsidRDefault="029219A7" w14:paraId="124705D3" w14:textId="224C7073">
      <w:pPr>
        <w:pStyle w:val="Heading2"/>
        <w:rPr>
          <w:lang w:val="en-IE"/>
        </w:rPr>
      </w:pPr>
      <w:bookmarkStart w:name="_Toc224121692" w:id="325"/>
      <w:r>
        <w:t>Translate Domain to AAC</w:t>
      </w:r>
      <w:bookmarkEnd w:id="324"/>
      <w:bookmarkEnd w:id="325"/>
    </w:p>
    <w:p w:rsidR="4EF8F33A" w:rsidP="5CD4755F" w:rsidRDefault="5CD4755F" w14:paraId="48605ECD" w14:textId="03195383">
      <w:pPr>
        <w:spacing w:after="240"/>
        <w:rPr>
          <w:rFonts w:eastAsia="Arial" w:cs="Arial"/>
          <w:color w:val="000000" w:themeColor="text1"/>
        </w:rPr>
      </w:pPr>
      <w:r w:rsidRPr="5CD4755F">
        <w:rPr>
          <w:rFonts w:eastAsia="Arial" w:cs="Arial"/>
          <w:color w:val="000000" w:themeColor="text1"/>
        </w:rPr>
        <w:t>During this process step FB domain is translated into AAC and results are distributed via MD-936 for which the resolution depends on the resolution of entrance AACs.</w:t>
      </w:r>
    </w:p>
    <w:p w:rsidR="4EF8F33A" w:rsidP="5CD4755F" w:rsidRDefault="5CD4755F" w14:paraId="27536CAC" w14:textId="1EA24243">
      <w:pPr>
        <w:rPr>
          <w:rFonts w:eastAsia="Arial" w:cs="Arial"/>
          <w:color w:val="000000" w:themeColor="text1"/>
        </w:rPr>
      </w:pPr>
      <w:r w:rsidRPr="5CD4755F">
        <w:rPr>
          <w:rFonts w:eastAsia="Arial" w:cs="Arial"/>
          <w:color w:val="000000" w:themeColor="text1"/>
        </w:rPr>
        <w:t>The following prerequisites are required to perform this step:</w:t>
      </w:r>
    </w:p>
    <w:p w:rsidR="4EF8F33A" w:rsidP="5CD4755F" w:rsidRDefault="5CD4755F" w14:paraId="389CA570" w14:textId="6F7462C2">
      <w:pPr>
        <w:pStyle w:val="ListParagraph"/>
        <w:spacing w:after="240"/>
        <w:rPr>
          <w:rFonts w:eastAsia="Arial"/>
          <w:bCs w:val="0"/>
          <w:color w:val="000000" w:themeColor="text1"/>
          <w:szCs w:val="20"/>
          <w:lang w:val="en-IE"/>
        </w:rPr>
      </w:pPr>
      <w:r w:rsidRPr="5CD4755F">
        <w:rPr>
          <w:rFonts w:eastAsia="Arial"/>
          <w:bCs w:val="0"/>
          <w:color w:val="000000" w:themeColor="text1"/>
          <w:szCs w:val="20"/>
        </w:rPr>
        <w:t>Completion of the previous process step</w:t>
      </w:r>
    </w:p>
    <w:p w:rsidR="4EF8F33A" w:rsidP="5CD4755F" w:rsidRDefault="5CD4755F" w14:paraId="2EBACEB9" w14:textId="5C94651F">
      <w:pPr>
        <w:rPr>
          <w:rFonts w:eastAsia="Arial" w:cs="Arial"/>
          <w:color w:val="000000" w:themeColor="text1"/>
        </w:rPr>
      </w:pPr>
      <w:r w:rsidRPr="5CD4755F">
        <w:rPr>
          <w:rFonts w:eastAsia="Arial" w:cs="Arial"/>
          <w:color w:val="000000" w:themeColor="text1"/>
        </w:rPr>
        <w:t>The outputs are:</w:t>
      </w:r>
    </w:p>
    <w:p w:rsidR="4EF8F33A" w:rsidP="5C8C3B61" w:rsidRDefault="00852782" w14:paraId="3B707E81" w14:textId="5568E172">
      <w:pPr>
        <w:pStyle w:val="ListParagraph"/>
        <w:spacing w:after="240"/>
        <w:rPr>
          <w:rFonts w:eastAsia="Arial"/>
          <w:color w:val="000000" w:themeColor="text1"/>
          <w:lang w:val="en-IE"/>
        </w:rPr>
      </w:pPr>
      <w:r>
        <w:rPr>
          <w:rFonts w:eastAsia="Arial"/>
          <w:color w:val="000000" w:themeColor="text1"/>
        </w:rPr>
        <w:t>ID3C-</w:t>
      </w:r>
      <w:r w:rsidRPr="5C8C3B61" w:rsidR="5C8C3B61">
        <w:rPr>
          <w:rFonts w:eastAsia="Arial"/>
          <w:color w:val="000000" w:themeColor="text1"/>
        </w:rPr>
        <w:t>990 -FBPCM DQC report</w:t>
      </w:r>
    </w:p>
    <w:p w:rsidR="4EF8F33A" w:rsidP="5CD4755F" w:rsidRDefault="00852782" w14:paraId="43E667FA" w14:textId="339DABBB">
      <w:pPr>
        <w:pStyle w:val="ListParagraph"/>
        <w:spacing w:after="240"/>
        <w:rPr>
          <w:rFonts w:eastAsia="Arial"/>
          <w:bCs w:val="0"/>
          <w:color w:val="000000" w:themeColor="text1"/>
          <w:szCs w:val="20"/>
          <w:lang w:val="en-IE"/>
        </w:rPr>
      </w:pPr>
      <w:r>
        <w:rPr>
          <w:rFonts w:eastAsia="Arial"/>
          <w:bCs w:val="0"/>
          <w:color w:val="000000" w:themeColor="text1"/>
          <w:szCs w:val="20"/>
        </w:rPr>
        <w:t>ID3C-</w:t>
      </w:r>
      <w:r w:rsidRPr="5CD4755F" w:rsidR="5CD4755F">
        <w:rPr>
          <w:rFonts w:eastAsia="Arial"/>
          <w:bCs w:val="0"/>
          <w:color w:val="000000" w:themeColor="text1"/>
          <w:szCs w:val="20"/>
        </w:rPr>
        <w:t>924- FBPCM log and cfg</w:t>
      </w:r>
    </w:p>
    <w:p w:rsidR="4EF8F33A" w:rsidP="5CD4755F" w:rsidRDefault="00852782" w14:paraId="1AAFA9EA" w14:textId="42D1EC31">
      <w:pPr>
        <w:pStyle w:val="ListParagraph"/>
        <w:spacing w:after="240"/>
        <w:rPr>
          <w:rFonts w:eastAsia="Arial"/>
          <w:bCs w:val="0"/>
          <w:color w:val="000000" w:themeColor="text1"/>
          <w:szCs w:val="20"/>
          <w:lang w:val="en-IE"/>
        </w:rPr>
      </w:pPr>
      <w:r>
        <w:rPr>
          <w:rFonts w:eastAsia="Arial"/>
          <w:bCs w:val="0"/>
          <w:color w:val="000000" w:themeColor="text1"/>
          <w:szCs w:val="20"/>
        </w:rPr>
        <w:t>ID3C-9</w:t>
      </w:r>
      <w:r w:rsidRPr="5CD4755F" w:rsidR="5CD4755F">
        <w:rPr>
          <w:rFonts w:eastAsia="Arial"/>
          <w:bCs w:val="0"/>
          <w:color w:val="000000" w:themeColor="text1"/>
          <w:szCs w:val="20"/>
        </w:rPr>
        <w:t>36- AAC FB domain</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75"/>
        <w:gridCol w:w="945"/>
        <w:gridCol w:w="990"/>
        <w:gridCol w:w="840"/>
        <w:gridCol w:w="855"/>
        <w:gridCol w:w="855"/>
        <w:gridCol w:w="1115"/>
        <w:gridCol w:w="1115"/>
        <w:gridCol w:w="1115"/>
      </w:tblGrid>
      <w:tr w:rsidR="4EF8F33A" w:rsidTr="5CD4755F" w14:paraId="02CB6E8B" w14:textId="77777777">
        <w:trPr>
          <w:trHeight w:val="270"/>
        </w:trPr>
        <w:tc>
          <w:tcPr>
            <w:tcW w:w="127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77A45966" w14:textId="689BDC16">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A3F1F59" w14:textId="4A3DFC21">
            <w:pPr>
              <w:rPr>
                <w:rFonts w:eastAsia="Arial" w:cs="Arial"/>
                <w:sz w:val="14"/>
                <w:szCs w:val="14"/>
              </w:rPr>
            </w:pPr>
            <w:r w:rsidRPr="5CD4755F">
              <w:rPr>
                <w:rFonts w:eastAsia="Arial" w:cs="Arial"/>
                <w:color w:val="FFFFFF" w:themeColor="background1"/>
                <w:sz w:val="14"/>
                <w:szCs w:val="14"/>
              </w:rPr>
              <w:t>Owner</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64141BFC" w14:textId="3DE011BF">
            <w:pPr>
              <w:rPr>
                <w:rFonts w:eastAsia="Arial" w:cs="Arial"/>
                <w:sz w:val="14"/>
                <w:szCs w:val="14"/>
              </w:rPr>
            </w:pPr>
            <w:r w:rsidRPr="5CD4755F">
              <w:rPr>
                <w:rFonts w:eastAsia="Arial" w:cs="Arial"/>
                <w:color w:val="FFFFFF" w:themeColor="background1"/>
                <w:sz w:val="14"/>
                <w:szCs w:val="14"/>
              </w:rPr>
              <w:t>Tool</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AFEE2A4" w14:textId="48056BCC">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3A34FC0" w14:textId="5E51F7AD">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4684322D" w14:textId="701C01E5">
            <w:pPr>
              <w:rPr>
                <w:rFonts w:eastAsia="Arial" w:cs="Arial"/>
                <w:sz w:val="14"/>
                <w:szCs w:val="14"/>
              </w:rPr>
            </w:pPr>
            <w:r w:rsidRPr="5CD4755F">
              <w:rPr>
                <w:rFonts w:eastAsia="Arial" w:cs="Arial"/>
                <w:color w:val="FFFFFF" w:themeColor="background1"/>
                <w:sz w:val="14"/>
                <w:szCs w:val="14"/>
              </w:rPr>
              <w:t>Critical End Time</w:t>
            </w:r>
          </w:p>
        </w:tc>
        <w:tc>
          <w:tcPr>
            <w:tcW w:w="334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BA6EA48" w14:textId="0234CD9A">
            <w:pPr>
              <w:rPr>
                <w:rFonts w:eastAsia="Arial" w:cs="Arial"/>
                <w:sz w:val="14"/>
                <w:szCs w:val="14"/>
              </w:rPr>
            </w:pPr>
            <w:r w:rsidRPr="5CD4755F">
              <w:rPr>
                <w:rFonts w:eastAsia="Arial" w:cs="Arial"/>
                <w:color w:val="FFFFFF" w:themeColor="background1"/>
                <w:sz w:val="14"/>
                <w:szCs w:val="14"/>
              </w:rPr>
              <w:t>Data Exchange</w:t>
            </w:r>
          </w:p>
        </w:tc>
      </w:tr>
      <w:tr w:rsidR="4EF8F33A" w:rsidTr="5CD4755F" w14:paraId="4AA87042" w14:textId="77777777">
        <w:trPr>
          <w:trHeight w:val="270"/>
        </w:trPr>
        <w:tc>
          <w:tcPr>
            <w:tcW w:w="1275" w:type="dxa"/>
            <w:vMerge/>
            <w:vAlign w:val="center"/>
          </w:tcPr>
          <w:p w:rsidR="00A0426B" w:rsidRDefault="00A0426B" w14:paraId="4B3A585D" w14:textId="77777777"/>
        </w:tc>
        <w:tc>
          <w:tcPr>
            <w:tcW w:w="945" w:type="dxa"/>
            <w:vMerge/>
            <w:vAlign w:val="center"/>
          </w:tcPr>
          <w:p w:rsidR="00A0426B" w:rsidRDefault="00A0426B" w14:paraId="4D38BAE7" w14:textId="77777777"/>
        </w:tc>
        <w:tc>
          <w:tcPr>
            <w:tcW w:w="990" w:type="dxa"/>
            <w:vMerge/>
            <w:vAlign w:val="center"/>
          </w:tcPr>
          <w:p w:rsidR="00A0426B" w:rsidRDefault="00A0426B" w14:paraId="573D63A9" w14:textId="77777777"/>
        </w:tc>
        <w:tc>
          <w:tcPr>
            <w:tcW w:w="840" w:type="dxa"/>
            <w:vMerge/>
            <w:vAlign w:val="center"/>
          </w:tcPr>
          <w:p w:rsidR="00A0426B" w:rsidRDefault="00A0426B" w14:paraId="762F2DD7" w14:textId="77777777"/>
        </w:tc>
        <w:tc>
          <w:tcPr>
            <w:tcW w:w="855" w:type="dxa"/>
            <w:vMerge/>
            <w:vAlign w:val="center"/>
          </w:tcPr>
          <w:p w:rsidR="00A0426B" w:rsidRDefault="00A0426B" w14:paraId="7D1BB38B" w14:textId="77777777"/>
        </w:tc>
        <w:tc>
          <w:tcPr>
            <w:tcW w:w="855" w:type="dxa"/>
            <w:vMerge/>
            <w:vAlign w:val="center"/>
          </w:tcPr>
          <w:p w:rsidR="00A0426B" w:rsidRDefault="00A0426B" w14:paraId="59095DB5" w14:textId="77777777"/>
        </w:tc>
        <w:tc>
          <w:tcPr>
            <w:tcW w:w="111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3BB96630" w14:textId="0A23CE68">
            <w:pPr>
              <w:rPr>
                <w:rFonts w:eastAsia="Arial" w:cs="Arial"/>
                <w:sz w:val="14"/>
                <w:szCs w:val="14"/>
              </w:rPr>
            </w:pPr>
            <w:r w:rsidRPr="5CD4755F">
              <w:rPr>
                <w:rFonts w:eastAsia="Arial" w:cs="Arial"/>
                <w:color w:val="FFFFFF" w:themeColor="background1"/>
                <w:sz w:val="14"/>
                <w:szCs w:val="14"/>
              </w:rPr>
              <w:t>Input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1A648536" w14:textId="45E47982">
            <w:pPr>
              <w:rPr>
                <w:rFonts w:eastAsia="Arial" w:cs="Arial"/>
                <w:sz w:val="14"/>
                <w:szCs w:val="14"/>
              </w:rPr>
            </w:pPr>
            <w:r w:rsidRPr="5CD4755F">
              <w:rPr>
                <w:rFonts w:eastAsia="Arial" w:cs="Arial"/>
                <w:color w:val="FFFFFF" w:themeColor="background1"/>
                <w:sz w:val="14"/>
                <w:szCs w:val="14"/>
              </w:rPr>
              <w:t>Output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4EF8F33A" w:rsidP="5CD4755F" w:rsidRDefault="5CD4755F" w14:paraId="29F29F6A" w14:textId="78E6AEDB">
            <w:pPr>
              <w:rPr>
                <w:rFonts w:eastAsia="Arial" w:cs="Arial"/>
                <w:sz w:val="14"/>
                <w:szCs w:val="14"/>
              </w:rPr>
            </w:pPr>
            <w:r w:rsidRPr="5CD4755F">
              <w:rPr>
                <w:rFonts w:eastAsia="Arial" w:cs="Arial"/>
                <w:color w:val="FFFFFF" w:themeColor="background1"/>
                <w:sz w:val="14"/>
                <w:szCs w:val="14"/>
              </w:rPr>
              <w:t>Counter part</w:t>
            </w:r>
          </w:p>
        </w:tc>
      </w:tr>
      <w:tr w:rsidR="00337191" w:rsidTr="00DA6040" w14:paraId="069E9E9E" w14:textId="77777777">
        <w:trPr>
          <w:trHeight w:val="270"/>
        </w:trPr>
        <w:tc>
          <w:tcPr>
            <w:tcW w:w="127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E0C2764" w14:textId="7F722676">
            <w:pPr>
              <w:rPr>
                <w:rFonts w:eastAsia="Arial" w:cs="Arial"/>
                <w:sz w:val="14"/>
                <w:szCs w:val="14"/>
              </w:rPr>
            </w:pPr>
            <w:r w:rsidRPr="5CD4755F">
              <w:rPr>
                <w:rFonts w:eastAsia="Arial" w:cs="Arial"/>
                <w:sz w:val="14"/>
                <w:szCs w:val="14"/>
              </w:rPr>
              <w:t>Split flows before trigger FBPCM for Translate FB Domain to AAC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7129830" w14:textId="79885DF3">
            <w:pPr>
              <w:rPr>
                <w:rFonts w:eastAsia="Arial" w:cs="Arial"/>
                <w:sz w:val="14"/>
                <w:szCs w:val="14"/>
              </w:rPr>
            </w:pPr>
            <w:r w:rsidRPr="5CD4755F">
              <w:rPr>
                <w:rFonts w:eastAsia="Arial" w:cs="Arial"/>
                <w:sz w:val="14"/>
                <w:szCs w:val="14"/>
              </w:rPr>
              <w:t>CCC</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2B6380B" w14:textId="5076BCF4">
            <w:pPr>
              <w:rPr>
                <w:rFonts w:eastAsia="Arial" w:cs="Arial"/>
                <w:sz w:val="14"/>
                <w:szCs w:val="14"/>
              </w:rPr>
            </w:pPr>
            <w:r w:rsidRPr="5CD4755F">
              <w:rPr>
                <w:rFonts w:eastAsia="Arial" w:cs="Arial"/>
                <w:sz w:val="14"/>
                <w:szCs w:val="14"/>
              </w:rPr>
              <w:t>CCCt</w:t>
            </w:r>
          </w:p>
        </w:tc>
        <w:tc>
          <w:tcPr>
            <w:tcW w:w="255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D150523" w14:textId="6669235F">
            <w:pPr>
              <w:rPr>
                <w:rFonts w:eastAsia="Arial" w:cs="Arial"/>
                <w:sz w:val="14"/>
                <w:szCs w:val="14"/>
              </w:rPr>
            </w:pPr>
            <w:r w:rsidRPr="5CD4755F">
              <w:rPr>
                <w:rFonts w:eastAsia="Arial" w:cs="Arial"/>
                <w:sz w:val="14"/>
                <w:szCs w:val="14"/>
              </w:rPr>
              <w:t>See HLBP timetable as referred to under ‘2. Related documents’</w:t>
            </w:r>
          </w:p>
        </w:tc>
        <w:tc>
          <w:tcPr>
            <w:tcW w:w="111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EA219D5" w14:textId="56D28431">
            <w:pPr>
              <w:rPr>
                <w:rFonts w:eastAsia="Arial" w:cs="Arial"/>
                <w:sz w:val="14"/>
                <w:szCs w:val="14"/>
              </w:rPr>
            </w:pP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A10573B" w14:textId="2D5318FA">
            <w:pPr>
              <w:rPr>
                <w:rFonts w:eastAsia="Arial" w:cs="Arial"/>
                <w:sz w:val="14"/>
                <w:szCs w:val="14"/>
              </w:rPr>
            </w:pP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A5DB220" w14:textId="6464B451">
            <w:pPr>
              <w:rPr>
                <w:rFonts w:eastAsia="Arial" w:cs="Arial"/>
                <w:sz w:val="14"/>
                <w:szCs w:val="14"/>
              </w:rPr>
            </w:pPr>
          </w:p>
        </w:tc>
      </w:tr>
      <w:tr w:rsidR="00337191" w:rsidTr="00DA6040" w14:paraId="70CD007A"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60F6BEE" w14:textId="7404E8FD">
            <w:pPr>
              <w:rPr>
                <w:rFonts w:eastAsia="Arial" w:cs="Arial"/>
                <w:sz w:val="14"/>
                <w:szCs w:val="14"/>
              </w:rPr>
            </w:pPr>
            <w:r w:rsidRPr="5CD4755F">
              <w:rPr>
                <w:rFonts w:eastAsia="Arial" w:cs="Arial"/>
                <w:sz w:val="14"/>
                <w:szCs w:val="14"/>
              </w:rPr>
              <w:t>Trigger FBPCM for Translate FB Domain to AAC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39D0EE0" w14:textId="030ADB7A">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9D51616" w14:textId="127779EE">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4F5FA86" w14:textId="73A475F7">
            <w:pPr>
              <w:rPr>
                <w:rFonts w:eastAsia="Arial" w:cs="Arial"/>
                <w:sz w:val="14"/>
                <w:szCs w:val="14"/>
              </w:rPr>
            </w:pPr>
          </w:p>
        </w:tc>
        <w:tc>
          <w:tcPr>
            <w:tcW w:w="111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DF00B8D" w14:textId="502FC5FB">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9379FC1" w14:textId="45F31C9E">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B1D6F55" w14:textId="35E5707F">
            <w:pPr>
              <w:rPr>
                <w:rFonts w:eastAsia="Arial" w:cs="Arial"/>
                <w:sz w:val="14"/>
                <w:szCs w:val="14"/>
              </w:rPr>
            </w:pPr>
            <w:r w:rsidRPr="5CD4755F">
              <w:rPr>
                <w:rFonts w:eastAsia="Arial" w:cs="Arial"/>
                <w:sz w:val="14"/>
                <w:szCs w:val="14"/>
              </w:rPr>
              <w:t>-</w:t>
            </w:r>
          </w:p>
        </w:tc>
      </w:tr>
      <w:tr w:rsidR="00337191" w:rsidTr="00DA6040" w14:paraId="41A6BD70"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4E141C8B" w14:textId="427C9B8E">
            <w:pPr>
              <w:rPr>
                <w:rFonts w:eastAsia="Arial" w:cs="Arial"/>
                <w:sz w:val="14"/>
                <w:szCs w:val="14"/>
              </w:rPr>
            </w:pPr>
            <w:r w:rsidRPr="5CD4755F">
              <w:rPr>
                <w:rFonts w:eastAsia="Arial" w:cs="Arial"/>
                <w:sz w:val="14"/>
                <w:szCs w:val="14"/>
              </w:rPr>
              <w:t>Process Translate FB Domain to AAC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DA3CAFD" w14:textId="45DB7A91">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F35CF9B" w14:textId="2BFD5903">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457C3683" w14:textId="77777777"/>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A872A4B" w14:textId="05EE727D">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8D9BF08" w14:textId="5EBAB774">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1F6741F" w14:textId="4269A322">
            <w:pPr>
              <w:rPr>
                <w:rFonts w:eastAsia="Arial" w:cs="Arial"/>
                <w:sz w:val="14"/>
                <w:szCs w:val="14"/>
              </w:rPr>
            </w:pPr>
            <w:r w:rsidRPr="5CD4755F">
              <w:rPr>
                <w:rFonts w:eastAsia="Arial" w:cs="Arial"/>
                <w:sz w:val="14"/>
                <w:szCs w:val="14"/>
              </w:rPr>
              <w:t>-</w:t>
            </w:r>
          </w:p>
        </w:tc>
      </w:tr>
      <w:tr w:rsidR="00337191" w:rsidTr="00DA6040" w14:paraId="4BDA4EF5"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F78727F" w14:textId="718A294B">
            <w:pPr>
              <w:rPr>
                <w:rFonts w:eastAsia="Arial" w:cs="Arial"/>
                <w:sz w:val="14"/>
                <w:szCs w:val="14"/>
              </w:rPr>
            </w:pPr>
            <w:r w:rsidRPr="5CD4755F">
              <w:rPr>
                <w:rFonts w:eastAsia="Arial" w:cs="Arial"/>
                <w:sz w:val="14"/>
                <w:szCs w:val="14"/>
              </w:rPr>
              <w:t>Distribute FB Domain at AAC point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A2D2D5C" w14:textId="021C9041">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F609E13" w14:textId="746911B9">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141876FA" w14:textId="77777777"/>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66BC78E" w14:textId="1CB1181A">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F6F3D4E" w14:textId="0F82CB30">
            <w:pPr>
              <w:rPr>
                <w:rFonts w:eastAsia="Arial" w:cs="Arial"/>
                <w:sz w:val="14"/>
                <w:szCs w:val="14"/>
              </w:rPr>
            </w:pPr>
            <w:r w:rsidRPr="5CD4755F">
              <w:rPr>
                <w:rFonts w:eastAsia="Arial" w:cs="Arial"/>
                <w:sz w:val="14"/>
                <w:szCs w:val="14"/>
              </w:rPr>
              <w:t>AAC FB Domain</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D1C67AB" w14:textId="0B0C51B3">
            <w:pPr>
              <w:rPr>
                <w:rFonts w:eastAsia="Arial" w:cs="Arial"/>
                <w:sz w:val="14"/>
                <w:szCs w:val="14"/>
              </w:rPr>
            </w:pPr>
            <w:r w:rsidRPr="5CD4755F">
              <w:rPr>
                <w:rFonts w:eastAsia="Arial" w:cs="Arial"/>
                <w:sz w:val="14"/>
                <w:szCs w:val="14"/>
              </w:rPr>
              <w:t>TSOs</w:t>
            </w:r>
          </w:p>
        </w:tc>
      </w:tr>
      <w:tr w:rsidR="00337191" w:rsidTr="00DA6040" w14:paraId="02CC0112"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2571F4E" w14:textId="33C5D081">
            <w:pPr>
              <w:rPr>
                <w:rFonts w:eastAsia="Arial" w:cs="Arial"/>
                <w:sz w:val="14"/>
                <w:szCs w:val="14"/>
              </w:rPr>
            </w:pPr>
            <w:r w:rsidRPr="5CD4755F">
              <w:rPr>
                <w:rFonts w:eastAsia="Arial" w:cs="Arial"/>
                <w:sz w:val="14"/>
                <w:szCs w:val="14"/>
              </w:rPr>
              <w:t xml:space="preserve">Create DQCs for FBPCM </w:t>
            </w:r>
            <w:r w:rsidRPr="5CD4755F">
              <w:rPr>
                <w:rFonts w:eastAsia="Arial" w:cs="Arial"/>
                <w:sz w:val="14"/>
                <w:szCs w:val="14"/>
              </w:rPr>
              <w:t>Response Statuses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0DD7C0C" w14:textId="4ABF68E9">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68FEC1F" w14:textId="45FB521B">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4714213D" w14:textId="77777777"/>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EB662F1" w14:textId="077074FE">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8BB59E4" w14:textId="446E3CEC">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8BF9BF5" w14:textId="1AC69754">
            <w:pPr>
              <w:rPr>
                <w:rFonts w:eastAsia="Arial" w:cs="Arial"/>
                <w:sz w:val="14"/>
                <w:szCs w:val="14"/>
              </w:rPr>
            </w:pPr>
            <w:r w:rsidRPr="5CD4755F">
              <w:rPr>
                <w:rFonts w:eastAsia="Arial" w:cs="Arial"/>
                <w:sz w:val="14"/>
                <w:szCs w:val="14"/>
              </w:rPr>
              <w:t>-</w:t>
            </w:r>
          </w:p>
        </w:tc>
      </w:tr>
      <w:tr w:rsidR="00337191" w:rsidTr="00DA6040" w14:paraId="6F838C4D"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7E862271" w14:textId="7115A281">
            <w:pPr>
              <w:rPr>
                <w:rFonts w:eastAsia="Arial" w:cs="Arial"/>
                <w:sz w:val="14"/>
                <w:szCs w:val="14"/>
              </w:rPr>
            </w:pPr>
            <w:r w:rsidRPr="5CD4755F">
              <w:rPr>
                <w:rFonts w:eastAsia="Arial" w:cs="Arial"/>
                <w:sz w:val="14"/>
                <w:szCs w:val="14"/>
              </w:rPr>
              <w:t>Distribute FBPCM Response Statuses Report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24133EBF" w14:textId="3E568EA1">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0A95313" w14:textId="51A874BC">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641DB93A" w14:textId="77777777"/>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261E1DB" w14:textId="6DC77EF6">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0FDF70B" w14:textId="64E36440">
            <w:pPr>
              <w:rPr>
                <w:rFonts w:eastAsia="Arial" w:cs="Arial"/>
                <w:sz w:val="14"/>
                <w:szCs w:val="14"/>
              </w:rPr>
            </w:pPr>
            <w:r w:rsidRPr="5CD4755F">
              <w:rPr>
                <w:rFonts w:eastAsia="Arial" w:cs="Arial"/>
                <w:sz w:val="14"/>
                <w:szCs w:val="14"/>
              </w:rPr>
              <w:t>FBPCM DQC Report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67AF696F" w14:textId="358884BA">
            <w:pPr>
              <w:rPr>
                <w:rFonts w:eastAsia="Arial" w:cs="Arial"/>
                <w:sz w:val="14"/>
                <w:szCs w:val="14"/>
              </w:rPr>
            </w:pPr>
            <w:r w:rsidRPr="5CD4755F">
              <w:rPr>
                <w:rFonts w:eastAsia="Arial" w:cs="Arial"/>
                <w:sz w:val="14"/>
                <w:szCs w:val="14"/>
              </w:rPr>
              <w:t>TSOs</w:t>
            </w:r>
          </w:p>
        </w:tc>
      </w:tr>
      <w:tr w:rsidR="00337191" w:rsidTr="00DA6040" w14:paraId="15A582F2"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1AF06529" w14:textId="340BB798">
            <w:pPr>
              <w:rPr>
                <w:rFonts w:eastAsia="Arial" w:cs="Arial"/>
                <w:sz w:val="14"/>
                <w:szCs w:val="14"/>
              </w:rPr>
            </w:pPr>
            <w:r w:rsidRPr="5CD4755F">
              <w:rPr>
                <w:rFonts w:eastAsia="Arial" w:cs="Arial"/>
                <w:sz w:val="14"/>
                <w:szCs w:val="14"/>
              </w:rPr>
              <w:t>Distribute LOG Files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3EA7093D" w14:textId="7FFD3755">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24EA316" w14:textId="4BB61FE2">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337191" w:rsidRDefault="00337191" w14:paraId="71E578D0" w14:textId="77777777"/>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DA58601" w14:textId="34713BC0">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059D6B74" w14:textId="1FB2D43C">
            <w:pPr>
              <w:rPr>
                <w:rFonts w:eastAsia="Arial" w:cs="Arial"/>
                <w:sz w:val="14"/>
                <w:szCs w:val="14"/>
              </w:rPr>
            </w:pPr>
            <w:r w:rsidRPr="5CD4755F">
              <w:rPr>
                <w:rFonts w:eastAsia="Arial" w:cs="Arial"/>
                <w:sz w:val="14"/>
                <w:szCs w:val="14"/>
              </w:rPr>
              <w:t>FBPCM Log files</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337191" w:rsidP="5CD4755F" w:rsidRDefault="00337191" w14:paraId="55F266AD" w14:textId="7B3BB74B">
            <w:pPr>
              <w:rPr>
                <w:rFonts w:eastAsia="Arial" w:cs="Arial"/>
                <w:sz w:val="14"/>
                <w:szCs w:val="14"/>
              </w:rPr>
            </w:pPr>
            <w:r w:rsidRPr="5CD4755F">
              <w:rPr>
                <w:rFonts w:eastAsia="Arial" w:cs="Arial"/>
                <w:sz w:val="14"/>
                <w:szCs w:val="14"/>
              </w:rPr>
              <w:t>TSOs</w:t>
            </w:r>
          </w:p>
        </w:tc>
      </w:tr>
    </w:tbl>
    <w:p w:rsidR="4EF8F33A" w:rsidP="00B47D5C" w:rsidRDefault="5CD4755F" w14:paraId="6E8D0A20" w14:textId="715088DB">
      <w:pPr>
        <w:pStyle w:val="Heading3"/>
        <w:rPr>
          <w:lang w:val="en-IE"/>
        </w:rPr>
      </w:pPr>
      <w:r w:rsidRPr="5CD4755F">
        <w:t>Backup and Fallback processes</w:t>
      </w:r>
    </w:p>
    <w:p w:rsidR="4EF8F33A" w:rsidP="5CD4755F" w:rsidRDefault="5CD4755F" w14:paraId="6D1E0E0F" w14:textId="1EB6546E">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50"/>
        <w:gridCol w:w="855"/>
        <w:gridCol w:w="1980"/>
        <w:gridCol w:w="3390"/>
        <w:gridCol w:w="870"/>
        <w:gridCol w:w="705"/>
        <w:gridCol w:w="690"/>
      </w:tblGrid>
      <w:tr w:rsidR="4EF8F33A" w:rsidTr="47E385B5" w14:paraId="5F680252" w14:textId="77777777">
        <w:trPr>
          <w:trHeight w:val="495"/>
        </w:trPr>
        <w:tc>
          <w:tcPr>
            <w:tcW w:w="750"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70476413" w14:textId="4737ACB6">
            <w:pPr>
              <w:rPr>
                <w:rFonts w:eastAsia="Arial" w:cs="Arial"/>
                <w:sz w:val="14"/>
                <w:szCs w:val="14"/>
              </w:rPr>
            </w:pPr>
            <w:r w:rsidRPr="5CD4755F">
              <w:rPr>
                <w:rFonts w:eastAsia="Arial" w:cs="Arial"/>
                <w:color w:val="FFFFFF" w:themeColor="background1"/>
                <w:sz w:val="14"/>
                <w:szCs w:val="14"/>
              </w:rPr>
              <w:t>Backup ID</w:t>
            </w:r>
          </w:p>
        </w:tc>
        <w:tc>
          <w:tcPr>
            <w:tcW w:w="85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FC54864" w14:textId="17DF8EC5">
            <w:pPr>
              <w:rPr>
                <w:rFonts w:eastAsia="Arial" w:cs="Arial"/>
                <w:sz w:val="14"/>
                <w:szCs w:val="14"/>
              </w:rPr>
            </w:pPr>
            <w:r w:rsidRPr="5CD4755F">
              <w:rPr>
                <w:rFonts w:eastAsia="Arial" w:cs="Arial"/>
                <w:color w:val="FFFFFF" w:themeColor="background1"/>
                <w:sz w:val="14"/>
                <w:szCs w:val="14"/>
              </w:rPr>
              <w:t>Process Step</w:t>
            </w:r>
          </w:p>
        </w:tc>
        <w:tc>
          <w:tcPr>
            <w:tcW w:w="198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68C417C8" w14:textId="6DDA713B">
            <w:pPr>
              <w:rPr>
                <w:rFonts w:eastAsia="Arial" w:cs="Arial"/>
                <w:sz w:val="14"/>
                <w:szCs w:val="14"/>
              </w:rPr>
            </w:pPr>
            <w:r w:rsidRPr="5CD4755F">
              <w:rPr>
                <w:rFonts w:eastAsia="Arial" w:cs="Arial"/>
                <w:color w:val="FFFFFF" w:themeColor="background1"/>
                <w:sz w:val="14"/>
                <w:szCs w:val="14"/>
              </w:rPr>
              <w:t>Description</w:t>
            </w:r>
          </w:p>
        </w:tc>
        <w:tc>
          <w:tcPr>
            <w:tcW w:w="339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695E0B7" w14:textId="7E9BE2B4">
            <w:pPr>
              <w:rPr>
                <w:rFonts w:eastAsia="Arial" w:cs="Arial"/>
                <w:sz w:val="14"/>
                <w:szCs w:val="14"/>
              </w:rPr>
            </w:pPr>
            <w:r w:rsidRPr="5CD4755F">
              <w:rPr>
                <w:rFonts w:eastAsia="Arial" w:cs="Arial"/>
                <w:color w:val="FFFFFF" w:themeColor="background1"/>
                <w:sz w:val="14"/>
                <w:szCs w:val="14"/>
              </w:rPr>
              <w:t>Solution/Action</w:t>
            </w:r>
          </w:p>
        </w:tc>
        <w:tc>
          <w:tcPr>
            <w:tcW w:w="87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63029A31" w14:textId="5B1A6032">
            <w:pPr>
              <w:rPr>
                <w:rFonts w:eastAsia="Arial" w:cs="Arial"/>
                <w:sz w:val="14"/>
                <w:szCs w:val="14"/>
              </w:rPr>
            </w:pPr>
            <w:r w:rsidRPr="5CD4755F">
              <w:rPr>
                <w:rFonts w:eastAsia="Arial" w:cs="Arial"/>
                <w:color w:val="FFFFFF" w:themeColor="background1"/>
                <w:sz w:val="14"/>
                <w:szCs w:val="14"/>
              </w:rPr>
              <w:t>Owner</w:t>
            </w:r>
          </w:p>
        </w:tc>
        <w:tc>
          <w:tcPr>
            <w:tcW w:w="70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628EEB02" w14:textId="3E0AC879">
            <w:pPr>
              <w:rPr>
                <w:rFonts w:eastAsia="Arial" w:cs="Arial"/>
                <w:sz w:val="14"/>
                <w:szCs w:val="14"/>
              </w:rPr>
            </w:pPr>
            <w:r w:rsidRPr="5CD4755F">
              <w:rPr>
                <w:rFonts w:eastAsia="Arial" w:cs="Arial"/>
                <w:color w:val="FFFFFF" w:themeColor="background1"/>
                <w:sz w:val="14"/>
                <w:szCs w:val="14"/>
              </w:rPr>
              <w:t>Tool</w:t>
            </w:r>
          </w:p>
        </w:tc>
        <w:tc>
          <w:tcPr>
            <w:tcW w:w="690"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7B8DB63C" w14:textId="7512D0FE">
            <w:pPr>
              <w:rPr>
                <w:rFonts w:eastAsia="Arial" w:cs="Arial"/>
                <w:sz w:val="14"/>
                <w:szCs w:val="14"/>
              </w:rPr>
            </w:pPr>
            <w:r w:rsidRPr="5CD4755F">
              <w:rPr>
                <w:rFonts w:eastAsia="Arial" w:cs="Arial"/>
                <w:color w:val="FFFFFF" w:themeColor="background1"/>
                <w:sz w:val="14"/>
                <w:szCs w:val="14"/>
              </w:rPr>
              <w:t>Email Template #</w:t>
            </w:r>
          </w:p>
        </w:tc>
      </w:tr>
      <w:tr w:rsidR="4EF8F33A" w:rsidTr="47E385B5" w14:paraId="29F269D1" w14:textId="77777777">
        <w:trPr>
          <w:trHeight w:val="630"/>
        </w:trPr>
        <w:tc>
          <w:tcPr>
            <w:tcW w:w="750" w:type="dxa"/>
            <w:tcBorders>
              <w:top w:val="single" w:color="FFFFFF" w:themeColor="background1" w:sz="6" w:space="0"/>
              <w:left w:val="single" w:color="FFFFFF" w:themeColor="background1" w:sz="6" w:space="0"/>
              <w:bottom w:val="single" w:color="FFFFFF" w:themeColor="background1" w:sz="6" w:space="0"/>
              <w:right w:val="nil"/>
            </w:tcBorders>
            <w:shd w:val="clear" w:color="auto" w:fill="BFBFBF" w:themeFill="background1" w:themeFillShade="BF"/>
            <w:tcMar>
              <w:left w:w="105" w:type="dxa"/>
              <w:right w:w="105" w:type="dxa"/>
            </w:tcMar>
            <w:vAlign w:val="center"/>
          </w:tcPr>
          <w:p w:rsidR="4EF8F33A" w:rsidP="5CD4755F" w:rsidRDefault="47E385B5" w14:paraId="38B32F7D" w14:textId="0A5EE3AE">
            <w:pPr>
              <w:rPr>
                <w:rFonts w:eastAsia="Arial" w:cs="Arial"/>
                <w:sz w:val="14"/>
                <w:szCs w:val="14"/>
              </w:rPr>
            </w:pPr>
            <w:r w:rsidRPr="47E385B5">
              <w:rPr>
                <w:rFonts w:eastAsia="Arial" w:cs="Arial"/>
                <w:sz w:val="14"/>
                <w:szCs w:val="14"/>
              </w:rPr>
              <w:t>ID3C_2</w:t>
            </w:r>
            <w:r w:rsidR="001E521F">
              <w:rPr>
                <w:rFonts w:eastAsia="Arial" w:cs="Arial"/>
                <w:sz w:val="14"/>
                <w:szCs w:val="14"/>
              </w:rPr>
              <w:t>0</w:t>
            </w:r>
          </w:p>
        </w:tc>
        <w:tc>
          <w:tcPr>
            <w:tcW w:w="85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56D205AE" w14:textId="5162FF76">
            <w:pPr>
              <w:rPr>
                <w:rFonts w:eastAsia="Arial" w:cs="Arial"/>
                <w:sz w:val="14"/>
                <w:szCs w:val="14"/>
              </w:rPr>
            </w:pPr>
            <w:r w:rsidRPr="5CD4755F">
              <w:rPr>
                <w:rFonts w:eastAsia="Arial" w:cs="Arial"/>
                <w:sz w:val="14"/>
                <w:szCs w:val="14"/>
              </w:rPr>
              <w:t>Translate FB domain at AACs</w:t>
            </w:r>
          </w:p>
        </w:tc>
        <w:tc>
          <w:tcPr>
            <w:tcW w:w="198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45F75D7D" w14:textId="1CA5DFC3">
            <w:pPr>
              <w:rPr>
                <w:rFonts w:eastAsia="Arial" w:cs="Arial"/>
                <w:sz w:val="14"/>
                <w:szCs w:val="14"/>
              </w:rPr>
            </w:pPr>
            <w:r w:rsidRPr="5CD4755F">
              <w:rPr>
                <w:rFonts w:eastAsia="Arial" w:cs="Arial"/>
                <w:sz w:val="14"/>
                <w:szCs w:val="14"/>
              </w:rPr>
              <w:t>Issue/error with computation</w:t>
            </w:r>
          </w:p>
        </w:tc>
        <w:tc>
          <w:tcPr>
            <w:tcW w:w="33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385996D" w14:textId="31C63D61">
            <w:pPr>
              <w:rPr>
                <w:rFonts w:eastAsia="Arial" w:cs="Arial"/>
                <w:sz w:val="14"/>
                <w:szCs w:val="14"/>
              </w:rPr>
            </w:pPr>
            <w:r w:rsidRPr="5CD4755F">
              <w:rPr>
                <w:rFonts w:eastAsia="Arial" w:cs="Arial"/>
                <w:sz w:val="14"/>
                <w:szCs w:val="14"/>
              </w:rPr>
              <w:t>1. Request USY to solve issue.</w:t>
            </w:r>
            <w:r w:rsidR="4EF8F33A">
              <w:br/>
            </w:r>
            <w:r w:rsidRPr="5CD4755F">
              <w:rPr>
                <w:rFonts w:eastAsia="Arial" w:cs="Arial"/>
                <w:sz w:val="14"/>
                <w:szCs w:val="14"/>
              </w:rPr>
              <w:t>2. If issue is not solved by Critical End Time, inform parties per e-mail.</w:t>
            </w:r>
          </w:p>
        </w:tc>
        <w:tc>
          <w:tcPr>
            <w:tcW w:w="87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A3DB9B5" w14:textId="196C98C1">
            <w:pPr>
              <w:rPr>
                <w:rFonts w:eastAsia="Arial" w:cs="Arial"/>
                <w:sz w:val="14"/>
                <w:szCs w:val="14"/>
              </w:rPr>
            </w:pPr>
            <w:r w:rsidRPr="5CD4755F">
              <w:rPr>
                <w:rFonts w:eastAsia="Arial" w:cs="Arial"/>
                <w:sz w:val="14"/>
                <w:szCs w:val="14"/>
              </w:rPr>
              <w:t>CCC</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671096F" w14:textId="0480A461">
            <w:pPr>
              <w:rPr>
                <w:rFonts w:eastAsia="Arial" w:cs="Arial"/>
                <w:sz w:val="14"/>
                <w:szCs w:val="14"/>
              </w:rPr>
            </w:pPr>
            <w:r w:rsidRPr="5CD4755F">
              <w:rPr>
                <w:rFonts w:eastAsia="Arial" w:cs="Arial"/>
                <w:sz w:val="14"/>
                <w:szCs w:val="14"/>
              </w:rPr>
              <w:t>Email</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E10037" w:rsidP="5CD4755F" w:rsidRDefault="5CD4755F" w14:paraId="4C1DD60F" w14:textId="75E2E595">
            <w:pPr>
              <w:rPr>
                <w:rFonts w:eastAsia="Arial" w:cs="Arial"/>
                <w:sz w:val="14"/>
                <w:szCs w:val="14"/>
              </w:rPr>
            </w:pPr>
            <w:r w:rsidRPr="5CD4755F">
              <w:rPr>
                <w:rFonts w:eastAsia="Arial" w:cs="Arial"/>
                <w:sz w:val="14"/>
                <w:szCs w:val="14"/>
              </w:rPr>
              <w:t>2</w:t>
            </w:r>
          </w:p>
        </w:tc>
      </w:tr>
    </w:tbl>
    <w:p w:rsidR="00E10037" w:rsidP="008078E8" w:rsidRDefault="00E10037" w14:paraId="06DCA12E" w14:textId="77777777">
      <w:pPr>
        <w:rPr>
          <w:highlight w:val="yellow"/>
        </w:rPr>
      </w:pPr>
      <w:bookmarkStart w:name="_Toc1031048639" w:id="326"/>
    </w:p>
    <w:p w:rsidRPr="0041602B" w:rsidR="00E10037" w:rsidP="00E10037" w:rsidRDefault="00E10037" w14:paraId="638B5FE6" w14:textId="106ED48B">
      <w:pPr>
        <w:pStyle w:val="Heading2"/>
      </w:pPr>
      <w:bookmarkStart w:name="_Toc224121693" w:id="327"/>
      <w:r w:rsidRPr="0041602B">
        <w:t>Net Positions from RefProg Computation</w:t>
      </w:r>
      <w:bookmarkEnd w:id="327"/>
    </w:p>
    <w:p w:rsidR="00E10037" w:rsidP="00E10037" w:rsidRDefault="00E10037" w14:paraId="74EAEF71" w14:textId="77777777">
      <w:r w:rsidRPr="0041602B">
        <w:t>During this process step the FBPCM translates the RefProg results into Net Position vector to be used as the starting point for the intraday capacity calculation.</w:t>
      </w:r>
      <w:r>
        <w:t xml:space="preserve"> </w:t>
      </w:r>
    </w:p>
    <w:p w:rsidR="00E10037" w:rsidP="00E10037" w:rsidRDefault="00E10037" w14:paraId="73F0A9AC" w14:textId="77777777"/>
    <w:tbl>
      <w:tblPr>
        <w:tblW w:w="0" w:type="auto"/>
        <w:tblInd w:w="90" w:type="dxa"/>
        <w:tblLook w:val="04A0" w:firstRow="1" w:lastRow="0" w:firstColumn="1" w:lastColumn="0" w:noHBand="0" w:noVBand="1"/>
      </w:tblPr>
      <w:tblGrid>
        <w:gridCol w:w="1314"/>
        <w:gridCol w:w="955"/>
        <w:gridCol w:w="989"/>
        <w:gridCol w:w="839"/>
        <w:gridCol w:w="858"/>
        <w:gridCol w:w="865"/>
        <w:gridCol w:w="1123"/>
        <w:gridCol w:w="1046"/>
        <w:gridCol w:w="1199"/>
      </w:tblGrid>
      <w:tr w:rsidRPr="00A0718E" w:rsidR="00E10037" w:rsidTr="00B54A07" w14:paraId="3B7909AD" w14:textId="77777777">
        <w:trPr>
          <w:trHeight w:val="279"/>
        </w:trPr>
        <w:tc>
          <w:tcPr>
            <w:tcW w:w="131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72AA33C7" w14:textId="77777777">
            <w:pPr>
              <w:rPr>
                <w:sz w:val="14"/>
                <w:szCs w:val="14"/>
              </w:rPr>
            </w:pPr>
            <w:r w:rsidRPr="00A0718E">
              <w:rPr>
                <w:sz w:val="14"/>
                <w:szCs w:val="14"/>
              </w:rPr>
              <w:t>Activity</w:t>
            </w:r>
          </w:p>
        </w:tc>
        <w:tc>
          <w:tcPr>
            <w:tcW w:w="95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069142B9" w14:textId="77777777">
            <w:pPr>
              <w:rPr>
                <w:sz w:val="14"/>
                <w:szCs w:val="14"/>
              </w:rPr>
            </w:pPr>
            <w:r w:rsidRPr="00A0718E">
              <w:rPr>
                <w:sz w:val="14"/>
                <w:szCs w:val="14"/>
              </w:rPr>
              <w:t>Owner</w:t>
            </w:r>
          </w:p>
        </w:tc>
        <w:tc>
          <w:tcPr>
            <w:tcW w:w="9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0DB95634" w14:textId="77777777">
            <w:pPr>
              <w:rPr>
                <w:sz w:val="14"/>
                <w:szCs w:val="14"/>
              </w:rPr>
            </w:pPr>
            <w:r w:rsidRPr="00A0718E">
              <w:rPr>
                <w:sz w:val="14"/>
                <w:szCs w:val="14"/>
              </w:rPr>
              <w:t>Tool</w:t>
            </w:r>
          </w:p>
        </w:tc>
        <w:tc>
          <w:tcPr>
            <w:tcW w:w="83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1A2CB5B3" w14:textId="77777777">
            <w:pPr>
              <w:rPr>
                <w:sz w:val="14"/>
                <w:szCs w:val="14"/>
              </w:rPr>
            </w:pPr>
            <w:r w:rsidRPr="00A0718E">
              <w:rPr>
                <w:sz w:val="14"/>
                <w:szCs w:val="14"/>
              </w:rPr>
              <w:t>Target Start Time</w:t>
            </w:r>
          </w:p>
        </w:tc>
        <w:tc>
          <w:tcPr>
            <w:tcW w:w="85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40435F55" w14:textId="77777777">
            <w:pPr>
              <w:rPr>
                <w:sz w:val="14"/>
                <w:szCs w:val="14"/>
              </w:rPr>
            </w:pPr>
            <w:r w:rsidRPr="00A0718E">
              <w:rPr>
                <w:sz w:val="14"/>
                <w:szCs w:val="14"/>
              </w:rPr>
              <w:t>Target End Time</w:t>
            </w:r>
          </w:p>
        </w:tc>
        <w:tc>
          <w:tcPr>
            <w:tcW w:w="86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73AD0868" w14:textId="77777777">
            <w:pPr>
              <w:rPr>
                <w:sz w:val="14"/>
                <w:szCs w:val="14"/>
              </w:rPr>
            </w:pPr>
            <w:r w:rsidRPr="00A0718E">
              <w:rPr>
                <w:sz w:val="14"/>
                <w:szCs w:val="14"/>
              </w:rPr>
              <w:t>Critical End Time</w:t>
            </w:r>
          </w:p>
        </w:tc>
        <w:tc>
          <w:tcPr>
            <w:tcW w:w="3368"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50287764" w14:textId="77777777">
            <w:pPr>
              <w:rPr>
                <w:sz w:val="14"/>
                <w:szCs w:val="14"/>
              </w:rPr>
            </w:pPr>
            <w:r w:rsidRPr="00A0718E">
              <w:rPr>
                <w:sz w:val="14"/>
                <w:szCs w:val="14"/>
              </w:rPr>
              <w:t>Data Exchange</w:t>
            </w:r>
          </w:p>
        </w:tc>
      </w:tr>
      <w:tr w:rsidRPr="00A0718E" w:rsidR="00E10037" w:rsidTr="00B54A07" w14:paraId="01BD0EA9" w14:textId="77777777">
        <w:trPr>
          <w:trHeight w:val="279"/>
        </w:trPr>
        <w:tc>
          <w:tcPr>
            <w:tcW w:w="1314" w:type="dxa"/>
            <w:vMerge/>
          </w:tcPr>
          <w:p w:rsidRPr="00A0718E" w:rsidR="00E10037" w:rsidP="00B54A07" w:rsidRDefault="00E10037" w14:paraId="2D74FD3A" w14:textId="77777777">
            <w:pPr>
              <w:rPr>
                <w:sz w:val="14"/>
                <w:szCs w:val="14"/>
              </w:rPr>
            </w:pPr>
          </w:p>
        </w:tc>
        <w:tc>
          <w:tcPr>
            <w:tcW w:w="955" w:type="dxa"/>
            <w:vMerge/>
          </w:tcPr>
          <w:p w:rsidRPr="00A0718E" w:rsidR="00E10037" w:rsidP="00B54A07" w:rsidRDefault="00E10037" w14:paraId="7C236991" w14:textId="77777777">
            <w:pPr>
              <w:rPr>
                <w:sz w:val="14"/>
                <w:szCs w:val="14"/>
              </w:rPr>
            </w:pPr>
          </w:p>
        </w:tc>
        <w:tc>
          <w:tcPr>
            <w:tcW w:w="989" w:type="dxa"/>
            <w:vMerge/>
          </w:tcPr>
          <w:p w:rsidRPr="00A0718E" w:rsidR="00E10037" w:rsidP="00B54A07" w:rsidRDefault="00E10037" w14:paraId="7595D529" w14:textId="77777777">
            <w:pPr>
              <w:rPr>
                <w:sz w:val="14"/>
                <w:szCs w:val="14"/>
              </w:rPr>
            </w:pPr>
          </w:p>
        </w:tc>
        <w:tc>
          <w:tcPr>
            <w:tcW w:w="839" w:type="dxa"/>
            <w:vMerge/>
          </w:tcPr>
          <w:p w:rsidRPr="00A0718E" w:rsidR="00E10037" w:rsidP="00B54A07" w:rsidRDefault="00E10037" w14:paraId="101F7EE8" w14:textId="77777777">
            <w:pPr>
              <w:rPr>
                <w:sz w:val="14"/>
                <w:szCs w:val="14"/>
              </w:rPr>
            </w:pPr>
          </w:p>
        </w:tc>
        <w:tc>
          <w:tcPr>
            <w:tcW w:w="858" w:type="dxa"/>
            <w:vMerge/>
          </w:tcPr>
          <w:p w:rsidRPr="00A0718E" w:rsidR="00E10037" w:rsidP="00B54A07" w:rsidRDefault="00E10037" w14:paraId="23544B3F" w14:textId="77777777">
            <w:pPr>
              <w:rPr>
                <w:sz w:val="14"/>
                <w:szCs w:val="14"/>
              </w:rPr>
            </w:pPr>
          </w:p>
        </w:tc>
        <w:tc>
          <w:tcPr>
            <w:tcW w:w="865" w:type="dxa"/>
            <w:vMerge/>
          </w:tcPr>
          <w:p w:rsidRPr="00A0718E" w:rsidR="00E10037" w:rsidP="00B54A07" w:rsidRDefault="00E10037" w14:paraId="73D775DE"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2BD1B884" w14:textId="77777777">
            <w:pPr>
              <w:rPr>
                <w:sz w:val="14"/>
                <w:szCs w:val="14"/>
              </w:rPr>
            </w:pPr>
            <w:r w:rsidRPr="00A0718E">
              <w:rPr>
                <w:sz w:val="14"/>
                <w:szCs w:val="14"/>
              </w:rPr>
              <w:t>Input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27A064F7" w14:textId="77777777">
            <w:pPr>
              <w:rPr>
                <w:sz w:val="14"/>
                <w:szCs w:val="14"/>
              </w:rPr>
            </w:pPr>
            <w:r w:rsidRPr="00A0718E">
              <w:rPr>
                <w:sz w:val="14"/>
                <w:szCs w:val="14"/>
              </w:rPr>
              <w:t>Output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4F4E165F" w14:textId="77777777">
            <w:pPr>
              <w:rPr>
                <w:sz w:val="14"/>
                <w:szCs w:val="14"/>
              </w:rPr>
            </w:pPr>
            <w:r w:rsidRPr="00A0718E">
              <w:rPr>
                <w:sz w:val="14"/>
                <w:szCs w:val="14"/>
              </w:rPr>
              <w:t>Counter part</w:t>
            </w:r>
          </w:p>
        </w:tc>
      </w:tr>
      <w:tr w:rsidR="00E10037" w:rsidTr="00B54A07" w14:paraId="26195C0A"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4CE81C32" w14:textId="77777777">
            <w:pPr>
              <w:rPr>
                <w:sz w:val="14"/>
                <w:szCs w:val="14"/>
              </w:rPr>
            </w:pPr>
            <w:r w:rsidRPr="00F6328B">
              <w:rPr>
                <w:sz w:val="14"/>
                <w:szCs w:val="14"/>
              </w:rPr>
              <w:t>Split flows before Trigger N</w:t>
            </w:r>
            <w:r>
              <w:rPr>
                <w:sz w:val="14"/>
                <w:szCs w:val="14"/>
              </w:rPr>
              <w:t xml:space="preserve">et </w:t>
            </w:r>
            <w:r w:rsidRPr="00F6328B">
              <w:rPr>
                <w:sz w:val="14"/>
                <w:szCs w:val="14"/>
              </w:rPr>
              <w:t>P</w:t>
            </w:r>
            <w:r>
              <w:rPr>
                <w:sz w:val="14"/>
                <w:szCs w:val="14"/>
              </w:rPr>
              <w:t>osition</w:t>
            </w:r>
            <w:r w:rsidRPr="00F6328B">
              <w:rPr>
                <w:sz w:val="14"/>
                <w:szCs w:val="14"/>
              </w:rPr>
              <w:t xml:space="preserve"> from R</w:t>
            </w:r>
            <w:r>
              <w:rPr>
                <w:sz w:val="14"/>
                <w:szCs w:val="14"/>
              </w:rPr>
              <w:t>ef</w:t>
            </w:r>
            <w:r w:rsidRPr="00F6328B">
              <w:rPr>
                <w:sz w:val="14"/>
                <w:szCs w:val="14"/>
              </w:rPr>
              <w:t>P</w:t>
            </w:r>
            <w:r>
              <w:rPr>
                <w:sz w:val="14"/>
                <w:szCs w:val="14"/>
              </w:rPr>
              <w:t>rog</w:t>
            </w:r>
            <w:r w:rsidRPr="00F6328B">
              <w:rPr>
                <w:sz w:val="14"/>
                <w:szCs w:val="14"/>
              </w:rPr>
              <w:t xml:space="preserve"> computation</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7F8E89D9" w14:textId="77777777">
            <w:pPr>
              <w:rPr>
                <w:sz w:val="14"/>
                <w:szCs w:val="14"/>
              </w:rPr>
            </w:pPr>
            <w:r w:rsidRPr="6FA6F48F">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1A4B38F4" w14:textId="77777777">
            <w:pPr>
              <w:rPr>
                <w:sz w:val="14"/>
                <w:szCs w:val="14"/>
              </w:rPr>
            </w:pPr>
            <w:r w:rsidRPr="6FA6F48F">
              <w:rPr>
                <w:sz w:val="14"/>
                <w:szCs w:val="14"/>
              </w:rPr>
              <w:t>CCCt</w:t>
            </w:r>
          </w:p>
        </w:tc>
        <w:tc>
          <w:tcPr>
            <w:tcW w:w="2562" w:type="dxa"/>
            <w:gridSpan w:val="3"/>
            <w:vMerge w:val="restart"/>
            <w:tcBorders>
              <w:top w:val="single" w:color="FFFFFF" w:themeColor="background1" w:sz="8" w:space="0"/>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0E10037" w:rsidP="00B54A07" w:rsidRDefault="00E10037" w14:paraId="52D4AA80" w14:textId="77777777">
            <w:pPr>
              <w:rPr>
                <w:sz w:val="14"/>
                <w:szCs w:val="14"/>
              </w:rPr>
            </w:pPr>
            <w:r w:rsidRPr="00A0718E">
              <w:rPr>
                <w:sz w:val="14"/>
                <w:szCs w:val="14"/>
              </w:rPr>
              <w:t>See HLBP timetable as referred to under ‘2. Related documents’</w:t>
            </w: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439DE3BD" w14:textId="77777777">
            <w:pPr>
              <w:rPr>
                <w:sz w:val="14"/>
                <w:szCs w:val="14"/>
              </w:rPr>
            </w:pP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1B36B170" w14:textId="77777777">
            <w:pPr>
              <w:rPr>
                <w:sz w:val="14"/>
                <w:szCs w:val="14"/>
              </w:rPr>
            </w:pP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1C41DF1F" w14:textId="77777777">
            <w:pPr>
              <w:rPr>
                <w:sz w:val="14"/>
                <w:szCs w:val="14"/>
              </w:rPr>
            </w:pPr>
          </w:p>
        </w:tc>
      </w:tr>
      <w:tr w:rsidRPr="00A0718E" w:rsidR="00E10037" w:rsidTr="00B54A07" w14:paraId="728D857A"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5ECB2D1" w14:textId="77777777">
            <w:pPr>
              <w:rPr>
                <w:sz w:val="14"/>
                <w:szCs w:val="14"/>
              </w:rPr>
            </w:pPr>
            <w:r w:rsidRPr="00A406EF">
              <w:rPr>
                <w:sz w:val="14"/>
                <w:szCs w:val="14"/>
              </w:rPr>
              <w:t>Trigger</w:t>
            </w:r>
            <w:r>
              <w:rPr>
                <w:sz w:val="14"/>
                <w:szCs w:val="14"/>
              </w:rPr>
              <w:t xml:space="preserve"> </w:t>
            </w:r>
            <w:r w:rsidRPr="00A406EF">
              <w:rPr>
                <w:sz w:val="14"/>
                <w:szCs w:val="14"/>
              </w:rPr>
              <w:t>N</w:t>
            </w:r>
            <w:r>
              <w:rPr>
                <w:sz w:val="14"/>
                <w:szCs w:val="14"/>
              </w:rPr>
              <w:t xml:space="preserve">et </w:t>
            </w:r>
            <w:r w:rsidRPr="00A406EF">
              <w:rPr>
                <w:sz w:val="14"/>
                <w:szCs w:val="14"/>
              </w:rPr>
              <w:t>P</w:t>
            </w:r>
            <w:r>
              <w:rPr>
                <w:sz w:val="14"/>
                <w:szCs w:val="14"/>
              </w:rPr>
              <w:t xml:space="preserve">osition </w:t>
            </w:r>
            <w:r w:rsidRPr="00A406EF">
              <w:rPr>
                <w:sz w:val="14"/>
                <w:szCs w:val="14"/>
              </w:rPr>
              <w:t>Computation</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494C4D5" w14:textId="77777777">
            <w:pPr>
              <w:rPr>
                <w:sz w:val="14"/>
                <w:szCs w:val="14"/>
              </w:rPr>
            </w:pPr>
            <w:r w:rsidRPr="00A0718E">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A4FEF1A"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A0718E" w:rsidR="00E10037" w:rsidP="00B54A07" w:rsidRDefault="00E10037" w14:paraId="17949C7A"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B43BA9B" w14:textId="77777777">
            <w:pPr>
              <w:rPr>
                <w:sz w:val="14"/>
                <w:szCs w:val="14"/>
              </w:rPr>
            </w:pPr>
            <w:r w:rsidRPr="00A0718E">
              <w:rPr>
                <w:sz w:val="14"/>
                <w:szCs w:val="14"/>
              </w:rPr>
              <w: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05A8E52" w14:textId="77777777">
            <w:pPr>
              <w:rPr>
                <w:sz w:val="14"/>
                <w:szCs w:val="14"/>
              </w:rPr>
            </w:pPr>
            <w:r w:rsidRPr="00A0718E">
              <w:rPr>
                <w:sz w:val="14"/>
                <w:szCs w:val="14"/>
              </w:rPr>
              <w: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D12BA9B" w14:textId="77777777">
            <w:pPr>
              <w:rPr>
                <w:sz w:val="14"/>
                <w:szCs w:val="14"/>
              </w:rPr>
            </w:pPr>
            <w:r w:rsidRPr="00A0718E">
              <w:rPr>
                <w:sz w:val="14"/>
                <w:szCs w:val="14"/>
              </w:rPr>
              <w:t>-</w:t>
            </w:r>
          </w:p>
        </w:tc>
      </w:tr>
      <w:tr w:rsidRPr="00A0718E" w:rsidR="00E10037" w:rsidTr="00B54A07" w14:paraId="5C4EF278"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A4689DD" w14:textId="77777777">
            <w:pPr>
              <w:rPr>
                <w:sz w:val="14"/>
                <w:szCs w:val="14"/>
              </w:rPr>
            </w:pPr>
            <w:r w:rsidRPr="00A406EF">
              <w:rPr>
                <w:sz w:val="14"/>
                <w:szCs w:val="14"/>
              </w:rPr>
              <w:t>Process N</w:t>
            </w:r>
            <w:r>
              <w:rPr>
                <w:sz w:val="14"/>
                <w:szCs w:val="14"/>
              </w:rPr>
              <w:t xml:space="preserve">et </w:t>
            </w:r>
            <w:r w:rsidRPr="00A406EF">
              <w:rPr>
                <w:sz w:val="14"/>
                <w:szCs w:val="14"/>
              </w:rPr>
              <w:t>P</w:t>
            </w:r>
            <w:r>
              <w:rPr>
                <w:sz w:val="14"/>
                <w:szCs w:val="14"/>
              </w:rPr>
              <w:t>osition</w:t>
            </w:r>
            <w:r w:rsidRPr="00A406EF">
              <w:rPr>
                <w:sz w:val="14"/>
                <w:szCs w:val="14"/>
              </w:rPr>
              <w:t xml:space="preserve"> Computation Results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F23B662"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81891EF" w14:textId="77777777">
            <w:pPr>
              <w:rPr>
                <w:sz w:val="14"/>
                <w:szCs w:val="14"/>
              </w:rPr>
            </w:pPr>
            <w:r w:rsidRPr="00A0718E">
              <w:rPr>
                <w:sz w:val="14"/>
                <w:szCs w:val="14"/>
              </w:rPr>
              <w:t>FBPCM</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41A370D7"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62CBAFA"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D0DDE9C" w14:textId="77777777">
            <w:pPr>
              <w:rPr>
                <w:sz w:val="14"/>
                <w:szCs w:val="14"/>
              </w:rPr>
            </w:pPr>
            <w:r w:rsidRPr="00A0718E">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4822060D" w14:textId="77777777">
            <w:pPr>
              <w:rPr>
                <w:sz w:val="14"/>
                <w:szCs w:val="14"/>
              </w:rPr>
            </w:pPr>
            <w:r w:rsidRPr="00A0718E">
              <w:rPr>
                <w:sz w:val="14"/>
                <w:szCs w:val="14"/>
              </w:rPr>
              <w:t>-</w:t>
            </w:r>
          </w:p>
        </w:tc>
      </w:tr>
      <w:tr w:rsidRPr="00A0718E" w:rsidR="00E10037" w:rsidTr="00B54A07" w14:paraId="63FEE6D2"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BB8C5F3" w14:textId="77777777">
            <w:pPr>
              <w:rPr>
                <w:sz w:val="14"/>
                <w:szCs w:val="14"/>
              </w:rPr>
            </w:pPr>
            <w:r w:rsidRPr="00A406EF">
              <w:rPr>
                <w:sz w:val="14"/>
                <w:szCs w:val="14"/>
              </w:rPr>
              <w:t>Distribute N</w:t>
            </w:r>
            <w:r>
              <w:rPr>
                <w:sz w:val="14"/>
                <w:szCs w:val="14"/>
              </w:rPr>
              <w:t xml:space="preserve">et </w:t>
            </w:r>
            <w:r w:rsidRPr="00A406EF">
              <w:rPr>
                <w:sz w:val="14"/>
                <w:szCs w:val="14"/>
              </w:rPr>
              <w:t>P</w:t>
            </w:r>
            <w:r>
              <w:rPr>
                <w:sz w:val="14"/>
                <w:szCs w:val="14"/>
              </w:rPr>
              <w:t>osition</w:t>
            </w:r>
            <w:r w:rsidRPr="00A406EF">
              <w:rPr>
                <w:sz w:val="14"/>
                <w:szCs w:val="14"/>
              </w:rPr>
              <w:t xml:space="preserve"> Computation Results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A8EEBBE"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7F6CA84"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11C3F269"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537726C"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B2D6FA0" w14:textId="77777777">
            <w:pPr>
              <w:rPr>
                <w:sz w:val="14"/>
                <w:szCs w:val="14"/>
              </w:rPr>
            </w:pPr>
            <w:r w:rsidRPr="00A0718E">
              <w:rPr>
                <w:sz w:val="14"/>
                <w:szCs w:val="14"/>
              </w:rPr>
              <w:t>AAC FB Domain</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79203785" w14:textId="77777777">
            <w:pPr>
              <w:rPr>
                <w:sz w:val="14"/>
                <w:szCs w:val="14"/>
              </w:rPr>
            </w:pPr>
            <w:r w:rsidRPr="00A0718E">
              <w:rPr>
                <w:sz w:val="14"/>
                <w:szCs w:val="14"/>
              </w:rPr>
              <w:t>TSOs</w:t>
            </w:r>
          </w:p>
        </w:tc>
      </w:tr>
    </w:tbl>
    <w:p w:rsidR="00B47CC2" w:rsidP="00E10037" w:rsidRDefault="00B47CC2" w14:paraId="098257BC" w14:textId="77777777"/>
    <w:p w:rsidRPr="0041602B" w:rsidR="00E10037" w:rsidP="00E10037" w:rsidRDefault="00E10037" w14:paraId="5CB8131B" w14:textId="77777777">
      <w:pPr>
        <w:pStyle w:val="Heading2"/>
      </w:pPr>
      <w:bookmarkStart w:name="_Toc224121694" w:id="328"/>
      <w:r w:rsidRPr="0041602B">
        <w:t>Distribute Inputs for next Intraday Process</w:t>
      </w:r>
      <w:bookmarkEnd w:id="328"/>
    </w:p>
    <w:p w:rsidR="00E10037" w:rsidP="00E10037" w:rsidRDefault="00E10037" w14:paraId="1CC1D5CB" w14:textId="77777777">
      <w:r w:rsidRPr="0041602B">
        <w:t>This final process phase closes the process, creates and distributes last reports</w:t>
      </w:r>
      <w:r>
        <w:t xml:space="preserve"> and forwards the final domain to the next process in case of fallback.  </w:t>
      </w:r>
    </w:p>
    <w:p w:rsidR="00E10037" w:rsidP="00E10037" w:rsidRDefault="00E10037" w14:paraId="53337E33" w14:textId="77777777"/>
    <w:p w:rsidR="00B47CC2" w:rsidP="00E10037" w:rsidRDefault="00B47CC2" w14:paraId="253309A8" w14:textId="77777777"/>
    <w:p w:rsidR="00B47CC2" w:rsidP="00E10037" w:rsidRDefault="00B47CC2" w14:paraId="311EBACC" w14:textId="77777777"/>
    <w:p w:rsidR="00B47CC2" w:rsidP="00E10037" w:rsidRDefault="00B47CC2" w14:paraId="6EE70C01" w14:textId="77777777"/>
    <w:p w:rsidR="00B47CC2" w:rsidP="00E10037" w:rsidRDefault="00B47CC2" w14:paraId="7A8A831C" w14:textId="77777777"/>
    <w:tbl>
      <w:tblPr>
        <w:tblW w:w="0" w:type="auto"/>
        <w:tblInd w:w="90" w:type="dxa"/>
        <w:tblLook w:val="04A0" w:firstRow="1" w:lastRow="0" w:firstColumn="1" w:lastColumn="0" w:noHBand="0" w:noVBand="1"/>
      </w:tblPr>
      <w:tblGrid>
        <w:gridCol w:w="1314"/>
        <w:gridCol w:w="955"/>
        <w:gridCol w:w="989"/>
        <w:gridCol w:w="839"/>
        <w:gridCol w:w="858"/>
        <w:gridCol w:w="865"/>
        <w:gridCol w:w="1123"/>
        <w:gridCol w:w="1046"/>
        <w:gridCol w:w="1199"/>
      </w:tblGrid>
      <w:tr w:rsidRPr="00A0718E" w:rsidR="00E10037" w:rsidTr="00B54A07" w14:paraId="1EA343BC" w14:textId="77777777">
        <w:trPr>
          <w:trHeight w:val="279"/>
        </w:trPr>
        <w:tc>
          <w:tcPr>
            <w:tcW w:w="131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797D3FDE" w14:textId="77777777">
            <w:pPr>
              <w:rPr>
                <w:sz w:val="14"/>
                <w:szCs w:val="14"/>
              </w:rPr>
            </w:pPr>
            <w:r w:rsidRPr="00A0718E">
              <w:rPr>
                <w:sz w:val="14"/>
                <w:szCs w:val="14"/>
              </w:rPr>
              <w:t>Activity</w:t>
            </w:r>
          </w:p>
        </w:tc>
        <w:tc>
          <w:tcPr>
            <w:tcW w:w="95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55082394" w14:textId="77777777">
            <w:pPr>
              <w:rPr>
                <w:sz w:val="14"/>
                <w:szCs w:val="14"/>
              </w:rPr>
            </w:pPr>
            <w:r w:rsidRPr="00A0718E">
              <w:rPr>
                <w:sz w:val="14"/>
                <w:szCs w:val="14"/>
              </w:rPr>
              <w:t>Owner</w:t>
            </w:r>
          </w:p>
        </w:tc>
        <w:tc>
          <w:tcPr>
            <w:tcW w:w="9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3449CF3D" w14:textId="77777777">
            <w:pPr>
              <w:rPr>
                <w:sz w:val="14"/>
                <w:szCs w:val="14"/>
              </w:rPr>
            </w:pPr>
            <w:r w:rsidRPr="00A0718E">
              <w:rPr>
                <w:sz w:val="14"/>
                <w:szCs w:val="14"/>
              </w:rPr>
              <w:t>Tool</w:t>
            </w:r>
          </w:p>
        </w:tc>
        <w:tc>
          <w:tcPr>
            <w:tcW w:w="83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0EA03546" w14:textId="77777777">
            <w:pPr>
              <w:rPr>
                <w:sz w:val="14"/>
                <w:szCs w:val="14"/>
              </w:rPr>
            </w:pPr>
            <w:r w:rsidRPr="00A0718E">
              <w:rPr>
                <w:sz w:val="14"/>
                <w:szCs w:val="14"/>
              </w:rPr>
              <w:t>Target Start Time</w:t>
            </w:r>
          </w:p>
        </w:tc>
        <w:tc>
          <w:tcPr>
            <w:tcW w:w="85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3328774D" w14:textId="77777777">
            <w:pPr>
              <w:rPr>
                <w:sz w:val="14"/>
                <w:szCs w:val="14"/>
              </w:rPr>
            </w:pPr>
            <w:r w:rsidRPr="00A0718E">
              <w:rPr>
                <w:sz w:val="14"/>
                <w:szCs w:val="14"/>
              </w:rPr>
              <w:t>Target End Time</w:t>
            </w:r>
          </w:p>
        </w:tc>
        <w:tc>
          <w:tcPr>
            <w:tcW w:w="86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327599A5" w14:textId="77777777">
            <w:pPr>
              <w:rPr>
                <w:sz w:val="14"/>
                <w:szCs w:val="14"/>
              </w:rPr>
            </w:pPr>
            <w:r w:rsidRPr="00A0718E">
              <w:rPr>
                <w:sz w:val="14"/>
                <w:szCs w:val="14"/>
              </w:rPr>
              <w:t>Critical End Time</w:t>
            </w:r>
          </w:p>
        </w:tc>
        <w:tc>
          <w:tcPr>
            <w:tcW w:w="3368"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64940C28" w14:textId="77777777">
            <w:pPr>
              <w:rPr>
                <w:sz w:val="14"/>
                <w:szCs w:val="14"/>
              </w:rPr>
            </w:pPr>
            <w:r w:rsidRPr="00A0718E">
              <w:rPr>
                <w:sz w:val="14"/>
                <w:szCs w:val="14"/>
              </w:rPr>
              <w:t>Data Exchange</w:t>
            </w:r>
          </w:p>
        </w:tc>
      </w:tr>
      <w:tr w:rsidRPr="00A0718E" w:rsidR="00E10037" w:rsidTr="00B54A07" w14:paraId="3DD03910" w14:textId="77777777">
        <w:trPr>
          <w:trHeight w:val="279"/>
        </w:trPr>
        <w:tc>
          <w:tcPr>
            <w:tcW w:w="1314" w:type="dxa"/>
            <w:vMerge/>
          </w:tcPr>
          <w:p w:rsidRPr="00A0718E" w:rsidR="00E10037" w:rsidP="00B54A07" w:rsidRDefault="00E10037" w14:paraId="786A37AB" w14:textId="77777777">
            <w:pPr>
              <w:rPr>
                <w:sz w:val="14"/>
                <w:szCs w:val="14"/>
              </w:rPr>
            </w:pPr>
          </w:p>
        </w:tc>
        <w:tc>
          <w:tcPr>
            <w:tcW w:w="955" w:type="dxa"/>
            <w:vMerge/>
          </w:tcPr>
          <w:p w:rsidRPr="00A0718E" w:rsidR="00E10037" w:rsidP="00B54A07" w:rsidRDefault="00E10037" w14:paraId="1DE69A0D" w14:textId="77777777">
            <w:pPr>
              <w:rPr>
                <w:sz w:val="14"/>
                <w:szCs w:val="14"/>
              </w:rPr>
            </w:pPr>
          </w:p>
        </w:tc>
        <w:tc>
          <w:tcPr>
            <w:tcW w:w="989" w:type="dxa"/>
            <w:vMerge/>
          </w:tcPr>
          <w:p w:rsidRPr="00A0718E" w:rsidR="00E10037" w:rsidP="00B54A07" w:rsidRDefault="00E10037" w14:paraId="32B0B306" w14:textId="77777777">
            <w:pPr>
              <w:rPr>
                <w:sz w:val="14"/>
                <w:szCs w:val="14"/>
              </w:rPr>
            </w:pPr>
          </w:p>
        </w:tc>
        <w:tc>
          <w:tcPr>
            <w:tcW w:w="839" w:type="dxa"/>
            <w:vMerge/>
          </w:tcPr>
          <w:p w:rsidRPr="00A0718E" w:rsidR="00E10037" w:rsidP="00B54A07" w:rsidRDefault="00E10037" w14:paraId="3FD0BFE7" w14:textId="77777777">
            <w:pPr>
              <w:rPr>
                <w:sz w:val="14"/>
                <w:szCs w:val="14"/>
              </w:rPr>
            </w:pPr>
          </w:p>
        </w:tc>
        <w:tc>
          <w:tcPr>
            <w:tcW w:w="858" w:type="dxa"/>
            <w:vMerge/>
          </w:tcPr>
          <w:p w:rsidRPr="00A0718E" w:rsidR="00E10037" w:rsidP="00B54A07" w:rsidRDefault="00E10037" w14:paraId="465EC8C6" w14:textId="77777777">
            <w:pPr>
              <w:rPr>
                <w:sz w:val="14"/>
                <w:szCs w:val="14"/>
              </w:rPr>
            </w:pPr>
          </w:p>
        </w:tc>
        <w:tc>
          <w:tcPr>
            <w:tcW w:w="865" w:type="dxa"/>
            <w:vMerge/>
          </w:tcPr>
          <w:p w:rsidRPr="00A0718E" w:rsidR="00E10037" w:rsidP="00B54A07" w:rsidRDefault="00E10037" w14:paraId="3D493530"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3C8A436F" w14:textId="77777777">
            <w:pPr>
              <w:rPr>
                <w:sz w:val="14"/>
                <w:szCs w:val="14"/>
              </w:rPr>
            </w:pPr>
            <w:r w:rsidRPr="00A0718E">
              <w:rPr>
                <w:sz w:val="14"/>
                <w:szCs w:val="14"/>
              </w:rPr>
              <w:t>Input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1F49E0BA" w14:textId="77777777">
            <w:pPr>
              <w:rPr>
                <w:sz w:val="14"/>
                <w:szCs w:val="14"/>
              </w:rPr>
            </w:pPr>
            <w:r w:rsidRPr="00A0718E">
              <w:rPr>
                <w:sz w:val="14"/>
                <w:szCs w:val="14"/>
              </w:rPr>
              <w:t>Output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703F0C85" w14:textId="77777777">
            <w:pPr>
              <w:rPr>
                <w:sz w:val="14"/>
                <w:szCs w:val="14"/>
              </w:rPr>
            </w:pPr>
            <w:r w:rsidRPr="00A0718E">
              <w:rPr>
                <w:sz w:val="14"/>
                <w:szCs w:val="14"/>
              </w:rPr>
              <w:t>Counter part</w:t>
            </w:r>
          </w:p>
        </w:tc>
      </w:tr>
      <w:tr w:rsidR="00E10037" w:rsidTr="00B54A07" w14:paraId="6D86DABE"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7829E01E" w14:textId="77777777">
            <w:pPr>
              <w:rPr>
                <w:sz w:val="14"/>
                <w:szCs w:val="14"/>
              </w:rPr>
            </w:pPr>
            <w:r>
              <w:rPr>
                <w:sz w:val="14"/>
                <w:szCs w:val="14"/>
              </w:rPr>
              <w:t>Distribute data for next Intraday Process</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7987DFC6" w14:textId="77777777">
            <w:pPr>
              <w:rPr>
                <w:sz w:val="14"/>
                <w:szCs w:val="14"/>
              </w:rPr>
            </w:pPr>
            <w:r w:rsidRPr="6FA6F48F">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6CA098F3" w14:textId="77777777">
            <w:pPr>
              <w:rPr>
                <w:sz w:val="14"/>
                <w:szCs w:val="14"/>
              </w:rPr>
            </w:pPr>
            <w:r w:rsidRPr="6FA6F48F">
              <w:rPr>
                <w:sz w:val="14"/>
                <w:szCs w:val="14"/>
              </w:rPr>
              <w:t>CCCt</w:t>
            </w:r>
          </w:p>
        </w:tc>
        <w:tc>
          <w:tcPr>
            <w:tcW w:w="2562" w:type="dxa"/>
            <w:gridSpan w:val="3"/>
            <w:vMerge w:val="restart"/>
            <w:tcBorders>
              <w:top w:val="single" w:color="FFFFFF" w:themeColor="background1" w:sz="8" w:space="0"/>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0E10037" w:rsidP="00B54A07" w:rsidRDefault="00E10037" w14:paraId="6818A360" w14:textId="77777777">
            <w:pPr>
              <w:rPr>
                <w:sz w:val="14"/>
                <w:szCs w:val="14"/>
              </w:rPr>
            </w:pPr>
            <w:r w:rsidRPr="00A0718E">
              <w:rPr>
                <w:sz w:val="14"/>
                <w:szCs w:val="14"/>
              </w:rPr>
              <w:t>See HLBP timetable as referred to under ‘2. Related documents’</w:t>
            </w: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144098E2" w14:textId="77777777">
            <w:pPr>
              <w:rPr>
                <w:sz w:val="14"/>
                <w:szCs w:val="14"/>
              </w:rPr>
            </w:pP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0D35C503" w14:textId="77777777">
            <w:pPr>
              <w:rPr>
                <w:sz w:val="14"/>
                <w:szCs w:val="14"/>
              </w:rPr>
            </w:pP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62D3AC53" w14:textId="77777777">
            <w:pPr>
              <w:rPr>
                <w:sz w:val="14"/>
                <w:szCs w:val="14"/>
              </w:rPr>
            </w:pPr>
          </w:p>
        </w:tc>
      </w:tr>
      <w:tr w:rsidRPr="00A0718E" w:rsidR="00E10037" w:rsidTr="00B54A07" w14:paraId="6755B969"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982AF1F" w14:textId="77777777">
            <w:pPr>
              <w:rPr>
                <w:sz w:val="14"/>
                <w:szCs w:val="14"/>
              </w:rPr>
            </w:pPr>
            <w:r>
              <w:rPr>
                <w:sz w:val="14"/>
                <w:szCs w:val="14"/>
              </w:rPr>
              <w:t>Distribute FBPCM Response Statuses Report</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5851B17" w14:textId="77777777">
            <w:pPr>
              <w:rPr>
                <w:sz w:val="14"/>
                <w:szCs w:val="14"/>
              </w:rPr>
            </w:pPr>
            <w:r w:rsidRPr="00A0718E">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E6D3198"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A0718E" w:rsidR="00E10037" w:rsidP="00B54A07" w:rsidRDefault="00E10037" w14:paraId="6E14982A"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71E7E84" w14:textId="77777777">
            <w:pPr>
              <w:rPr>
                <w:sz w:val="14"/>
                <w:szCs w:val="14"/>
              </w:rPr>
            </w:pPr>
            <w:r w:rsidRPr="00A0718E">
              <w:rPr>
                <w:sz w:val="14"/>
                <w:szCs w:val="14"/>
              </w:rPr>
              <w: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7E86026" w14:textId="77777777">
            <w:pPr>
              <w:rPr>
                <w:sz w:val="14"/>
                <w:szCs w:val="14"/>
              </w:rPr>
            </w:pPr>
            <w:r w:rsidRPr="00A0718E">
              <w:rPr>
                <w:sz w:val="14"/>
                <w:szCs w:val="14"/>
              </w:rPr>
              <w: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08BD759D" w14:textId="77777777">
            <w:pPr>
              <w:rPr>
                <w:sz w:val="14"/>
                <w:szCs w:val="14"/>
              </w:rPr>
            </w:pPr>
            <w:r w:rsidRPr="00A0718E">
              <w:rPr>
                <w:sz w:val="14"/>
                <w:szCs w:val="14"/>
              </w:rPr>
              <w:t>-</w:t>
            </w:r>
          </w:p>
        </w:tc>
      </w:tr>
      <w:tr w:rsidRPr="00A0718E" w:rsidR="00E10037" w:rsidTr="00B54A07" w14:paraId="248E1779"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EB6E5E2" w14:textId="77777777">
            <w:pPr>
              <w:rPr>
                <w:sz w:val="14"/>
                <w:szCs w:val="14"/>
              </w:rPr>
            </w:pPr>
            <w:r>
              <w:rPr>
                <w:sz w:val="14"/>
                <w:szCs w:val="14"/>
              </w:rPr>
              <w:t>Distribute LOG Files and Reports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99DE8CB"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9F8777C" w14:textId="77777777">
            <w:pPr>
              <w:rPr>
                <w:sz w:val="14"/>
                <w:szCs w:val="14"/>
              </w:rPr>
            </w:pPr>
            <w:r w:rsidRPr="00A0718E">
              <w:rPr>
                <w:sz w:val="14"/>
                <w:szCs w:val="14"/>
              </w:rPr>
              <w:t>FBPCM</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3C0C8B51"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48496FE7"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4456C3B7" w14:textId="77777777">
            <w:pPr>
              <w:rPr>
                <w:sz w:val="14"/>
                <w:szCs w:val="14"/>
              </w:rPr>
            </w:pPr>
            <w:r w:rsidRPr="00A0718E">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4F9F124E" w14:textId="77777777">
            <w:pPr>
              <w:rPr>
                <w:sz w:val="14"/>
                <w:szCs w:val="14"/>
              </w:rPr>
            </w:pPr>
            <w:r w:rsidRPr="00A0718E">
              <w:rPr>
                <w:sz w:val="14"/>
                <w:szCs w:val="14"/>
              </w:rPr>
              <w:t>-</w:t>
            </w:r>
          </w:p>
        </w:tc>
      </w:tr>
      <w:tr w:rsidRPr="00A0718E" w:rsidR="00E10037" w:rsidTr="00B54A07" w14:paraId="3B6E2EBD"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7A274E53" w14:textId="77777777">
            <w:pPr>
              <w:rPr>
                <w:sz w:val="14"/>
                <w:szCs w:val="14"/>
              </w:rPr>
            </w:pPr>
            <w:r>
              <w:rPr>
                <w:sz w:val="14"/>
                <w:szCs w:val="14"/>
              </w:rPr>
              <w:t>Presolved FB Parameters adjusted to LT nominations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0F4D065"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AEB9179"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1A38C68C"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0F259871"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055E7A4" w14:textId="77777777">
            <w:pPr>
              <w:rPr>
                <w:sz w:val="14"/>
                <w:szCs w:val="14"/>
              </w:rPr>
            </w:pPr>
            <w:r>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AA44815" w14:textId="77777777">
            <w:pPr>
              <w:rPr>
                <w:sz w:val="14"/>
                <w:szCs w:val="14"/>
              </w:rPr>
            </w:pPr>
            <w:r>
              <w:rPr>
                <w:sz w:val="14"/>
                <w:szCs w:val="14"/>
              </w:rPr>
              <w:t>-</w:t>
            </w:r>
          </w:p>
        </w:tc>
      </w:tr>
      <w:tr w:rsidRPr="00A0718E" w:rsidR="00E10037" w:rsidTr="00B54A07" w14:paraId="3B89F4BF"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0D03CBB9" w14:textId="77777777">
            <w:pPr>
              <w:rPr>
                <w:sz w:val="14"/>
                <w:szCs w:val="14"/>
              </w:rPr>
            </w:pPr>
            <w:r>
              <w:rPr>
                <w:sz w:val="14"/>
                <w:szCs w:val="14"/>
              </w:rPr>
              <w:t>Disable forwarding of NTC from TSO</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5AB417C" w14:textId="77777777">
            <w:pPr>
              <w:rPr>
                <w:sz w:val="14"/>
                <w:szCs w:val="14"/>
              </w:rPr>
            </w:pPr>
            <w:r>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75FC249C" w14:textId="77777777">
            <w:pPr>
              <w:rPr>
                <w:sz w:val="14"/>
                <w:szCs w:val="14"/>
              </w:rPr>
            </w:pPr>
            <w:r>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65156A75"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01A1F907" w14:textId="77777777">
            <w:pPr>
              <w:rPr>
                <w:sz w:val="14"/>
                <w:szCs w:val="14"/>
              </w:rPr>
            </w:pPr>
            <w:r>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DDB31F2" w14:textId="77777777">
            <w:pPr>
              <w:rPr>
                <w:sz w:val="14"/>
                <w:szCs w:val="14"/>
              </w:rPr>
            </w:pPr>
            <w:r>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D17F7CB" w14:textId="77777777">
            <w:pPr>
              <w:rPr>
                <w:sz w:val="14"/>
                <w:szCs w:val="14"/>
              </w:rPr>
            </w:pPr>
            <w:r>
              <w:rPr>
                <w:sz w:val="14"/>
                <w:szCs w:val="14"/>
              </w:rPr>
              <w:t>-</w:t>
            </w:r>
          </w:p>
        </w:tc>
      </w:tr>
    </w:tbl>
    <w:p w:rsidRPr="00E10037" w:rsidR="00E10037" w:rsidP="008078E8" w:rsidRDefault="00E10037" w14:paraId="0EB7866A" w14:textId="77777777"/>
    <w:p w:rsidR="4EF8F33A" w:rsidP="00B47D5C" w:rsidRDefault="029219A7" w14:paraId="72F45C5A" w14:textId="2A475C95">
      <w:pPr>
        <w:pStyle w:val="Heading2"/>
        <w:rPr>
          <w:lang w:val="en-IE"/>
        </w:rPr>
      </w:pPr>
      <w:bookmarkStart w:name="_Toc224121695" w:id="329"/>
      <w:r>
        <w:t>General Fallbacks</w:t>
      </w:r>
      <w:bookmarkEnd w:id="326"/>
      <w:bookmarkEnd w:id="329"/>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720"/>
        <w:gridCol w:w="2115"/>
        <w:gridCol w:w="3330"/>
        <w:gridCol w:w="900"/>
        <w:gridCol w:w="720"/>
        <w:gridCol w:w="705"/>
      </w:tblGrid>
      <w:tr w:rsidR="4EF8F33A" w:rsidTr="47E385B5" w14:paraId="636C694D" w14:textId="77777777">
        <w:trPr>
          <w:trHeight w:val="495"/>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5EC46073" w14:textId="716B2349">
            <w:pPr>
              <w:rPr>
                <w:rFonts w:eastAsia="Arial" w:cs="Arial"/>
                <w:sz w:val="14"/>
                <w:szCs w:val="14"/>
              </w:rPr>
            </w:pPr>
            <w:r w:rsidRPr="5CD4755F">
              <w:rPr>
                <w:rFonts w:eastAsia="Arial" w:cs="Arial"/>
                <w:color w:val="FFFFFF" w:themeColor="background1"/>
                <w:sz w:val="14"/>
                <w:szCs w:val="14"/>
              </w:rPr>
              <w:t>Backup ID</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3E022DE5" w14:textId="29088ED3">
            <w:pPr>
              <w:rPr>
                <w:rFonts w:eastAsia="Arial" w:cs="Arial"/>
                <w:sz w:val="14"/>
                <w:szCs w:val="14"/>
              </w:rPr>
            </w:pPr>
            <w:r w:rsidRPr="5CD4755F">
              <w:rPr>
                <w:rFonts w:eastAsia="Arial" w:cs="Arial"/>
                <w:color w:val="FFFFFF" w:themeColor="background1"/>
                <w:sz w:val="14"/>
                <w:szCs w:val="14"/>
              </w:rPr>
              <w:t>Process Step</w:t>
            </w:r>
          </w:p>
        </w:tc>
        <w:tc>
          <w:tcPr>
            <w:tcW w:w="2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69D3672E" w14:textId="00EA5009">
            <w:pPr>
              <w:rPr>
                <w:rFonts w:eastAsia="Arial" w:cs="Arial"/>
                <w:sz w:val="14"/>
                <w:szCs w:val="14"/>
              </w:rPr>
            </w:pPr>
            <w:r w:rsidRPr="5CD4755F">
              <w:rPr>
                <w:rFonts w:eastAsia="Arial" w:cs="Arial"/>
                <w:color w:val="FFFFFF" w:themeColor="background1"/>
                <w:sz w:val="14"/>
                <w:szCs w:val="14"/>
              </w:rPr>
              <w:t>Description</w:t>
            </w:r>
          </w:p>
        </w:tc>
        <w:tc>
          <w:tcPr>
            <w:tcW w:w="333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2199DB18" w14:textId="7D183582">
            <w:pPr>
              <w:rPr>
                <w:rFonts w:eastAsia="Arial" w:cs="Arial"/>
                <w:sz w:val="14"/>
                <w:szCs w:val="14"/>
              </w:rPr>
            </w:pPr>
            <w:r w:rsidRPr="5CD4755F">
              <w:rPr>
                <w:rFonts w:eastAsia="Arial" w:cs="Arial"/>
                <w:color w:val="FFFFFF" w:themeColor="background1"/>
                <w:sz w:val="14"/>
                <w:szCs w:val="14"/>
              </w:rPr>
              <w:t>Solution/Action</w:t>
            </w:r>
          </w:p>
        </w:tc>
        <w:tc>
          <w:tcPr>
            <w:tcW w:w="90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679076F1" w14:textId="1E5AF9D7">
            <w:pPr>
              <w:rPr>
                <w:rFonts w:eastAsia="Arial" w:cs="Arial"/>
                <w:sz w:val="14"/>
                <w:szCs w:val="14"/>
              </w:rPr>
            </w:pPr>
            <w:r w:rsidRPr="5CD4755F">
              <w:rPr>
                <w:rFonts w:eastAsia="Arial" w:cs="Arial"/>
                <w:color w:val="FFFFFF" w:themeColor="background1"/>
                <w:sz w:val="14"/>
                <w:szCs w:val="14"/>
              </w:rPr>
              <w:t>Owner</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4EF8F33A" w:rsidP="5CD4755F" w:rsidRDefault="5CD4755F" w14:paraId="03D14E59" w14:textId="568082D3">
            <w:pPr>
              <w:rPr>
                <w:rFonts w:eastAsia="Arial" w:cs="Arial"/>
                <w:sz w:val="14"/>
                <w:szCs w:val="14"/>
              </w:rPr>
            </w:pPr>
            <w:r w:rsidRPr="5CD4755F">
              <w:rPr>
                <w:rFonts w:eastAsia="Arial" w:cs="Arial"/>
                <w:color w:val="FFFFFF" w:themeColor="background1"/>
                <w:sz w:val="14"/>
                <w:szCs w:val="14"/>
              </w:rPr>
              <w:t>Tool</w:t>
            </w:r>
          </w:p>
        </w:tc>
        <w:tc>
          <w:tcPr>
            <w:tcW w:w="70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4EF8F33A" w:rsidP="5CD4755F" w:rsidRDefault="5CD4755F" w14:paraId="12D1CBC9" w14:textId="60F93FCC">
            <w:pPr>
              <w:rPr>
                <w:rFonts w:eastAsia="Arial" w:cs="Arial"/>
                <w:sz w:val="14"/>
                <w:szCs w:val="14"/>
              </w:rPr>
            </w:pPr>
            <w:r w:rsidRPr="5CD4755F">
              <w:rPr>
                <w:rFonts w:eastAsia="Arial" w:cs="Arial"/>
                <w:color w:val="FFFFFF" w:themeColor="background1"/>
                <w:sz w:val="14"/>
                <w:szCs w:val="14"/>
              </w:rPr>
              <w:t>Email Template #</w:t>
            </w:r>
          </w:p>
        </w:tc>
      </w:tr>
      <w:tr w:rsidR="4EF8F33A" w:rsidTr="47E385B5" w14:paraId="30E2EEE1"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3AB86516" w14:textId="12EA0073">
            <w:pPr>
              <w:rPr>
                <w:rFonts w:eastAsia="Arial" w:cs="Arial"/>
                <w:sz w:val="14"/>
                <w:szCs w:val="14"/>
              </w:rPr>
            </w:pPr>
            <w:r w:rsidRPr="47E385B5">
              <w:rPr>
                <w:rFonts w:eastAsia="Arial" w:cs="Arial"/>
                <w:sz w:val="14"/>
                <w:szCs w:val="14"/>
              </w:rPr>
              <w:t>ID3C_2</w:t>
            </w:r>
            <w:r w:rsidR="001E521F">
              <w:rPr>
                <w:rFonts w:eastAsia="Arial" w:cs="Arial"/>
                <w:sz w:val="14"/>
                <w:szCs w:val="14"/>
              </w:rPr>
              <w:t>1</w:t>
            </w:r>
          </w:p>
        </w:tc>
        <w:tc>
          <w:tcPr>
            <w:tcW w:w="720"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44EC2B11" w14:textId="56AF85A3">
            <w:pPr>
              <w:rPr>
                <w:rFonts w:eastAsia="Arial" w:cs="Arial"/>
                <w:sz w:val="14"/>
                <w:szCs w:val="14"/>
              </w:rPr>
            </w:pPr>
            <w:r w:rsidRPr="5CD4755F">
              <w:rPr>
                <w:rFonts w:eastAsia="Arial" w:cs="Arial"/>
                <w:sz w:val="14"/>
                <w:szCs w:val="14"/>
              </w:rPr>
              <w:t>Whole Process</w:t>
            </w:r>
          </w:p>
        </w:tc>
        <w:tc>
          <w:tcPr>
            <w:tcW w:w="211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2C9976D6" w14:textId="3CE05767">
            <w:pPr>
              <w:rPr>
                <w:rFonts w:eastAsia="Arial" w:cs="Arial"/>
                <w:sz w:val="14"/>
                <w:szCs w:val="14"/>
              </w:rPr>
            </w:pPr>
            <w:r w:rsidRPr="5CD4755F">
              <w:rPr>
                <w:rFonts w:eastAsia="Arial" w:cs="Arial"/>
                <w:sz w:val="14"/>
                <w:szCs w:val="14"/>
              </w:rPr>
              <w:t xml:space="preserve">ID CCCt is down/unavailable at CET of any of the process steps </w:t>
            </w:r>
          </w:p>
          <w:p w:rsidR="4EF8F33A" w:rsidP="5CD4755F" w:rsidRDefault="4EF8F33A" w14:paraId="7CFDBC66" w14:textId="6AC69F4D">
            <w:pPr>
              <w:rPr>
                <w:rFonts w:eastAsia="Arial" w:cs="Arial"/>
                <w:sz w:val="14"/>
                <w:szCs w:val="14"/>
              </w:rPr>
            </w:pPr>
          </w:p>
        </w:tc>
        <w:tc>
          <w:tcPr>
            <w:tcW w:w="333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373FD3ED" w14:textId="3162141A">
            <w:pPr>
              <w:rPr>
                <w:rFonts w:eastAsia="Arial" w:cs="Arial"/>
                <w:sz w:val="14"/>
                <w:szCs w:val="14"/>
              </w:rPr>
            </w:pPr>
            <w:r w:rsidRPr="5CD4755F">
              <w:rPr>
                <w:rFonts w:eastAsia="Arial" w:cs="Arial"/>
                <w:sz w:val="14"/>
                <w:szCs w:val="14"/>
              </w:rPr>
              <w:t>1. Inform parties via e-mail template about process failure.</w:t>
            </w:r>
          </w:p>
          <w:p w:rsidR="4EF8F33A" w:rsidP="5CD4755F" w:rsidRDefault="7457B0FF" w14:paraId="14DAF887" w14:textId="3BED3BE7">
            <w:pPr>
              <w:rPr>
                <w:rFonts w:eastAsia="Arial" w:cs="Arial"/>
                <w:sz w:val="14"/>
                <w:szCs w:val="14"/>
              </w:rPr>
            </w:pPr>
            <w:r w:rsidRPr="7457B0FF">
              <w:rPr>
                <w:rFonts w:eastAsia="Arial" w:cs="Arial"/>
                <w:sz w:val="14"/>
                <w:szCs w:val="14"/>
              </w:rPr>
              <w:t>2. Request USY to investigate issue.</w:t>
            </w:r>
          </w:p>
          <w:p w:rsidR="4EF8F33A" w:rsidP="5CD4755F" w:rsidRDefault="7457B0FF" w14:paraId="297D7D79" w14:textId="5481382C">
            <w:pPr>
              <w:rPr>
                <w:rFonts w:eastAsia="Arial" w:cs="Arial"/>
                <w:sz w:val="14"/>
                <w:szCs w:val="14"/>
              </w:rPr>
            </w:pPr>
            <w:r w:rsidRPr="00B1234A">
              <w:rPr>
                <w:rFonts w:eastAsia="Arial" w:cs="Arial"/>
                <w:sz w:val="14"/>
                <w:szCs w:val="14"/>
              </w:rPr>
              <w:t>3. Send UMM</w:t>
            </w:r>
          </w:p>
        </w:tc>
        <w:tc>
          <w:tcPr>
            <w:tcW w:w="9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48D9AE4" w14:textId="0CDD8499">
            <w:pPr>
              <w:rPr>
                <w:rFonts w:eastAsia="Arial" w:cs="Arial"/>
                <w:sz w:val="14"/>
                <w:szCs w:val="14"/>
              </w:rPr>
            </w:pPr>
            <w:r w:rsidRPr="5CD4755F">
              <w:rPr>
                <w:rFonts w:eastAsia="Arial" w:cs="Arial"/>
                <w:sz w:val="14"/>
                <w:szCs w:val="14"/>
              </w:rPr>
              <w:t>CCC</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074E3E31" w14:textId="0141DB6A">
            <w:pPr>
              <w:rPr>
                <w:rFonts w:eastAsia="Arial" w:cs="Arial"/>
                <w:sz w:val="14"/>
                <w:szCs w:val="14"/>
              </w:rPr>
            </w:pPr>
            <w:r w:rsidRPr="5CD4755F">
              <w:rPr>
                <w:rFonts w:eastAsia="Arial" w:cs="Arial"/>
                <w:sz w:val="14"/>
                <w:szCs w:val="14"/>
              </w:rPr>
              <w:t xml:space="preserve"> Email</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0DAA1CF" w14:textId="55F6ABC2">
            <w:pPr>
              <w:rPr>
                <w:rFonts w:eastAsia="Arial" w:cs="Arial"/>
                <w:sz w:val="14"/>
                <w:szCs w:val="14"/>
              </w:rPr>
            </w:pPr>
            <w:r w:rsidRPr="5CD4755F">
              <w:rPr>
                <w:rFonts w:eastAsia="Arial" w:cs="Arial"/>
                <w:sz w:val="14"/>
                <w:szCs w:val="14"/>
              </w:rPr>
              <w:t>2, 28</w:t>
            </w:r>
          </w:p>
        </w:tc>
      </w:tr>
      <w:tr w:rsidR="4EF8F33A" w:rsidTr="47E385B5" w14:paraId="7FBB1F58"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EF8F33A" w14:paraId="0ACB62BD" w14:textId="4808544F">
            <w:pPr>
              <w:rPr>
                <w:rFonts w:eastAsia="Arial" w:cs="Arial"/>
                <w:sz w:val="14"/>
                <w:szCs w:val="14"/>
              </w:rPr>
            </w:pPr>
          </w:p>
          <w:p w:rsidR="4EF8F33A" w:rsidP="5CD4755F" w:rsidRDefault="47E385B5" w14:paraId="2E98960F" w14:textId="36200894">
            <w:pPr>
              <w:rPr>
                <w:rFonts w:eastAsia="Arial" w:cs="Arial"/>
                <w:sz w:val="14"/>
                <w:szCs w:val="14"/>
              </w:rPr>
            </w:pPr>
            <w:r w:rsidRPr="47E385B5">
              <w:rPr>
                <w:rFonts w:eastAsia="Arial" w:cs="Arial"/>
                <w:sz w:val="14"/>
                <w:szCs w:val="14"/>
              </w:rPr>
              <w:t>ID3C_2</w:t>
            </w:r>
            <w:r w:rsidR="001E521F">
              <w:rPr>
                <w:rFonts w:eastAsia="Arial" w:cs="Arial"/>
                <w:sz w:val="14"/>
                <w:szCs w:val="14"/>
              </w:rPr>
              <w:t>2</w:t>
            </w:r>
          </w:p>
        </w:tc>
        <w:tc>
          <w:tcPr>
            <w:tcW w:w="720" w:type="dxa"/>
            <w:vMerge/>
            <w:vAlign w:val="center"/>
          </w:tcPr>
          <w:p w:rsidR="00A0426B" w:rsidRDefault="00A0426B" w14:paraId="0251DE4B" w14:textId="77777777"/>
        </w:tc>
        <w:tc>
          <w:tcPr>
            <w:tcW w:w="211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6D2D812F" w14:textId="36E00093">
            <w:pPr>
              <w:rPr>
                <w:rFonts w:eastAsia="Arial" w:cs="Arial"/>
                <w:sz w:val="14"/>
                <w:szCs w:val="14"/>
              </w:rPr>
            </w:pPr>
            <w:r w:rsidRPr="5CD4755F">
              <w:rPr>
                <w:rFonts w:eastAsia="Arial" w:cs="Arial"/>
                <w:sz w:val="14"/>
                <w:szCs w:val="14"/>
              </w:rPr>
              <w:t>EDX/ECP issue between TSOs and CCCt</w:t>
            </w:r>
          </w:p>
        </w:tc>
        <w:tc>
          <w:tcPr>
            <w:tcW w:w="333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E596CB9" w14:textId="366ACA8B">
            <w:pPr>
              <w:rPr>
                <w:rFonts w:eastAsia="Arial" w:cs="Arial"/>
                <w:sz w:val="14"/>
                <w:szCs w:val="14"/>
              </w:rPr>
            </w:pPr>
            <w:r w:rsidRPr="5CD4755F">
              <w:rPr>
                <w:rFonts w:eastAsia="Arial" w:cs="Arial"/>
                <w:sz w:val="14"/>
                <w:szCs w:val="14"/>
              </w:rPr>
              <w:t xml:space="preserve">1. TSO operator informs USY about the issue or informs the CCC. </w:t>
            </w:r>
          </w:p>
          <w:p w:rsidR="4EF8F33A" w:rsidP="5CD4755F" w:rsidRDefault="5CD4755F" w14:paraId="0BFB187F" w14:textId="5DC289C3">
            <w:pPr>
              <w:rPr>
                <w:rFonts w:eastAsia="Arial" w:cs="Arial"/>
                <w:sz w:val="14"/>
                <w:szCs w:val="14"/>
              </w:rPr>
            </w:pPr>
            <w:r w:rsidRPr="5CD4755F">
              <w:rPr>
                <w:rFonts w:eastAsia="Arial" w:cs="Arial"/>
                <w:sz w:val="14"/>
                <w:szCs w:val="14"/>
              </w:rPr>
              <w:t>2. TSO operator manually uploads inputs to the CCCt via the Message Viewer or provides the files to the CCC via email.</w:t>
            </w:r>
          </w:p>
        </w:tc>
        <w:tc>
          <w:tcPr>
            <w:tcW w:w="9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146EC600" w14:textId="149E2348">
            <w:pPr>
              <w:rPr>
                <w:rFonts w:eastAsia="Arial" w:cs="Arial"/>
                <w:sz w:val="14"/>
                <w:szCs w:val="14"/>
              </w:rPr>
            </w:pPr>
            <w:r w:rsidRPr="5CD4755F">
              <w:rPr>
                <w:rFonts w:eastAsia="Arial" w:cs="Arial"/>
                <w:sz w:val="14"/>
                <w:szCs w:val="14"/>
              </w:rPr>
              <w:t>TSOs</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04A907A" w14:textId="25B3DAE3">
            <w:pPr>
              <w:rPr>
                <w:rFonts w:eastAsia="Arial" w:cs="Arial"/>
                <w:sz w:val="14"/>
                <w:szCs w:val="14"/>
              </w:rPr>
            </w:pPr>
            <w:r w:rsidRPr="5CD4755F">
              <w:rPr>
                <w:rFonts w:eastAsia="Arial" w:cs="Arial"/>
                <w:sz w:val="14"/>
                <w:szCs w:val="14"/>
              </w:rPr>
              <w:t>Local Tools, CCCt</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76274AEA" w14:textId="14A0FC7F">
            <w:pPr>
              <w:rPr>
                <w:rFonts w:eastAsia="Arial" w:cs="Arial"/>
                <w:sz w:val="14"/>
                <w:szCs w:val="14"/>
              </w:rPr>
            </w:pPr>
            <w:r w:rsidRPr="5CD4755F">
              <w:rPr>
                <w:rFonts w:eastAsia="Arial" w:cs="Arial"/>
                <w:sz w:val="14"/>
                <w:szCs w:val="14"/>
              </w:rPr>
              <w:t>-</w:t>
            </w:r>
          </w:p>
        </w:tc>
      </w:tr>
      <w:tr w:rsidR="4EF8F33A" w:rsidTr="47E385B5" w14:paraId="5978232C"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47E385B5" w14:paraId="31C652A1" w14:textId="05F5F694">
            <w:pPr>
              <w:rPr>
                <w:rFonts w:eastAsia="Arial" w:cs="Arial"/>
                <w:sz w:val="14"/>
                <w:szCs w:val="14"/>
              </w:rPr>
            </w:pPr>
            <w:r w:rsidRPr="47E385B5">
              <w:rPr>
                <w:rFonts w:eastAsia="Arial" w:cs="Arial"/>
                <w:sz w:val="14"/>
                <w:szCs w:val="14"/>
              </w:rPr>
              <w:t>ID3C_2</w:t>
            </w:r>
            <w:r w:rsidR="001E521F">
              <w:rPr>
                <w:rFonts w:eastAsia="Arial" w:cs="Arial"/>
                <w:sz w:val="14"/>
                <w:szCs w:val="14"/>
              </w:rPr>
              <w:t>3</w:t>
            </w:r>
          </w:p>
        </w:tc>
        <w:tc>
          <w:tcPr>
            <w:tcW w:w="720" w:type="dxa"/>
            <w:vMerge/>
            <w:vAlign w:val="center"/>
          </w:tcPr>
          <w:p w:rsidR="00A0426B" w:rsidRDefault="00A0426B" w14:paraId="08FBD4BB" w14:textId="77777777"/>
        </w:tc>
        <w:tc>
          <w:tcPr>
            <w:tcW w:w="211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4EF8F33A" w:rsidP="5CD4755F" w:rsidRDefault="5CD4755F" w14:paraId="46E32C0F" w14:textId="5BCBB307">
            <w:pPr>
              <w:rPr>
                <w:rFonts w:eastAsia="Arial" w:cs="Arial"/>
                <w:sz w:val="14"/>
                <w:szCs w:val="14"/>
              </w:rPr>
            </w:pPr>
            <w:r w:rsidRPr="5CD4755F">
              <w:rPr>
                <w:rFonts w:eastAsia="Arial" w:cs="Arial"/>
                <w:sz w:val="14"/>
                <w:szCs w:val="14"/>
              </w:rPr>
              <w:t>Kill of IDCC process</w:t>
            </w:r>
          </w:p>
        </w:tc>
        <w:tc>
          <w:tcPr>
            <w:tcW w:w="333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2C081C06" w14:textId="243F8FE7">
            <w:pPr>
              <w:rPr>
                <w:rFonts w:eastAsia="Arial" w:cs="Arial"/>
                <w:sz w:val="14"/>
                <w:szCs w:val="14"/>
              </w:rPr>
            </w:pPr>
            <w:r w:rsidRPr="5CD4755F">
              <w:rPr>
                <w:rFonts w:eastAsia="Arial" w:cs="Arial"/>
                <w:sz w:val="14"/>
                <w:szCs w:val="14"/>
              </w:rPr>
              <w:t>If process failed and is given back to TSOs:</w:t>
            </w:r>
          </w:p>
          <w:p w:rsidR="4EF8F33A" w:rsidP="5CD4755F" w:rsidRDefault="5CD4755F" w14:paraId="037C070B" w14:textId="77BB7CDC">
            <w:pPr>
              <w:rPr>
                <w:rFonts w:eastAsia="Arial" w:cs="Arial"/>
                <w:sz w:val="14"/>
                <w:szCs w:val="14"/>
              </w:rPr>
            </w:pPr>
            <w:r w:rsidRPr="5CD4755F">
              <w:rPr>
                <w:rFonts w:eastAsia="Arial" w:cs="Arial"/>
                <w:sz w:val="14"/>
                <w:szCs w:val="14"/>
              </w:rPr>
              <w:t>1. CCC requests USY to kill the current process instance</w:t>
            </w:r>
          </w:p>
          <w:p w:rsidR="4EF8F33A" w:rsidP="5CD4755F" w:rsidRDefault="4EF8F33A" w14:paraId="0ED2C396" w14:textId="42C4649E">
            <w:pPr>
              <w:rPr>
                <w:rFonts w:eastAsia="Arial" w:cs="Arial"/>
                <w:sz w:val="14"/>
                <w:szCs w:val="14"/>
              </w:rPr>
            </w:pPr>
          </w:p>
          <w:p w:rsidR="4EF8F33A" w:rsidP="5CD4755F" w:rsidRDefault="5CD4755F" w14:paraId="62E9689F" w14:textId="053B10FF">
            <w:pPr>
              <w:rPr>
                <w:rFonts w:eastAsia="Arial" w:cs="Arial"/>
                <w:sz w:val="14"/>
                <w:szCs w:val="14"/>
              </w:rPr>
            </w:pPr>
            <w:r w:rsidRPr="5CD4755F">
              <w:rPr>
                <w:rFonts w:eastAsia="Arial" w:cs="Arial"/>
                <w:sz w:val="14"/>
                <w:szCs w:val="14"/>
              </w:rPr>
              <w:t xml:space="preserve">Note: Action to minimize the risk that the CCCt sends unexpected files to XBID and overrides the values provided by the TSOs. </w:t>
            </w:r>
          </w:p>
        </w:tc>
        <w:tc>
          <w:tcPr>
            <w:tcW w:w="9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77B5056E" w14:textId="0871AB4B">
            <w:pPr>
              <w:rPr>
                <w:rFonts w:eastAsia="Arial" w:cs="Arial"/>
                <w:sz w:val="14"/>
                <w:szCs w:val="14"/>
              </w:rPr>
            </w:pPr>
            <w:r w:rsidRPr="5CD4755F">
              <w:rPr>
                <w:rFonts w:eastAsia="Arial" w:cs="Arial"/>
                <w:sz w:val="14"/>
                <w:szCs w:val="14"/>
              </w:rPr>
              <w:t>CCC</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5D2BD52C" w14:textId="7D2DCCDD">
            <w:pPr>
              <w:rPr>
                <w:rFonts w:eastAsia="Arial" w:cs="Arial"/>
                <w:sz w:val="14"/>
                <w:szCs w:val="14"/>
              </w:rPr>
            </w:pPr>
            <w:r w:rsidRPr="5CD4755F">
              <w:rPr>
                <w:rFonts w:eastAsia="Arial" w:cs="Arial"/>
                <w:sz w:val="14"/>
                <w:szCs w:val="14"/>
              </w:rPr>
              <w:t>CCCt</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4EF8F33A" w:rsidP="5CD4755F" w:rsidRDefault="5CD4755F" w14:paraId="632F5691" w14:textId="41E0F21A">
            <w:pPr>
              <w:rPr>
                <w:rFonts w:eastAsia="Arial" w:cs="Arial"/>
                <w:sz w:val="14"/>
                <w:szCs w:val="14"/>
              </w:rPr>
            </w:pPr>
            <w:r w:rsidRPr="5CD4755F">
              <w:rPr>
                <w:rFonts w:eastAsia="Arial" w:cs="Arial"/>
                <w:sz w:val="14"/>
                <w:szCs w:val="14"/>
              </w:rPr>
              <w:t>-</w:t>
            </w:r>
          </w:p>
        </w:tc>
      </w:tr>
    </w:tbl>
    <w:p w:rsidR="4EF8F33A" w:rsidP="5CD4755F" w:rsidRDefault="4EF8F33A" w14:paraId="22C754EF" w14:textId="2AD02A8B">
      <w:pPr>
        <w:spacing w:after="240"/>
        <w:rPr>
          <w:rFonts w:eastAsia="Arial" w:cs="Arial"/>
          <w:color w:val="000000" w:themeColor="text1"/>
        </w:rPr>
      </w:pPr>
    </w:p>
    <w:p w:rsidR="4EF8F33A" w:rsidP="00244C40" w:rsidRDefault="00244C40" w14:paraId="028D7897" w14:textId="279965B6">
      <w:pPr>
        <w:spacing w:after="200" w:line="276" w:lineRule="auto"/>
      </w:pPr>
      <w:r>
        <w:br w:type="page"/>
      </w:r>
    </w:p>
    <w:p w:rsidR="00244C40" w:rsidP="00244C40" w:rsidRDefault="00244C40" w14:paraId="03ED1F77" w14:textId="274C637E">
      <w:pPr>
        <w:pStyle w:val="Heading1"/>
        <w:spacing w:before="0" w:line="312" w:lineRule="auto"/>
        <w:rPr>
          <w:rFonts w:eastAsia="Arial"/>
          <w:color w:val="000000" w:themeColor="text1"/>
          <w:lang w:val="en-IE"/>
        </w:rPr>
      </w:pPr>
      <w:bookmarkStart w:name="_Toc224121696" w:id="330"/>
      <w:r w:rsidRPr="75ED1DBF">
        <w:rPr>
          <w:rFonts w:eastAsia="Arial"/>
          <w:color w:val="000000" w:themeColor="text1"/>
        </w:rPr>
        <w:t xml:space="preserve">IDCC(d) – </w:t>
      </w:r>
      <w:r>
        <w:rPr>
          <w:rFonts w:eastAsia="Arial"/>
          <w:color w:val="000000" w:themeColor="text1"/>
        </w:rPr>
        <w:t>Pre-coupling process description</w:t>
      </w:r>
      <w:bookmarkEnd w:id="330"/>
    </w:p>
    <w:p w:rsidR="00244C40" w:rsidP="00244C40" w:rsidRDefault="00244C40" w14:paraId="450F3E73" w14:textId="77777777">
      <w:pPr>
        <w:spacing w:after="240"/>
        <w:rPr>
          <w:rFonts w:eastAsia="Arial" w:cs="Arial"/>
          <w:color w:val="000000" w:themeColor="text1"/>
        </w:rPr>
      </w:pPr>
      <w:r w:rsidRPr="44695FF1">
        <w:rPr>
          <w:rFonts w:eastAsia="Arial" w:cs="Arial"/>
          <w:color w:val="000000" w:themeColor="text1"/>
        </w:rPr>
        <w:t>Figure 2 illustrates the sequence of activities that the different parties involved in the pre-coupling process of IDCC(d) process have to perform. This global overview illustrates also clearly which kind of information each partner must send and receive.</w:t>
      </w:r>
    </w:p>
    <w:p w:rsidR="00244C40" w:rsidP="00244C40" w:rsidRDefault="00244C40" w14:paraId="74DB9DC9" w14:textId="77777777">
      <w:pPr>
        <w:spacing w:after="240"/>
      </w:pPr>
      <w:r>
        <w:rPr>
          <w:noProof/>
        </w:rPr>
        <w:drawing>
          <wp:inline distT="0" distB="0" distL="0" distR="0" wp14:anchorId="0F730A51" wp14:editId="1724C8C5">
            <wp:extent cx="5905502" cy="3524250"/>
            <wp:effectExtent l="0" t="0" r="0" b="0"/>
            <wp:docPr id="2002325787" name="Picture 200232578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25787" name="Picture 2002325787" descr="A diagram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05502" cy="3524250"/>
                    </a:xfrm>
                    <a:prstGeom prst="rect">
                      <a:avLst/>
                    </a:prstGeom>
                  </pic:spPr>
                </pic:pic>
              </a:graphicData>
            </a:graphic>
          </wp:inline>
        </w:drawing>
      </w:r>
    </w:p>
    <w:p w:rsidR="00244C40" w:rsidP="00244C40" w:rsidRDefault="00244C40" w14:paraId="28412A52" w14:textId="77777777">
      <w:pPr>
        <w:spacing w:after="240"/>
        <w:rPr>
          <w:rFonts w:eastAsia="Arial" w:cs="Arial"/>
          <w:color w:val="000000" w:themeColor="text1"/>
        </w:rPr>
      </w:pPr>
      <w:r w:rsidRPr="02BA803D">
        <w:rPr>
          <w:rFonts w:eastAsia="Arial" w:cs="Arial"/>
          <w:i/>
          <w:iCs/>
          <w:color w:val="000000" w:themeColor="text1"/>
        </w:rPr>
        <w:t>Figure 2</w:t>
      </w:r>
      <w:r w:rsidRPr="00244C40">
        <w:rPr>
          <w:rFonts w:eastAsia="Arial" w:cs="Arial"/>
          <w:i/>
          <w:iCs/>
          <w:color w:val="000000" w:themeColor="text1"/>
        </w:rPr>
        <w:t>: High Level Process flow for IDCC(d)</w:t>
      </w:r>
      <w:r w:rsidRPr="02BA803D">
        <w:rPr>
          <w:rFonts w:eastAsia="Arial" w:cs="Arial"/>
          <w:i/>
          <w:iCs/>
          <w:color w:val="000000" w:themeColor="text1"/>
        </w:rPr>
        <w:t xml:space="preserve"> (only Pre-coupling) with indicative timings.</w:t>
      </w:r>
    </w:p>
    <w:p w:rsidR="00244C40" w:rsidP="00244C40" w:rsidRDefault="00244C40" w14:paraId="670160D5" w14:textId="77777777">
      <w:pPr>
        <w:spacing w:after="240"/>
        <w:rPr>
          <w:rFonts w:eastAsia="Arial" w:cs="Arial"/>
          <w:color w:val="000000" w:themeColor="text1"/>
        </w:rPr>
      </w:pPr>
      <w:r w:rsidRPr="02BA803D">
        <w:rPr>
          <w:rFonts w:eastAsia="Arial" w:cs="Arial"/>
          <w:color w:val="000000" w:themeColor="text1"/>
        </w:rPr>
        <w:t>This chapter describes the coordinated preparation of grid constraints for IDCC(d), which are provided to the CCCt. The activities of this phase involve:</w:t>
      </w:r>
    </w:p>
    <w:p w:rsidR="00244C40" w:rsidP="00244C40" w:rsidRDefault="00244C40" w14:paraId="3AECAB70" w14:textId="77777777">
      <w:pPr>
        <w:pStyle w:val="ListParagraph"/>
        <w:spacing w:after="240"/>
        <w:rPr>
          <w:rFonts w:eastAsia="Arial"/>
          <w:bCs w:val="0"/>
          <w:color w:val="000000" w:themeColor="text1"/>
          <w:szCs w:val="20"/>
          <w:lang w:val="en-IE"/>
        </w:rPr>
      </w:pPr>
      <w:r w:rsidRPr="5CD4755F">
        <w:rPr>
          <w:rFonts w:eastAsia="Arial"/>
          <w:bCs w:val="0"/>
          <w:color w:val="000000" w:themeColor="text1"/>
          <w:szCs w:val="20"/>
        </w:rPr>
        <w:t xml:space="preserve">IDCF (Intraday Congestion Forecast): TSOs provide IGMs to RCCs (Coreso, TSCNET), who merge the IGMs and create a common grid model (CGM). CGM models are improved in function of RAs taken during the CSA (Coordinated Security Analysis) process. </w:t>
      </w:r>
    </w:p>
    <w:p w:rsidR="00244C40" w:rsidP="00244C40" w:rsidRDefault="00244C40" w14:paraId="2479BC49" w14:textId="77777777">
      <w:pPr>
        <w:pStyle w:val="ListParagraph"/>
        <w:spacing w:after="240"/>
        <w:rPr>
          <w:rFonts w:eastAsia="Arial"/>
          <w:bCs w:val="0"/>
          <w:color w:val="000000" w:themeColor="text1"/>
          <w:szCs w:val="20"/>
          <w:lang w:val="en-IE"/>
        </w:rPr>
      </w:pPr>
      <w:r w:rsidRPr="5CD4755F">
        <w:rPr>
          <w:rFonts w:eastAsia="Arial"/>
          <w:bCs w:val="0"/>
          <w:color w:val="000000" w:themeColor="text1"/>
          <w:szCs w:val="20"/>
        </w:rPr>
        <w:t>Initial FB Computation: performed in the CCCt by the CCC, based on input data from TSOs and RCCs</w:t>
      </w:r>
    </w:p>
    <w:p w:rsidR="00244C40" w:rsidP="00244C40" w:rsidRDefault="00244C40" w14:paraId="6D38F2C4" w14:textId="77777777">
      <w:pPr>
        <w:pStyle w:val="ListParagraph"/>
        <w:spacing w:after="240"/>
        <w:rPr>
          <w:rFonts w:eastAsia="Arial"/>
          <w:bCs w:val="0"/>
          <w:color w:val="000000" w:themeColor="text1"/>
          <w:szCs w:val="20"/>
          <w:lang w:val="en-IE"/>
        </w:rPr>
      </w:pPr>
      <w:r w:rsidRPr="5CD4755F">
        <w:rPr>
          <w:rFonts w:eastAsia="Arial"/>
          <w:bCs w:val="0"/>
          <w:color w:val="000000" w:themeColor="text1"/>
          <w:szCs w:val="20"/>
        </w:rPr>
        <w:t xml:space="preserve">Individual validation: step performed by each TSO to validate the initial FB results (and possibility to adjust them) </w:t>
      </w:r>
    </w:p>
    <w:p w:rsidR="00244C40" w:rsidP="00244C40" w:rsidRDefault="00244C40" w14:paraId="3CC63686" w14:textId="77777777">
      <w:pPr>
        <w:pStyle w:val="ListParagraph"/>
        <w:spacing w:after="240"/>
        <w:rPr>
          <w:rFonts w:eastAsia="Arial"/>
          <w:bCs w:val="0"/>
          <w:color w:val="000000" w:themeColor="text1"/>
          <w:szCs w:val="20"/>
          <w:lang w:val="en-IE"/>
        </w:rPr>
      </w:pPr>
      <w:r w:rsidRPr="5CD4755F">
        <w:rPr>
          <w:rFonts w:eastAsia="Arial"/>
          <w:bCs w:val="0"/>
          <w:color w:val="000000" w:themeColor="text1"/>
          <w:szCs w:val="20"/>
        </w:rPr>
        <w:t>Final FB Computation: computation performed in the CCCt by the CCC, based on updated CB files and ECs/ATCs sent from the Core TSOs.</w:t>
      </w:r>
    </w:p>
    <w:p w:rsidR="00244C40" w:rsidP="00244C40" w:rsidRDefault="00244C40" w14:paraId="1B268D1F" w14:textId="73E181B9">
      <w:pPr>
        <w:spacing w:after="240"/>
        <w:rPr>
          <w:rFonts w:eastAsia="Arial" w:cs="Arial"/>
          <w:color w:val="000000" w:themeColor="text1"/>
        </w:rPr>
      </w:pPr>
      <w:r w:rsidRPr="5CD4755F">
        <w:rPr>
          <w:rFonts w:eastAsia="Arial" w:cs="Arial"/>
          <w:color w:val="000000" w:themeColor="text1"/>
        </w:rPr>
        <w:t>The following subsections describe the normal process and identify links to back-up and fallback processes for IDCC(d). Backup processes are detailed at the end of each chapter in the grey table.</w:t>
      </w:r>
      <w:r>
        <w:rPr>
          <w:rFonts w:eastAsia="Arial" w:cs="Arial"/>
          <w:color w:val="000000" w:themeColor="text1"/>
        </w:rPr>
        <w:t xml:space="preserve"> For more detailed descriptions see the respective subsections in IDCC(b) (chapter </w:t>
      </w:r>
      <w:r w:rsidRPr="02BA803D">
        <w:rPr>
          <w:rFonts w:eastAsia="Arial" w:cs="Arial"/>
          <w:color w:val="000000" w:themeColor="text1"/>
        </w:rPr>
        <w:fldChar w:fldCharType="begin"/>
      </w:r>
      <w:r w:rsidRPr="02BA803D">
        <w:rPr>
          <w:rFonts w:eastAsia="Arial" w:cs="Arial"/>
          <w:color w:val="000000" w:themeColor="text1"/>
        </w:rPr>
        <w:instrText xml:space="preserve"> REF _Ref196438721 \r \h </w:instrText>
      </w:r>
      <w:r w:rsidRPr="02BA803D">
        <w:rPr>
          <w:rFonts w:eastAsia="Arial" w:cs="Arial"/>
          <w:color w:val="000000" w:themeColor="text1"/>
        </w:rPr>
      </w:r>
      <w:r w:rsidRPr="02BA803D">
        <w:rPr>
          <w:rFonts w:eastAsia="Arial" w:cs="Arial"/>
          <w:color w:val="000000" w:themeColor="text1"/>
        </w:rPr>
        <w:fldChar w:fldCharType="separate"/>
      </w:r>
      <w:r>
        <w:rPr>
          <w:rFonts w:eastAsia="Arial" w:cs="Arial"/>
          <w:color w:val="000000" w:themeColor="text1"/>
        </w:rPr>
        <w:t>6</w:t>
      </w:r>
      <w:r w:rsidRPr="02BA803D">
        <w:rPr>
          <w:rFonts w:eastAsia="Arial" w:cs="Arial"/>
          <w:color w:val="000000" w:themeColor="text1"/>
        </w:rPr>
        <w:fldChar w:fldCharType="end"/>
      </w:r>
      <w:r>
        <w:rPr>
          <w:rFonts w:eastAsia="Arial" w:cs="Arial"/>
          <w:color w:val="000000" w:themeColor="text1"/>
        </w:rPr>
        <w:t>).</w:t>
      </w:r>
    </w:p>
    <w:p w:rsidR="004F0303" w:rsidP="00244C40" w:rsidRDefault="004F0303" w14:paraId="335C1E2E" w14:textId="77777777">
      <w:pPr>
        <w:spacing w:after="240"/>
        <w:rPr>
          <w:rFonts w:eastAsia="Arial" w:cs="Arial"/>
          <w:color w:val="000000" w:themeColor="text1"/>
        </w:rPr>
      </w:pPr>
    </w:p>
    <w:p w:rsidR="00244C40" w:rsidP="00244C40" w:rsidRDefault="00244C40" w14:paraId="31009AF4" w14:textId="77777777">
      <w:pPr>
        <w:pStyle w:val="Heading2"/>
        <w:rPr>
          <w:lang w:val="en-IE"/>
        </w:rPr>
      </w:pPr>
      <w:bookmarkStart w:name="_Toc224121697" w:id="331"/>
      <w:r>
        <w:t>TSO Data Gathering</w:t>
      </w:r>
      <w:bookmarkEnd w:id="331"/>
      <w:r>
        <w:t xml:space="preserve"> </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45"/>
        <w:gridCol w:w="945"/>
        <w:gridCol w:w="825"/>
        <w:gridCol w:w="840"/>
        <w:gridCol w:w="855"/>
        <w:gridCol w:w="1135"/>
        <w:gridCol w:w="1135"/>
        <w:gridCol w:w="1135"/>
      </w:tblGrid>
      <w:tr w:rsidR="00244C40" w:rsidTr="007C2340" w14:paraId="7CB54D6B"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F45616C" w14:textId="77777777">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3B763D2" w14:textId="77777777">
            <w:pPr>
              <w:rPr>
                <w:rFonts w:eastAsia="Arial" w:cs="Arial"/>
                <w:sz w:val="14"/>
                <w:szCs w:val="14"/>
              </w:rPr>
            </w:pPr>
            <w:r w:rsidRPr="5CD4755F">
              <w:rPr>
                <w:rFonts w:eastAsia="Arial" w:cs="Arial"/>
                <w:color w:val="FFFFFF" w:themeColor="background1"/>
                <w:sz w:val="14"/>
                <w:szCs w:val="14"/>
              </w:rPr>
              <w:t>Owner</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D7D453B" w14:textId="77777777">
            <w:pPr>
              <w:rPr>
                <w:rFonts w:eastAsia="Arial" w:cs="Arial"/>
                <w:sz w:val="14"/>
                <w:szCs w:val="14"/>
              </w:rPr>
            </w:pPr>
            <w:r w:rsidRPr="5CD4755F">
              <w:rPr>
                <w:rFonts w:eastAsia="Arial" w:cs="Arial"/>
                <w:color w:val="FFFFFF" w:themeColor="background1"/>
                <w:sz w:val="14"/>
                <w:szCs w:val="14"/>
              </w:rPr>
              <w:t>Tool</w:t>
            </w:r>
          </w:p>
        </w:tc>
        <w:tc>
          <w:tcPr>
            <w:tcW w:w="82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9D5CF62" w14:textId="77777777">
            <w:pPr>
              <w:rPr>
                <w:rFonts w:eastAsia="Arial" w:cs="Arial"/>
                <w:sz w:val="14"/>
                <w:szCs w:val="14"/>
              </w:rPr>
            </w:pPr>
            <w:r w:rsidRPr="5CD4755F">
              <w:rPr>
                <w:rFonts w:eastAsia="Arial" w:cs="Arial"/>
                <w:color w:val="FFFFFF" w:themeColor="background1"/>
                <w:sz w:val="14"/>
                <w:szCs w:val="14"/>
              </w:rPr>
              <w:t>Target Start Time</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A81D277" w14:textId="77777777">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17426B3" w14:textId="77777777">
            <w:pPr>
              <w:rPr>
                <w:rFonts w:eastAsia="Arial" w:cs="Arial"/>
                <w:sz w:val="14"/>
                <w:szCs w:val="14"/>
              </w:rPr>
            </w:pPr>
            <w:r w:rsidRPr="5CD4755F">
              <w:rPr>
                <w:rFonts w:eastAsia="Arial" w:cs="Arial"/>
                <w:color w:val="FFFFFF" w:themeColor="background1"/>
                <w:sz w:val="14"/>
                <w:szCs w:val="14"/>
              </w:rPr>
              <w:t>Critical End Time</w:t>
            </w:r>
          </w:p>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FFD8A74"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264D273A" w14:textId="77777777">
        <w:trPr>
          <w:trHeight w:val="270"/>
        </w:trPr>
        <w:tc>
          <w:tcPr>
            <w:tcW w:w="1290" w:type="dxa"/>
            <w:vMerge/>
            <w:vAlign w:val="center"/>
          </w:tcPr>
          <w:p w:rsidR="00244C40" w:rsidP="007C2340" w:rsidRDefault="00244C40" w14:paraId="5267F470" w14:textId="77777777"/>
        </w:tc>
        <w:tc>
          <w:tcPr>
            <w:tcW w:w="945" w:type="dxa"/>
            <w:vMerge/>
            <w:vAlign w:val="center"/>
          </w:tcPr>
          <w:p w:rsidR="00244C40" w:rsidP="007C2340" w:rsidRDefault="00244C40" w14:paraId="79193C2F" w14:textId="77777777"/>
        </w:tc>
        <w:tc>
          <w:tcPr>
            <w:tcW w:w="945" w:type="dxa"/>
            <w:vMerge/>
            <w:vAlign w:val="center"/>
          </w:tcPr>
          <w:p w:rsidR="00244C40" w:rsidP="007C2340" w:rsidRDefault="00244C40" w14:paraId="5826CC90" w14:textId="77777777"/>
        </w:tc>
        <w:tc>
          <w:tcPr>
            <w:tcW w:w="825" w:type="dxa"/>
            <w:vMerge/>
            <w:vAlign w:val="center"/>
          </w:tcPr>
          <w:p w:rsidR="00244C40" w:rsidP="007C2340" w:rsidRDefault="00244C40" w14:paraId="638282F5" w14:textId="77777777"/>
        </w:tc>
        <w:tc>
          <w:tcPr>
            <w:tcW w:w="840" w:type="dxa"/>
            <w:vMerge/>
            <w:vAlign w:val="center"/>
          </w:tcPr>
          <w:p w:rsidR="00244C40" w:rsidP="007C2340" w:rsidRDefault="00244C40" w14:paraId="20E6D842" w14:textId="77777777"/>
        </w:tc>
        <w:tc>
          <w:tcPr>
            <w:tcW w:w="855" w:type="dxa"/>
            <w:vMerge/>
            <w:vAlign w:val="center"/>
          </w:tcPr>
          <w:p w:rsidR="00244C40" w:rsidP="007C2340" w:rsidRDefault="00244C40" w14:paraId="53031AFE"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92F52E6" w14:textId="77777777">
            <w:pPr>
              <w:rPr>
                <w:rFonts w:eastAsia="Arial" w:cs="Arial"/>
                <w:sz w:val="14"/>
                <w:szCs w:val="14"/>
              </w:rPr>
            </w:pPr>
            <w:r w:rsidRPr="5CD4755F">
              <w:rPr>
                <w:rFonts w:eastAsia="Arial" w:cs="Arial"/>
                <w:color w:val="FFFFFF" w:themeColor="background1"/>
                <w:sz w:val="14"/>
                <w:szCs w:val="14"/>
              </w:rPr>
              <w:t>Input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78C061D" w14:textId="77777777">
            <w:pPr>
              <w:rPr>
                <w:rFonts w:eastAsia="Arial" w:cs="Arial"/>
                <w:sz w:val="14"/>
                <w:szCs w:val="14"/>
              </w:rPr>
            </w:pPr>
            <w:r w:rsidRPr="5CD4755F">
              <w:rPr>
                <w:rFonts w:eastAsia="Arial" w:cs="Arial"/>
                <w:color w:val="FFFFFF" w:themeColor="background1"/>
                <w:sz w:val="14"/>
                <w:szCs w:val="14"/>
              </w:rPr>
              <w:t>Output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1D36819"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6349011B"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8E6B2FC" w14:textId="77777777">
            <w:pPr>
              <w:rPr>
                <w:rFonts w:eastAsia="Arial" w:cs="Arial"/>
                <w:sz w:val="14"/>
                <w:szCs w:val="14"/>
              </w:rPr>
            </w:pPr>
            <w:r w:rsidRPr="5CD4755F">
              <w:rPr>
                <w:rFonts w:eastAsia="Arial" w:cs="Arial"/>
                <w:sz w:val="14"/>
                <w:szCs w:val="14"/>
              </w:rPr>
              <w:t>Open Initial TSO Data Receiving Step</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56D795D" w14:textId="77777777">
            <w:pPr>
              <w:rPr>
                <w:rFonts w:eastAsia="Arial" w:cs="Arial"/>
                <w:sz w:val="14"/>
                <w:szCs w:val="14"/>
              </w:rPr>
            </w:pPr>
            <w:r w:rsidRPr="5CD4755F">
              <w:rPr>
                <w:rFonts w:eastAsia="Arial" w:cs="Arial"/>
                <w:sz w:val="14"/>
                <w:szCs w:val="14"/>
              </w:rPr>
              <w:t>CCC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3D5BC61" w14:textId="77777777">
            <w:pPr>
              <w:rPr>
                <w:rFonts w:eastAsia="Arial" w:cs="Arial"/>
                <w:sz w:val="14"/>
                <w:szCs w:val="14"/>
              </w:rPr>
            </w:pPr>
            <w:r w:rsidRPr="5CD4755F">
              <w:rPr>
                <w:rFonts w:eastAsia="Arial" w:cs="Arial"/>
                <w:sz w:val="14"/>
                <w:szCs w:val="14"/>
              </w:rPr>
              <w:t>CCCt</w:t>
            </w:r>
          </w:p>
        </w:tc>
        <w:tc>
          <w:tcPr>
            <w:tcW w:w="252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9A895AE" w14:textId="77777777">
            <w:pPr>
              <w:rPr>
                <w:rFonts w:eastAsia="Arial" w:cs="Arial"/>
                <w:sz w:val="14"/>
                <w:szCs w:val="14"/>
              </w:rPr>
            </w:pPr>
          </w:p>
          <w:p w:rsidR="00244C40" w:rsidP="007C2340" w:rsidRDefault="00244C40" w14:paraId="2382EFC8" w14:textId="77777777">
            <w:pPr>
              <w:rPr>
                <w:rFonts w:eastAsia="Arial" w:cs="Arial"/>
                <w:sz w:val="14"/>
                <w:szCs w:val="14"/>
              </w:rPr>
            </w:pPr>
            <w:r w:rsidRPr="5CD4755F">
              <w:rPr>
                <w:rFonts w:eastAsia="Arial" w:cs="Arial"/>
                <w:sz w:val="14"/>
                <w:szCs w:val="14"/>
              </w:rPr>
              <w:t>See HLBP timetable as referred to under ‘2. Related documents’</w:t>
            </w:r>
          </w:p>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1358EA4" w14:textId="77777777">
            <w:pPr>
              <w:rPr>
                <w:rFonts w:eastAsia="Arial" w:cs="Arial"/>
                <w:sz w:val="14"/>
                <w:szCs w:val="14"/>
              </w:rPr>
            </w:pPr>
            <w:r w:rsidRPr="5CD4755F">
              <w:rPr>
                <w:rFonts w:eastAsia="Arial" w:cs="Arial"/>
                <w:sz w:val="14"/>
                <w:szCs w:val="14"/>
              </w:rPr>
              <w:t xml:space="preserve">- </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EAE1241"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6FF1802" w14:textId="77777777">
            <w:pPr>
              <w:rPr>
                <w:rFonts w:eastAsia="Arial" w:cs="Arial"/>
                <w:sz w:val="14"/>
                <w:szCs w:val="14"/>
              </w:rPr>
            </w:pPr>
            <w:r w:rsidRPr="5CD4755F">
              <w:rPr>
                <w:rFonts w:eastAsia="Arial" w:cs="Arial"/>
                <w:sz w:val="14"/>
                <w:szCs w:val="14"/>
              </w:rPr>
              <w:t>-</w:t>
            </w:r>
          </w:p>
        </w:tc>
      </w:tr>
      <w:tr w:rsidR="00244C40" w:rsidTr="007C2340" w14:paraId="1C3E2CB3"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2BC56BC" w14:textId="77777777">
            <w:pPr>
              <w:rPr>
                <w:rFonts w:eastAsia="Arial" w:cs="Arial"/>
                <w:sz w:val="14"/>
                <w:szCs w:val="14"/>
              </w:rPr>
            </w:pPr>
            <w:r w:rsidRPr="5CD4755F">
              <w:rPr>
                <w:rFonts w:eastAsia="Arial" w:cs="Arial"/>
                <w:sz w:val="14"/>
                <w:szCs w:val="14"/>
              </w:rPr>
              <w:t>Create Initial version of CO Dictionary</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E580952"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26A49E8" w14:textId="77777777">
            <w:pPr>
              <w:rPr>
                <w:rFonts w:eastAsia="Arial" w:cs="Arial"/>
                <w:sz w:val="14"/>
                <w:szCs w:val="14"/>
              </w:rPr>
            </w:pPr>
            <w:r w:rsidRPr="5CD4755F">
              <w:rPr>
                <w:rFonts w:eastAsia="Arial" w:cs="Arial"/>
                <w:sz w:val="14"/>
                <w:szCs w:val="14"/>
              </w:rPr>
              <w:t>CCCt</w:t>
            </w:r>
          </w:p>
        </w:tc>
        <w:tc>
          <w:tcPr>
            <w:tcW w:w="2520" w:type="dxa"/>
            <w:gridSpan w:val="3"/>
            <w:vMerge/>
            <w:vAlign w:val="center"/>
          </w:tcPr>
          <w:p w:rsidR="00244C40" w:rsidP="007C2340" w:rsidRDefault="00244C40" w14:paraId="22A24630"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66B7169" w14:textId="77777777">
            <w:pPr>
              <w:rPr>
                <w:rFonts w:eastAsia="Arial" w:cs="Arial"/>
                <w:sz w:val="14"/>
                <w:szCs w:val="14"/>
              </w:rPr>
            </w:pPr>
            <w:r w:rsidRPr="5CD4755F">
              <w:rPr>
                <w:rFonts w:eastAsia="Arial" w:cs="Arial"/>
                <w:sz w:val="14"/>
                <w:szCs w:val="14"/>
              </w:rPr>
              <w:t xml:space="preserve"> -</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2EA980C" w14:textId="77777777">
            <w:pPr>
              <w:rPr>
                <w:rFonts w:eastAsia="Arial" w:cs="Arial"/>
                <w:sz w:val="14"/>
                <w:szCs w:val="14"/>
              </w:rPr>
            </w:pPr>
            <w:r w:rsidRPr="5CD4755F">
              <w:rPr>
                <w:rFonts w:eastAsia="Arial" w:cs="Arial"/>
                <w:sz w:val="14"/>
                <w:szCs w:val="14"/>
              </w:rPr>
              <w:t xml:space="preserve">CO Dictionary </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CD7C21A" w14:textId="77777777">
            <w:pPr>
              <w:rPr>
                <w:rFonts w:eastAsia="Arial" w:cs="Arial"/>
                <w:sz w:val="14"/>
                <w:szCs w:val="14"/>
              </w:rPr>
            </w:pPr>
            <w:r w:rsidRPr="5CD4755F">
              <w:rPr>
                <w:rFonts w:eastAsia="Arial" w:cs="Arial"/>
                <w:sz w:val="14"/>
                <w:szCs w:val="14"/>
              </w:rPr>
              <w:t xml:space="preserve">TSOs </w:t>
            </w:r>
          </w:p>
        </w:tc>
      </w:tr>
      <w:tr w:rsidR="00244C40" w:rsidTr="007C2340" w14:paraId="7938E580"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8458CEC" w14:textId="77777777">
            <w:pPr>
              <w:rPr>
                <w:rFonts w:eastAsia="Arial" w:cs="Arial"/>
                <w:sz w:val="14"/>
                <w:szCs w:val="14"/>
              </w:rPr>
            </w:pPr>
            <w:r w:rsidRPr="5CD4755F">
              <w:rPr>
                <w:rFonts w:eastAsia="Arial" w:cs="Arial"/>
                <w:sz w:val="14"/>
                <w:szCs w:val="14"/>
              </w:rPr>
              <w:t>Open Individual Validation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F3BEE8F"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93BBFF5" w14:textId="77777777">
            <w:pPr>
              <w:rPr>
                <w:rFonts w:eastAsia="Arial" w:cs="Arial"/>
                <w:sz w:val="14"/>
                <w:szCs w:val="14"/>
              </w:rPr>
            </w:pPr>
            <w:r w:rsidRPr="5CD4755F">
              <w:rPr>
                <w:rFonts w:eastAsia="Arial" w:cs="Arial"/>
                <w:sz w:val="14"/>
                <w:szCs w:val="14"/>
              </w:rPr>
              <w:t>CCCt</w:t>
            </w:r>
          </w:p>
        </w:tc>
        <w:tc>
          <w:tcPr>
            <w:tcW w:w="2520" w:type="dxa"/>
            <w:gridSpan w:val="3"/>
            <w:vMerge/>
            <w:vAlign w:val="center"/>
          </w:tcPr>
          <w:p w:rsidR="00244C40" w:rsidP="007C2340" w:rsidRDefault="00244C40" w14:paraId="04401C4F"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A8AB162" w14:textId="77777777">
            <w:pPr>
              <w:rPr>
                <w:rFonts w:eastAsia="Arial" w:cs="Arial"/>
                <w:sz w:val="14"/>
                <w:szCs w:val="14"/>
              </w:rPr>
            </w:pPr>
            <w:r w:rsidRPr="5CD4755F">
              <w:rPr>
                <w:rFonts w:eastAsia="Arial" w:cs="Arial"/>
                <w:sz w:val="14"/>
                <w:szCs w:val="14"/>
              </w:rPr>
              <w:t>TSOs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5C3B64C"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0355634" w14:textId="77777777">
            <w:pPr>
              <w:rPr>
                <w:rFonts w:eastAsia="Arial" w:cs="Arial"/>
                <w:sz w:val="14"/>
                <w:szCs w:val="14"/>
              </w:rPr>
            </w:pPr>
            <w:r w:rsidRPr="5CD4755F">
              <w:rPr>
                <w:rFonts w:eastAsia="Arial" w:cs="Arial"/>
                <w:sz w:val="14"/>
                <w:szCs w:val="14"/>
              </w:rPr>
              <w:t>-</w:t>
            </w:r>
          </w:p>
        </w:tc>
      </w:tr>
      <w:tr w:rsidR="00BB29A7" w:rsidTr="007C2340" w14:paraId="6C4DD081"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BB29A7" w:rsidP="007C2340" w:rsidRDefault="00BB29A7" w14:paraId="0C297C6D" w14:textId="1A27736A">
            <w:pPr>
              <w:rPr>
                <w:rFonts w:eastAsia="Arial" w:cs="Arial"/>
                <w:sz w:val="14"/>
                <w:szCs w:val="14"/>
              </w:rPr>
            </w:pPr>
            <w:r>
              <w:rPr>
                <w:rFonts w:eastAsia="Arial" w:cs="Arial"/>
                <w:sz w:val="14"/>
                <w:szCs w:val="14"/>
              </w:rPr>
              <w:t>Create initial version of Fallback Report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BB29A7" w:rsidP="007C2340" w:rsidRDefault="00BB29A7" w14:paraId="2E9711C7" w14:textId="6078A2A0">
            <w:pPr>
              <w:rPr>
                <w:rFonts w:eastAsia="Arial" w:cs="Arial"/>
                <w:sz w:val="14"/>
                <w:szCs w:val="14"/>
              </w:rPr>
            </w:pPr>
            <w:r>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BB29A7" w:rsidP="007C2340" w:rsidRDefault="00BB29A7" w14:paraId="7491D143" w14:textId="156C6B41">
            <w:pPr>
              <w:rPr>
                <w:rFonts w:eastAsia="Arial" w:cs="Arial"/>
                <w:sz w:val="14"/>
                <w:szCs w:val="14"/>
              </w:rPr>
            </w:pPr>
            <w:r>
              <w:rPr>
                <w:rFonts w:eastAsia="Arial" w:cs="Arial"/>
                <w:sz w:val="14"/>
                <w:szCs w:val="14"/>
              </w:rPr>
              <w:t>CCCt</w:t>
            </w:r>
          </w:p>
        </w:tc>
        <w:tc>
          <w:tcPr>
            <w:tcW w:w="2520" w:type="dxa"/>
            <w:gridSpan w:val="3"/>
            <w:vMerge/>
            <w:vAlign w:val="center"/>
          </w:tcPr>
          <w:p w:rsidR="00BB29A7" w:rsidP="007C2340" w:rsidRDefault="00BB29A7" w14:paraId="1915EC9B"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BB29A7" w:rsidP="007C2340" w:rsidRDefault="00BB29A7" w14:paraId="7922B41F" w14:textId="6737ED8B">
            <w:pPr>
              <w:rPr>
                <w:rFonts w:eastAsia="Arial" w:cs="Arial"/>
                <w:sz w:val="14"/>
                <w:szCs w:val="14"/>
              </w:rPr>
            </w:pPr>
            <w:r>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BB29A7" w:rsidP="007C2340" w:rsidRDefault="00BB29A7" w14:paraId="436503D8" w14:textId="42D6786C">
            <w:pPr>
              <w:rPr>
                <w:rFonts w:eastAsia="Arial" w:cs="Arial"/>
                <w:sz w:val="14"/>
                <w:szCs w:val="14"/>
              </w:rPr>
            </w:pPr>
            <w:r>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BB29A7" w:rsidP="007C2340" w:rsidRDefault="00BB29A7" w14:paraId="1551559B" w14:textId="38D6A233">
            <w:pPr>
              <w:rPr>
                <w:rFonts w:eastAsia="Arial" w:cs="Arial"/>
                <w:sz w:val="14"/>
                <w:szCs w:val="14"/>
              </w:rPr>
            </w:pPr>
            <w:r>
              <w:rPr>
                <w:rFonts w:eastAsia="Arial" w:cs="Arial"/>
                <w:sz w:val="14"/>
                <w:szCs w:val="14"/>
              </w:rPr>
              <w:t>-</w:t>
            </w:r>
          </w:p>
        </w:tc>
      </w:tr>
      <w:tr w:rsidR="00244C40" w:rsidTr="007C2340" w14:paraId="22A6FA94"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6C94CD3" w14:textId="77777777">
            <w:pPr>
              <w:rPr>
                <w:rFonts w:eastAsia="Arial" w:cs="Arial"/>
                <w:sz w:val="14"/>
                <w:szCs w:val="14"/>
              </w:rPr>
            </w:pPr>
            <w:r w:rsidRPr="5CD4755F">
              <w:rPr>
                <w:rFonts w:eastAsia="Arial" w:cs="Arial"/>
                <w:sz w:val="14"/>
                <w:szCs w:val="14"/>
              </w:rPr>
              <w:t>Open gates for forwarding of NTCs from TSO</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394EEBA"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39738A0" w14:textId="77777777">
            <w:pPr>
              <w:rPr>
                <w:rFonts w:eastAsia="Arial" w:cs="Arial"/>
                <w:sz w:val="14"/>
                <w:szCs w:val="14"/>
              </w:rPr>
            </w:pPr>
            <w:r w:rsidRPr="5CD4755F">
              <w:rPr>
                <w:rFonts w:eastAsia="Arial" w:cs="Arial"/>
                <w:sz w:val="14"/>
                <w:szCs w:val="14"/>
              </w:rPr>
              <w:t>CCCt</w:t>
            </w:r>
          </w:p>
        </w:tc>
        <w:tc>
          <w:tcPr>
            <w:tcW w:w="2520" w:type="dxa"/>
            <w:gridSpan w:val="3"/>
            <w:vMerge/>
            <w:vAlign w:val="center"/>
          </w:tcPr>
          <w:p w:rsidR="00244C40" w:rsidP="007C2340" w:rsidRDefault="00244C40" w14:paraId="1B6430E9"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DB52BDD" w14:textId="77777777">
            <w:pPr>
              <w:rPr>
                <w:rFonts w:eastAsia="Arial" w:cs="Arial"/>
                <w:sz w:val="14"/>
                <w:szCs w:val="14"/>
              </w:rPr>
            </w:pP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A60B997" w14:textId="77777777">
            <w:pPr>
              <w:rPr>
                <w:rFonts w:eastAsia="Arial" w:cs="Arial"/>
                <w:sz w:val="14"/>
                <w:szCs w:val="14"/>
              </w:rPr>
            </w:pP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BBCBCE2" w14:textId="77777777">
            <w:pPr>
              <w:rPr>
                <w:rFonts w:eastAsia="Arial" w:cs="Arial"/>
                <w:sz w:val="14"/>
                <w:szCs w:val="14"/>
              </w:rPr>
            </w:pPr>
          </w:p>
        </w:tc>
      </w:tr>
      <w:tr w:rsidR="00244C40" w:rsidTr="007C2340" w14:paraId="3B1ACC27"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AE7B663" w14:textId="77777777">
            <w:pPr>
              <w:rPr>
                <w:rFonts w:eastAsia="Arial" w:cs="Arial"/>
                <w:sz w:val="14"/>
                <w:szCs w:val="14"/>
              </w:rPr>
            </w:pPr>
            <w:r w:rsidRPr="5CD4755F">
              <w:rPr>
                <w:rFonts w:eastAsia="Arial" w:cs="Arial"/>
                <w:sz w:val="14"/>
                <w:szCs w:val="14"/>
              </w:rPr>
              <w:t>Enable forwarding of NTC from TSO</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64CDDC4"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DE46DF5" w14:textId="77777777">
            <w:pPr>
              <w:rPr>
                <w:rFonts w:eastAsia="Arial" w:cs="Arial"/>
                <w:sz w:val="14"/>
                <w:szCs w:val="14"/>
              </w:rPr>
            </w:pPr>
            <w:r w:rsidRPr="5CD4755F">
              <w:rPr>
                <w:rFonts w:eastAsia="Arial" w:cs="Arial"/>
                <w:sz w:val="14"/>
                <w:szCs w:val="14"/>
              </w:rPr>
              <w:t>CCCt</w:t>
            </w:r>
          </w:p>
        </w:tc>
        <w:tc>
          <w:tcPr>
            <w:tcW w:w="2520" w:type="dxa"/>
            <w:gridSpan w:val="3"/>
            <w:vMerge/>
            <w:vAlign w:val="center"/>
          </w:tcPr>
          <w:p w:rsidR="00244C40" w:rsidP="007C2340" w:rsidRDefault="00244C40" w14:paraId="6F5B5453"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DBEEBD1" w14:textId="77777777">
            <w:pPr>
              <w:rPr>
                <w:rFonts w:eastAsia="Arial" w:cs="Arial"/>
                <w:sz w:val="14"/>
                <w:szCs w:val="14"/>
              </w:rPr>
            </w:pP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069678C" w14:textId="77777777">
            <w:pPr>
              <w:rPr>
                <w:rFonts w:eastAsia="Arial" w:cs="Arial"/>
                <w:sz w:val="14"/>
                <w:szCs w:val="14"/>
              </w:rPr>
            </w:pP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6B64FA9" w14:textId="77777777">
            <w:pPr>
              <w:rPr>
                <w:rFonts w:eastAsia="Arial" w:cs="Arial"/>
                <w:sz w:val="14"/>
                <w:szCs w:val="14"/>
              </w:rPr>
            </w:pPr>
          </w:p>
        </w:tc>
      </w:tr>
      <w:tr w:rsidR="00244C40" w:rsidTr="007C2340" w14:paraId="7EBFD856"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E16D222" w14:textId="77777777">
            <w:pPr>
              <w:rPr>
                <w:rFonts w:eastAsia="Arial" w:cs="Arial"/>
                <w:sz w:val="14"/>
                <w:szCs w:val="14"/>
              </w:rPr>
            </w:pPr>
            <w:r w:rsidRPr="5CD4755F">
              <w:rPr>
                <w:rFonts w:eastAsia="Arial" w:cs="Arial"/>
                <w:sz w:val="14"/>
                <w:szCs w:val="14"/>
              </w:rPr>
              <w:t>Close gates for DA replacement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C880D4A"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A72866F" w14:textId="77777777">
            <w:pPr>
              <w:rPr>
                <w:rFonts w:eastAsia="Arial" w:cs="Arial"/>
                <w:sz w:val="14"/>
                <w:szCs w:val="14"/>
              </w:rPr>
            </w:pPr>
            <w:r w:rsidRPr="5CD4755F">
              <w:rPr>
                <w:rFonts w:eastAsia="Arial" w:cs="Arial"/>
                <w:sz w:val="14"/>
                <w:szCs w:val="14"/>
              </w:rPr>
              <w:t>CCCt</w:t>
            </w:r>
          </w:p>
        </w:tc>
        <w:tc>
          <w:tcPr>
            <w:tcW w:w="2520" w:type="dxa"/>
            <w:gridSpan w:val="3"/>
            <w:vMerge/>
            <w:vAlign w:val="center"/>
          </w:tcPr>
          <w:p w:rsidR="00244C40" w:rsidP="007C2340" w:rsidRDefault="00244C40" w14:paraId="069C0CCC"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BA391A1" w14:textId="77777777">
            <w:pPr>
              <w:rPr>
                <w:rFonts w:eastAsia="Arial" w:cs="Arial"/>
                <w:sz w:val="14"/>
                <w:szCs w:val="14"/>
              </w:rPr>
            </w:pPr>
            <w:r w:rsidRPr="5CD4755F">
              <w:rPr>
                <w:rFonts w:eastAsia="Arial" w:cs="Arial"/>
                <w:sz w:val="14"/>
                <w:szCs w:val="14"/>
              </w:rPr>
              <w:t xml:space="preserve"> Merged GLSK, EC/ATC, CBs, AC; CO Dictionary, FB Domain, CGM DQC,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D1684B6"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3EE0EF0" w14:textId="77777777">
            <w:pPr>
              <w:rPr>
                <w:rFonts w:eastAsia="Arial" w:cs="Arial"/>
                <w:sz w:val="14"/>
                <w:szCs w:val="14"/>
              </w:rPr>
            </w:pPr>
            <w:r w:rsidRPr="5CD4755F">
              <w:rPr>
                <w:rFonts w:eastAsia="Arial" w:cs="Arial"/>
                <w:sz w:val="14"/>
                <w:szCs w:val="14"/>
              </w:rPr>
              <w:t>DA CCCt</w:t>
            </w:r>
          </w:p>
        </w:tc>
      </w:tr>
      <w:tr w:rsidR="00244C40" w:rsidTr="007C2340" w14:paraId="16446EA9"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0DB6291" w14:textId="77777777">
            <w:pPr>
              <w:rPr>
                <w:rFonts w:eastAsia="Arial" w:cs="Arial"/>
                <w:sz w:val="14"/>
                <w:szCs w:val="14"/>
              </w:rPr>
            </w:pPr>
            <w:r w:rsidRPr="5CD4755F">
              <w:rPr>
                <w:rFonts w:eastAsia="Arial" w:cs="Arial"/>
                <w:sz w:val="14"/>
                <w:szCs w:val="14"/>
              </w:rPr>
              <w:t>Distribution of DA domain for fallback</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B6109CD"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4C1CEFE" w14:textId="77777777">
            <w:pPr>
              <w:rPr>
                <w:rFonts w:eastAsia="Arial" w:cs="Arial"/>
                <w:sz w:val="14"/>
                <w:szCs w:val="14"/>
              </w:rPr>
            </w:pPr>
            <w:r w:rsidRPr="5CD4755F">
              <w:rPr>
                <w:rFonts w:eastAsia="Arial" w:cs="Arial"/>
                <w:sz w:val="14"/>
                <w:szCs w:val="14"/>
              </w:rPr>
              <w:t>CCCt</w:t>
            </w:r>
          </w:p>
        </w:tc>
        <w:tc>
          <w:tcPr>
            <w:tcW w:w="2520" w:type="dxa"/>
            <w:gridSpan w:val="3"/>
            <w:vMerge/>
            <w:vAlign w:val="center"/>
          </w:tcPr>
          <w:p w:rsidR="00244C40" w:rsidP="007C2340" w:rsidRDefault="00244C40" w14:paraId="4A2ED817"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224C0E7"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7090986" w14:textId="77777777">
            <w:pPr>
              <w:rPr>
                <w:rFonts w:eastAsia="Arial" w:cs="Arial"/>
                <w:sz w:val="14"/>
                <w:szCs w:val="14"/>
              </w:rPr>
            </w:pPr>
            <w:r w:rsidRPr="5CD4755F">
              <w:rPr>
                <w:rFonts w:eastAsia="Arial" w:cs="Arial"/>
                <w:sz w:val="14"/>
                <w:szCs w:val="14"/>
              </w:rPr>
              <w:t>RefProg, DA Domain</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0BF4EF3" w14:textId="77777777">
            <w:pPr>
              <w:rPr>
                <w:rFonts w:eastAsia="Arial" w:cs="Arial"/>
                <w:sz w:val="14"/>
                <w:szCs w:val="14"/>
              </w:rPr>
            </w:pPr>
            <w:r w:rsidRPr="5CD4755F">
              <w:rPr>
                <w:rFonts w:eastAsia="Arial" w:cs="Arial"/>
                <w:sz w:val="14"/>
                <w:szCs w:val="14"/>
              </w:rPr>
              <w:t>TSOs</w:t>
            </w:r>
          </w:p>
        </w:tc>
      </w:tr>
    </w:tbl>
    <w:p w:rsidR="00244C40" w:rsidP="00244C40" w:rsidRDefault="00244C40" w14:paraId="5A560D94" w14:textId="77777777">
      <w:pPr>
        <w:pStyle w:val="Heading3"/>
        <w:rPr>
          <w:lang w:val="en-IE"/>
        </w:rPr>
      </w:pPr>
      <w:r w:rsidRPr="5CD4755F">
        <w:t>Backup and Fallback processes</w:t>
      </w:r>
    </w:p>
    <w:p w:rsidR="00244C40" w:rsidP="00244C40" w:rsidRDefault="00244C40" w14:paraId="3253CBD8" w14:textId="77777777">
      <w:pPr>
        <w:spacing w:after="240"/>
        <w:rPr>
          <w:rFonts w:eastAsia="Arial" w:cs="Arial"/>
          <w:color w:val="000000" w:themeColor="text1"/>
        </w:rPr>
      </w:pPr>
      <w:r w:rsidRPr="5CD4755F">
        <w:rPr>
          <w:rFonts w:eastAsia="Arial" w:cs="Arial"/>
          <w:color w:val="000000" w:themeColor="text1"/>
        </w:rPr>
        <w:t xml:space="preserve">As soon as an issue with the CCCt is identified (e.g. blocking the process to run normally), the CCC must call or email Unicorn Core helpdesk. </w:t>
      </w:r>
    </w:p>
    <w:p w:rsidR="00244C40" w:rsidP="00244C40" w:rsidRDefault="00244C40" w14:paraId="53BFF895" w14:textId="77777777">
      <w:pPr>
        <w:spacing w:after="240"/>
        <w:rPr>
          <w:rFonts w:eastAsia="Arial" w:cs="Arial"/>
          <w:color w:val="000000" w:themeColor="text1"/>
        </w:rPr>
      </w:pPr>
      <w:r w:rsidRPr="5CD4755F">
        <w:rPr>
          <w:rFonts w:eastAsia="Arial" w:cs="Arial"/>
          <w:color w:val="000000" w:themeColor="text1"/>
        </w:rPr>
        <w:t>In case the issue is due to missing input data, please refer to the following backups and execute them before the indicated CET:</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20"/>
        <w:gridCol w:w="795"/>
        <w:gridCol w:w="1365"/>
        <w:gridCol w:w="3780"/>
        <w:gridCol w:w="720"/>
        <w:gridCol w:w="1065"/>
        <w:gridCol w:w="788"/>
      </w:tblGrid>
      <w:tr w:rsidR="00244C40" w:rsidTr="6351AB12" w14:paraId="3C1237BF" w14:textId="77777777">
        <w:trPr>
          <w:trHeight w:val="525"/>
        </w:trPr>
        <w:tc>
          <w:tcPr>
            <w:tcW w:w="720"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06B0412D" w14:textId="77777777">
            <w:pPr>
              <w:rPr>
                <w:rFonts w:eastAsia="Arial" w:cs="Arial"/>
                <w:sz w:val="14"/>
                <w:szCs w:val="14"/>
              </w:rPr>
            </w:pPr>
            <w:r w:rsidRPr="5CD4755F">
              <w:rPr>
                <w:rFonts w:eastAsia="Arial" w:cs="Arial"/>
                <w:color w:val="FFFFFF" w:themeColor="background1"/>
                <w:sz w:val="14"/>
                <w:szCs w:val="14"/>
              </w:rPr>
              <w:t>Backup ID</w:t>
            </w:r>
          </w:p>
        </w:tc>
        <w:tc>
          <w:tcPr>
            <w:tcW w:w="79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2C1150B" w14:textId="77777777">
            <w:pPr>
              <w:rPr>
                <w:rFonts w:eastAsia="Arial" w:cs="Arial"/>
                <w:sz w:val="14"/>
                <w:szCs w:val="14"/>
              </w:rPr>
            </w:pPr>
            <w:r w:rsidRPr="5CD4755F">
              <w:rPr>
                <w:rFonts w:eastAsia="Arial" w:cs="Arial"/>
                <w:color w:val="FFFFFF" w:themeColor="background1"/>
                <w:sz w:val="14"/>
                <w:szCs w:val="14"/>
              </w:rPr>
              <w:t>Process Step</w:t>
            </w:r>
          </w:p>
        </w:tc>
        <w:tc>
          <w:tcPr>
            <w:tcW w:w="13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4511B97" w14:textId="77777777">
            <w:pPr>
              <w:rPr>
                <w:rFonts w:eastAsia="Arial" w:cs="Arial"/>
                <w:sz w:val="14"/>
                <w:szCs w:val="14"/>
              </w:rPr>
            </w:pPr>
            <w:r w:rsidRPr="5CD4755F">
              <w:rPr>
                <w:rFonts w:eastAsia="Arial" w:cs="Arial"/>
                <w:color w:val="FFFFFF" w:themeColor="background1"/>
                <w:sz w:val="14"/>
                <w:szCs w:val="14"/>
              </w:rPr>
              <w:t>Description</w:t>
            </w:r>
          </w:p>
        </w:tc>
        <w:tc>
          <w:tcPr>
            <w:tcW w:w="378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69C4C78" w14:textId="77777777">
            <w:pPr>
              <w:rPr>
                <w:rFonts w:eastAsia="Arial" w:cs="Arial"/>
                <w:sz w:val="14"/>
                <w:szCs w:val="14"/>
              </w:rPr>
            </w:pPr>
            <w:r w:rsidRPr="5CD4755F">
              <w:rPr>
                <w:rFonts w:eastAsia="Arial" w:cs="Arial"/>
                <w:color w:val="FFFFFF" w:themeColor="background1"/>
                <w:sz w:val="14"/>
                <w:szCs w:val="14"/>
              </w:rPr>
              <w:t>Solution/Action</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552E5E8D" w14:textId="77777777">
            <w:pPr>
              <w:rPr>
                <w:rFonts w:eastAsia="Arial" w:cs="Arial"/>
                <w:sz w:val="14"/>
                <w:szCs w:val="14"/>
              </w:rPr>
            </w:pPr>
            <w:r w:rsidRPr="5CD4755F">
              <w:rPr>
                <w:rFonts w:eastAsia="Arial" w:cs="Arial"/>
                <w:color w:val="FFFFFF" w:themeColor="background1"/>
                <w:sz w:val="14"/>
                <w:szCs w:val="14"/>
              </w:rPr>
              <w:t>Owner</w:t>
            </w:r>
          </w:p>
        </w:tc>
        <w:tc>
          <w:tcPr>
            <w:tcW w:w="10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6EEE2195" w14:textId="77777777">
            <w:pPr>
              <w:rPr>
                <w:rFonts w:eastAsia="Arial" w:cs="Arial"/>
                <w:sz w:val="14"/>
                <w:szCs w:val="14"/>
              </w:rPr>
            </w:pPr>
            <w:r w:rsidRPr="5CD4755F">
              <w:rPr>
                <w:rFonts w:eastAsia="Arial" w:cs="Arial"/>
                <w:color w:val="FFFFFF" w:themeColor="background1"/>
                <w:sz w:val="14"/>
                <w:szCs w:val="14"/>
              </w:rPr>
              <w:t>Tool</w:t>
            </w:r>
          </w:p>
        </w:tc>
        <w:tc>
          <w:tcPr>
            <w:tcW w:w="788"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408B5394"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6351AB12" w14:paraId="3EC139D9" w14:textId="77777777">
        <w:trPr>
          <w:trHeight w:val="1080"/>
        </w:trPr>
        <w:tc>
          <w:tcPr>
            <w:tcW w:w="72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63F467BA" w14:textId="77777777">
            <w:pPr>
              <w:rPr>
                <w:rFonts w:eastAsia="Arial" w:cs="Arial"/>
                <w:sz w:val="14"/>
                <w:szCs w:val="14"/>
              </w:rPr>
            </w:pPr>
            <w:r w:rsidRPr="02BA803D">
              <w:rPr>
                <w:rFonts w:eastAsia="Arial" w:cs="Arial"/>
                <w:sz w:val="14"/>
                <w:szCs w:val="14"/>
              </w:rPr>
              <w:t xml:space="preserve"> ID3_1</w:t>
            </w:r>
          </w:p>
        </w:tc>
        <w:tc>
          <w:tcPr>
            <w:tcW w:w="795" w:type="dxa"/>
            <w:vMerge w:val="restart"/>
            <w:tcBorders>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323C3711" w14:textId="77777777">
            <w:pPr>
              <w:rPr>
                <w:rFonts w:eastAsia="Arial" w:cs="Arial"/>
                <w:sz w:val="14"/>
                <w:szCs w:val="14"/>
              </w:rPr>
            </w:pPr>
            <w:r w:rsidRPr="5CD4755F">
              <w:rPr>
                <w:rFonts w:eastAsia="Arial" w:cs="Arial"/>
                <w:sz w:val="14"/>
                <w:szCs w:val="14"/>
              </w:rPr>
              <w:t>TSO data gathering</w:t>
            </w:r>
          </w:p>
        </w:tc>
        <w:tc>
          <w:tcPr>
            <w:tcW w:w="1365" w:type="dxa"/>
            <w:tcBorders>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4B19619D" w14:textId="77777777">
            <w:pPr>
              <w:rPr>
                <w:rFonts w:eastAsia="Arial" w:cs="Arial"/>
                <w:sz w:val="14"/>
                <w:szCs w:val="14"/>
              </w:rPr>
            </w:pPr>
            <w:r w:rsidRPr="7457B0FF">
              <w:rPr>
                <w:rFonts w:eastAsia="Arial" w:cs="Arial"/>
                <w:sz w:val="14"/>
                <w:szCs w:val="14"/>
              </w:rPr>
              <w:t>Missing/error with AACs</w:t>
            </w:r>
          </w:p>
        </w:tc>
        <w:tc>
          <w:tcPr>
            <w:tcW w:w="3780" w:type="dxa"/>
            <w:tcBorders>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7C2A718" w14:textId="77777777">
            <w:pPr>
              <w:rPr>
                <w:rFonts w:eastAsia="Arial" w:cs="Arial"/>
                <w:sz w:val="14"/>
                <w:szCs w:val="14"/>
              </w:rPr>
            </w:pPr>
            <w:commentRangeStart w:id="332"/>
            <w:r w:rsidRPr="106DB83B">
              <w:rPr>
                <w:rFonts w:eastAsia="Arial" w:cs="Arial"/>
                <w:b/>
                <w:bCs/>
                <w:sz w:val="14"/>
                <w:szCs w:val="14"/>
              </w:rPr>
              <w:t>If ID3-830 files are not provided to CCCt by XBID, then CCC operator provides manual ID3-830 files to CCCt</w:t>
            </w:r>
            <w:r w:rsidRPr="106DB83B">
              <w:rPr>
                <w:rFonts w:eastAsia="Arial" w:cs="Arial"/>
                <w:sz w:val="14"/>
                <w:szCs w:val="14"/>
              </w:rPr>
              <w:t xml:space="preserve"> </w:t>
            </w:r>
            <w:commentRangeEnd w:id="332"/>
            <w:r w:rsidR="005D1606">
              <w:rPr>
                <w:rStyle w:val="CommentReference"/>
                <w:rFonts w:eastAsia="Arial" w:cs="Arial"/>
                <w:sz w:val="14"/>
                <w:szCs w:val="14"/>
              </w:rPr>
              <w:commentReference w:id="332"/>
            </w:r>
          </w:p>
          <w:p w:rsidR="00244C40" w:rsidP="007C2340" w:rsidRDefault="00244C40" w14:paraId="7190FC23" w14:textId="77777777">
            <w:pPr>
              <w:rPr>
                <w:rFonts w:eastAsia="Arial" w:cs="Arial"/>
                <w:sz w:val="14"/>
                <w:szCs w:val="14"/>
              </w:rPr>
            </w:pPr>
            <w:r w:rsidRPr="5CD4755F">
              <w:rPr>
                <w:rFonts w:eastAsia="Arial" w:cs="Arial"/>
                <w:sz w:val="14"/>
                <w:szCs w:val="14"/>
              </w:rPr>
              <w:t>1. Download per sFTP from XBID</w:t>
            </w:r>
          </w:p>
          <w:p w:rsidR="00244C40" w:rsidP="007C2340" w:rsidRDefault="00244C40" w14:paraId="6225C24C" w14:textId="77777777">
            <w:pPr>
              <w:rPr>
                <w:rFonts w:eastAsia="Arial" w:cs="Arial"/>
                <w:sz w:val="14"/>
                <w:szCs w:val="14"/>
              </w:rPr>
            </w:pPr>
            <w:r w:rsidRPr="5CD4755F">
              <w:rPr>
                <w:rFonts w:eastAsia="Arial" w:cs="Arial"/>
                <w:sz w:val="14"/>
                <w:szCs w:val="14"/>
              </w:rPr>
              <w:t>2. Upload via CCCt GUI</w:t>
            </w:r>
          </w:p>
          <w:p w:rsidR="00244C40" w:rsidP="007C2340" w:rsidRDefault="00244C40" w14:paraId="5D9BD9EA" w14:textId="77777777">
            <w:pPr>
              <w:rPr>
                <w:rFonts w:eastAsia="Arial" w:cs="Arial"/>
                <w:sz w:val="14"/>
                <w:szCs w:val="14"/>
              </w:rPr>
            </w:pPr>
            <w:r w:rsidRPr="5CD4755F">
              <w:rPr>
                <w:rFonts w:eastAsia="Arial" w:cs="Arial"/>
                <w:sz w:val="14"/>
                <w:szCs w:val="14"/>
              </w:rPr>
              <w:t xml:space="preserve">3. CCC to verify successful manual provision on CCCt GUI. </w:t>
            </w:r>
          </w:p>
          <w:p w:rsidR="00244C40" w:rsidP="007C2340" w:rsidRDefault="00244C40" w14:paraId="3F03CCF6" w14:textId="77777777">
            <w:pPr>
              <w:rPr>
                <w:rFonts w:eastAsia="Arial" w:cs="Arial"/>
                <w:sz w:val="14"/>
                <w:szCs w:val="14"/>
              </w:rPr>
            </w:pPr>
            <w:r w:rsidRPr="5CD4755F">
              <w:rPr>
                <w:rFonts w:eastAsia="Arial" w:cs="Arial"/>
                <w:sz w:val="14"/>
                <w:szCs w:val="14"/>
              </w:rPr>
              <w:t>4. Inform all parties via Email.</w:t>
            </w:r>
          </w:p>
          <w:p w:rsidR="00244C40" w:rsidP="007C2340" w:rsidRDefault="00244C40" w14:paraId="0FDAC2E0" w14:textId="77777777">
            <w:pPr>
              <w:rPr>
                <w:rFonts w:eastAsia="Arial" w:cs="Arial"/>
                <w:sz w:val="14"/>
                <w:szCs w:val="14"/>
              </w:rPr>
            </w:pPr>
          </w:p>
          <w:p w:rsidR="00244C40" w:rsidP="007C2340" w:rsidRDefault="00244C40" w14:paraId="5672C61E" w14:textId="77777777">
            <w:pPr>
              <w:rPr>
                <w:rFonts w:eastAsia="Arial" w:cs="Arial"/>
                <w:sz w:val="14"/>
                <w:szCs w:val="14"/>
              </w:rPr>
            </w:pPr>
            <w:r w:rsidRPr="5CD4755F">
              <w:rPr>
                <w:rFonts w:eastAsia="Arial" w:cs="Arial"/>
                <w:sz w:val="14"/>
                <w:szCs w:val="14"/>
              </w:rPr>
              <w:t>The manual provision of ID3C-830 is on best effort basis. If not provided the process will continue with the CGM RefProg as input for the Initial ATC extraction.</w:t>
            </w:r>
          </w:p>
          <w:p w:rsidR="00244C40" w:rsidP="007C2340" w:rsidRDefault="00244C40" w14:paraId="0C275653" w14:textId="77777777">
            <w:pPr>
              <w:rPr>
                <w:rFonts w:eastAsia="Arial" w:cs="Arial"/>
                <w:sz w:val="14"/>
                <w:szCs w:val="14"/>
              </w:rPr>
            </w:pPr>
          </w:p>
          <w:p w:rsidR="00244C40" w:rsidP="007C2340" w:rsidRDefault="00244C40" w14:paraId="5C27776E" w14:textId="77777777">
            <w:pPr>
              <w:rPr>
                <w:rFonts w:eastAsia="Arial" w:cs="Arial"/>
                <w:sz w:val="14"/>
                <w:szCs w:val="14"/>
              </w:rPr>
            </w:pPr>
            <w:r w:rsidRPr="5CD4755F">
              <w:rPr>
                <w:rFonts w:eastAsia="Arial" w:cs="Arial"/>
                <w:sz w:val="14"/>
                <w:szCs w:val="14"/>
              </w:rPr>
              <w:t>I</w:t>
            </w:r>
            <w:r w:rsidRPr="5CD4755F">
              <w:rPr>
                <w:rFonts w:eastAsia="Arial" w:cs="Arial"/>
                <w:b/>
                <w:bCs/>
                <w:sz w:val="14"/>
                <w:szCs w:val="14"/>
              </w:rPr>
              <w:t>f no AACs are available also via sFTP:</w:t>
            </w:r>
          </w:p>
          <w:p w:rsidR="00244C40" w:rsidP="007C2340" w:rsidRDefault="00244C40" w14:paraId="711DA986" w14:textId="77777777">
            <w:pPr>
              <w:rPr>
                <w:rFonts w:eastAsia="Arial" w:cs="Arial"/>
                <w:sz w:val="14"/>
                <w:szCs w:val="14"/>
              </w:rPr>
            </w:pPr>
            <w:r w:rsidRPr="5CD4755F">
              <w:rPr>
                <w:rFonts w:eastAsia="Arial" w:cs="Arial"/>
                <w:sz w:val="14"/>
                <w:szCs w:val="14"/>
              </w:rPr>
              <w:t xml:space="preserve">1. Open a </w:t>
            </w:r>
            <w:r w:rsidRPr="5CD4755F">
              <w:rPr>
                <w:rFonts w:eastAsia="Arial" w:cs="Arial"/>
                <w:b/>
                <w:bCs/>
                <w:sz w:val="14"/>
                <w:szCs w:val="14"/>
              </w:rPr>
              <w:t xml:space="preserve">Major </w:t>
            </w:r>
            <w:r w:rsidRPr="5CD4755F">
              <w:rPr>
                <w:rFonts w:eastAsia="Arial" w:cs="Arial"/>
                <w:sz w:val="14"/>
                <w:szCs w:val="14"/>
              </w:rPr>
              <w:t xml:space="preserve">IMT ticket at DBAG and follow the instructions by the Incident Committee (IC) SPOC. </w:t>
            </w:r>
          </w:p>
          <w:p w:rsidR="00244C40" w:rsidP="007C2340" w:rsidRDefault="00244C40" w14:paraId="19FD6F78" w14:textId="77777777">
            <w:pPr>
              <w:rPr>
                <w:rFonts w:eastAsia="Arial" w:cs="Arial"/>
                <w:sz w:val="14"/>
                <w:szCs w:val="14"/>
              </w:rPr>
            </w:pPr>
          </w:p>
          <w:p w:rsidR="00244C40" w:rsidP="007C2340" w:rsidRDefault="00244C40" w14:paraId="2AAA16C0" w14:textId="77777777">
            <w:pPr>
              <w:rPr>
                <w:rFonts w:eastAsia="Arial" w:cs="Arial"/>
                <w:sz w:val="14"/>
                <w:szCs w:val="14"/>
              </w:rPr>
            </w:pPr>
            <w:r w:rsidRPr="5CD4755F">
              <w:rPr>
                <w:rFonts w:eastAsia="Arial" w:cs="Arial"/>
                <w:sz w:val="14"/>
                <w:szCs w:val="14"/>
              </w:rPr>
              <w:t>In case the issue cannot be solved until the last AAC delivery at 04:10, the process has to be killed.</w:t>
            </w:r>
          </w:p>
          <w:p w:rsidR="00244C40" w:rsidP="007C2340" w:rsidRDefault="00244C40" w14:paraId="5A379A84" w14:textId="77777777">
            <w:pPr>
              <w:rPr>
                <w:rFonts w:eastAsia="Arial" w:cs="Arial"/>
                <w:sz w:val="14"/>
                <w:szCs w:val="14"/>
              </w:rPr>
            </w:pPr>
          </w:p>
        </w:tc>
        <w:tc>
          <w:tcPr>
            <w:tcW w:w="720" w:type="dxa"/>
            <w:tcBorders>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22FA0D5" w14:textId="77777777">
            <w:pPr>
              <w:rPr>
                <w:rFonts w:eastAsia="Arial" w:cs="Arial"/>
                <w:sz w:val="14"/>
                <w:szCs w:val="14"/>
              </w:rPr>
            </w:pPr>
            <w:r w:rsidRPr="5CD4755F">
              <w:rPr>
                <w:rFonts w:eastAsia="Arial" w:cs="Arial"/>
                <w:sz w:val="14"/>
                <w:szCs w:val="14"/>
              </w:rPr>
              <w:t>CCC</w:t>
            </w:r>
          </w:p>
        </w:tc>
        <w:tc>
          <w:tcPr>
            <w:tcW w:w="1065" w:type="dxa"/>
            <w:tcBorders>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839CDEB" w14:textId="77777777">
            <w:pPr>
              <w:rPr>
                <w:rFonts w:eastAsia="Arial" w:cs="Arial"/>
                <w:sz w:val="14"/>
                <w:szCs w:val="14"/>
              </w:rPr>
            </w:pPr>
            <w:r w:rsidRPr="5CD4755F">
              <w:rPr>
                <w:rFonts w:eastAsia="Arial" w:cs="Arial"/>
                <w:sz w:val="14"/>
                <w:szCs w:val="14"/>
              </w:rPr>
              <w:t>XBID sFTP, ID_CCCt</w:t>
            </w:r>
          </w:p>
        </w:tc>
        <w:tc>
          <w:tcPr>
            <w:tcW w:w="788"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C9D6F3C" w14:textId="77777777">
            <w:pPr>
              <w:rPr>
                <w:rFonts w:eastAsia="Arial" w:cs="Arial"/>
                <w:sz w:val="14"/>
                <w:szCs w:val="14"/>
              </w:rPr>
            </w:pPr>
            <w:r w:rsidRPr="5CD4755F">
              <w:rPr>
                <w:rFonts w:eastAsia="Arial" w:cs="Arial"/>
                <w:sz w:val="14"/>
                <w:szCs w:val="14"/>
              </w:rPr>
              <w:t>13</w:t>
            </w:r>
          </w:p>
        </w:tc>
      </w:tr>
      <w:tr w:rsidR="004F0303" w:rsidTr="6351AB12" w14:paraId="507D7D3E" w14:textId="77777777">
        <w:trPr>
          <w:trHeight w:val="1080"/>
        </w:trPr>
        <w:tc>
          <w:tcPr>
            <w:tcW w:w="72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Pr="02BA803D" w:rsidR="004F0303" w:rsidP="004F0303" w:rsidRDefault="004F0303" w14:paraId="3B46EAD2" w14:textId="647179D2">
            <w:pPr>
              <w:rPr>
                <w:rFonts w:eastAsia="Arial" w:cs="Arial"/>
                <w:sz w:val="14"/>
                <w:szCs w:val="14"/>
              </w:rPr>
            </w:pPr>
            <w:r w:rsidRPr="004F0303">
              <w:rPr>
                <w:rFonts w:eastAsia="Arial" w:cs="Arial"/>
                <w:sz w:val="14"/>
                <w:szCs w:val="14"/>
              </w:rPr>
              <w:t>ID3_2</w:t>
            </w:r>
          </w:p>
        </w:tc>
        <w:tc>
          <w:tcPr>
            <w:tcW w:w="795" w:type="dxa"/>
            <w:vMerge/>
            <w:tcMar/>
            <w:vAlign w:val="center"/>
          </w:tcPr>
          <w:p w:rsidR="004F0303" w:rsidP="004F0303" w:rsidRDefault="004F0303" w14:paraId="2AAB4B4A" w14:textId="77777777"/>
        </w:tc>
        <w:tc>
          <w:tcPr>
            <w:tcW w:w="1365" w:type="dxa"/>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Pr="5CD4755F" w:rsidR="004F0303" w:rsidP="004F0303" w:rsidRDefault="004F0303" w14:paraId="087416ED" w14:textId="6ACEA62D">
            <w:pPr>
              <w:rPr>
                <w:rFonts w:eastAsia="Arial" w:cs="Arial"/>
                <w:sz w:val="14"/>
                <w:szCs w:val="14"/>
              </w:rPr>
            </w:pPr>
            <w:r>
              <w:rPr>
                <w:rFonts w:eastAsia="Arial" w:cs="Arial"/>
                <w:sz w:val="14"/>
                <w:szCs w:val="14"/>
              </w:rPr>
              <w:t>Missing IDx input data: ID CCCt is available</w:t>
            </w:r>
          </w:p>
        </w:tc>
        <w:tc>
          <w:tcPr>
            <w:tcW w:w="378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4F0303" w:rsidR="004F0303" w:rsidP="004F0303" w:rsidRDefault="004F0303" w14:paraId="0173D2B9" w14:textId="77777777">
            <w:pPr>
              <w:pStyle w:val="paragraph"/>
              <w:spacing w:before="0" w:beforeAutospacing="0" w:after="0" w:afterAutospacing="0"/>
              <w:textAlignment w:val="baseline"/>
              <w:rPr>
                <w:rFonts w:ascii="Arial" w:hAnsi="Arial" w:eastAsia="Arial" w:cs="Arial"/>
                <w:sz w:val="14"/>
                <w:szCs w:val="14"/>
                <w:lang w:val="en-IE"/>
              </w:rPr>
            </w:pPr>
            <w:r w:rsidRPr="004F0303">
              <w:rPr>
                <w:rStyle w:val="normaltextrun"/>
                <w:rFonts w:ascii="Arial" w:hAnsi="Arial" w:cs="Arial"/>
                <w:sz w:val="14"/>
                <w:szCs w:val="14"/>
                <w:lang w:val="en-IE"/>
              </w:rPr>
              <w:t>1</w:t>
            </w:r>
            <w:r w:rsidRPr="004F0303">
              <w:rPr>
                <w:rFonts w:ascii="Arial" w:hAnsi="Arial" w:eastAsia="Arial" w:cs="Arial"/>
                <w:sz w:val="14"/>
                <w:szCs w:val="14"/>
              </w:rPr>
              <w:t>. For the same BD, download data from IDx process instance and upload to ID3C process instance</w:t>
            </w:r>
            <w:r w:rsidRPr="004F0303">
              <w:rPr>
                <w:rFonts w:ascii="Arial" w:hAnsi="Arial" w:eastAsia="Arial" w:cs="Arial"/>
                <w:sz w:val="14"/>
                <w:szCs w:val="14"/>
                <w:lang w:val="en-IE"/>
              </w:rPr>
              <w:t> </w:t>
            </w:r>
          </w:p>
          <w:p w:rsidRPr="004F0303" w:rsidR="004F0303" w:rsidP="004F0303" w:rsidRDefault="004F0303" w14:paraId="5367B6FB" w14:textId="77777777">
            <w:pPr>
              <w:pStyle w:val="paragraph"/>
              <w:spacing w:before="0" w:beforeAutospacing="0" w:after="0" w:afterAutospacing="0"/>
              <w:textAlignment w:val="baseline"/>
              <w:rPr>
                <w:rFonts w:ascii="Arial" w:hAnsi="Arial" w:eastAsia="Arial" w:cs="Arial"/>
                <w:sz w:val="14"/>
                <w:szCs w:val="14"/>
                <w:lang w:val="en-IE"/>
              </w:rPr>
            </w:pPr>
            <w:r w:rsidRPr="004F0303">
              <w:rPr>
                <w:rFonts w:ascii="Arial" w:hAnsi="Arial" w:eastAsia="Arial" w:cs="Arial"/>
                <w:sz w:val="14"/>
                <w:szCs w:val="14"/>
              </w:rPr>
              <w:t>2. Contact USY to investigate communication issues.</w:t>
            </w:r>
            <w:r w:rsidRPr="004F0303">
              <w:rPr>
                <w:rFonts w:ascii="Arial" w:hAnsi="Arial" w:eastAsia="Arial" w:cs="Arial"/>
                <w:sz w:val="14"/>
                <w:szCs w:val="14"/>
                <w:lang w:val="en-IE"/>
              </w:rPr>
              <w:t> </w:t>
            </w:r>
          </w:p>
          <w:p w:rsidRPr="00244C40" w:rsidR="004F0303" w:rsidP="004F0303" w:rsidRDefault="004F0303" w14:paraId="68A028AF" w14:textId="77777777">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5CD4755F" w:rsidR="004F0303" w:rsidP="004F0303" w:rsidRDefault="004F0303" w14:paraId="6345B051" w14:textId="52C32B74">
            <w:pPr>
              <w:rPr>
                <w:rFonts w:eastAsia="Arial" w:cs="Arial"/>
                <w:sz w:val="14"/>
                <w:szCs w:val="14"/>
              </w:rPr>
            </w:pPr>
            <w:r w:rsidRPr="004F0303">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5CD4755F" w:rsidR="004F0303" w:rsidP="004F0303" w:rsidRDefault="004F0303" w14:paraId="0389FF1A" w14:textId="2466E7F2">
            <w:pPr>
              <w:rPr>
                <w:rFonts w:eastAsia="Arial" w:cs="Arial"/>
                <w:sz w:val="14"/>
                <w:szCs w:val="14"/>
              </w:rPr>
            </w:pPr>
            <w:r w:rsidRPr="004F0303">
              <w:rPr>
                <w:rFonts w:eastAsia="Arial" w:cs="Arial"/>
                <w:sz w:val="14"/>
                <w:szCs w:val="14"/>
              </w:rPr>
              <w:t>ID_CCCt</w:t>
            </w:r>
          </w:p>
        </w:tc>
        <w:tc>
          <w:tcPr>
            <w:tcW w:w="788"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5CD4755F" w:rsidR="004F0303" w:rsidP="004F0303" w:rsidRDefault="004F0303" w14:paraId="600C3C98" w14:textId="77777777">
            <w:pPr>
              <w:rPr>
                <w:rFonts w:eastAsia="Arial" w:cs="Arial"/>
                <w:sz w:val="14"/>
                <w:szCs w:val="14"/>
              </w:rPr>
            </w:pPr>
          </w:p>
        </w:tc>
      </w:tr>
      <w:tr w:rsidR="004F0303" w:rsidTr="6351AB12" w14:paraId="03578E70" w14:textId="77777777">
        <w:trPr>
          <w:trHeight w:val="1080"/>
        </w:trPr>
        <w:tc>
          <w:tcPr>
            <w:tcW w:w="72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4F0303" w:rsidP="004F0303" w:rsidRDefault="004F0303" w14:paraId="4A05B67E" w14:textId="30F3DA03">
            <w:pPr>
              <w:rPr>
                <w:rFonts w:eastAsia="Arial" w:cs="Arial"/>
                <w:sz w:val="14"/>
                <w:szCs w:val="14"/>
              </w:rPr>
            </w:pPr>
            <w:r w:rsidRPr="02BA803D">
              <w:rPr>
                <w:rFonts w:eastAsia="Arial" w:cs="Arial"/>
                <w:sz w:val="14"/>
                <w:szCs w:val="14"/>
              </w:rPr>
              <w:t>ID3_</w:t>
            </w:r>
            <w:r>
              <w:rPr>
                <w:rFonts w:eastAsia="Arial" w:cs="Arial"/>
                <w:sz w:val="14"/>
                <w:szCs w:val="14"/>
              </w:rPr>
              <w:t>3</w:t>
            </w:r>
          </w:p>
        </w:tc>
        <w:tc>
          <w:tcPr>
            <w:tcW w:w="795" w:type="dxa"/>
            <w:vMerge/>
            <w:tcMar/>
            <w:vAlign w:val="center"/>
          </w:tcPr>
          <w:p w:rsidR="004F0303" w:rsidP="004F0303" w:rsidRDefault="004F0303" w14:paraId="5836E826" w14:textId="77777777"/>
        </w:tc>
        <w:tc>
          <w:tcPr>
            <w:tcW w:w="1365"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4F0303" w:rsidP="004F0303" w:rsidRDefault="004F0303" w14:paraId="4D74D49E" w14:textId="77777777">
            <w:pPr>
              <w:rPr>
                <w:rFonts w:eastAsia="Arial" w:cs="Arial"/>
                <w:sz w:val="14"/>
                <w:szCs w:val="14"/>
              </w:rPr>
            </w:pPr>
            <w:r w:rsidRPr="5CD4755F">
              <w:rPr>
                <w:rFonts w:eastAsia="Arial" w:cs="Arial"/>
                <w:sz w:val="14"/>
                <w:szCs w:val="14"/>
              </w:rPr>
              <w:t>No computed AACs were provided by IDCC(a)</w:t>
            </w:r>
          </w:p>
        </w:tc>
        <w:tc>
          <w:tcPr>
            <w:tcW w:w="378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244C40" w:rsidR="004F0303" w:rsidP="004F0303" w:rsidRDefault="004F0303" w14:paraId="160D90EF" w14:textId="77777777">
            <w:pPr>
              <w:rPr>
                <w:rFonts w:eastAsia="Arial" w:cs="Arial"/>
                <w:sz w:val="14"/>
                <w:szCs w:val="14"/>
              </w:rPr>
            </w:pPr>
            <w:r w:rsidRPr="00244C40">
              <w:rPr>
                <w:rFonts w:eastAsia="Arial" w:cs="Arial"/>
                <w:sz w:val="14"/>
                <w:szCs w:val="14"/>
              </w:rPr>
              <w:t xml:space="preserve">1. Gather the confirmation from TSOs of their successful manual provision of AACs to XBID until the deadline 07:00 D-0. </w:t>
            </w:r>
          </w:p>
          <w:p w:rsidRPr="00244C40" w:rsidR="004F0303" w:rsidP="004F0303" w:rsidRDefault="004F0303" w14:paraId="217DEB01" w14:textId="77777777">
            <w:pPr>
              <w:rPr>
                <w:rFonts w:eastAsia="Arial" w:cs="Arial"/>
                <w:sz w:val="14"/>
                <w:szCs w:val="14"/>
              </w:rPr>
            </w:pPr>
          </w:p>
          <w:p w:rsidRPr="00244C40" w:rsidR="004F0303" w:rsidP="004F0303" w:rsidRDefault="004F0303" w14:paraId="76AD5875" w14:textId="77777777">
            <w:pPr>
              <w:rPr>
                <w:rFonts w:eastAsia="Arial" w:cs="Arial"/>
                <w:sz w:val="14"/>
                <w:szCs w:val="14"/>
              </w:rPr>
            </w:pPr>
            <w:r w:rsidRPr="00244C40">
              <w:rPr>
                <w:rFonts w:eastAsia="Arial" w:cs="Arial"/>
                <w:sz w:val="14"/>
                <w:szCs w:val="14"/>
              </w:rPr>
              <w:t>If all confirmations are available:</w:t>
            </w:r>
          </w:p>
          <w:p w:rsidRPr="00244C40" w:rsidR="004F0303" w:rsidP="004F0303" w:rsidRDefault="004F0303" w14:paraId="73276B33" w14:textId="77777777">
            <w:pPr>
              <w:rPr>
                <w:rFonts w:eastAsia="Arial" w:cs="Arial"/>
                <w:sz w:val="14"/>
                <w:szCs w:val="14"/>
              </w:rPr>
            </w:pPr>
            <w:r w:rsidRPr="00244C40">
              <w:rPr>
                <w:rFonts w:eastAsia="Arial" w:cs="Arial"/>
                <w:sz w:val="14"/>
                <w:szCs w:val="14"/>
              </w:rPr>
              <w:t>2. Continue the IDCC(d) process.</w:t>
            </w:r>
          </w:p>
          <w:p w:rsidRPr="00244C40" w:rsidR="004F0303" w:rsidP="004F0303" w:rsidRDefault="004F0303" w14:paraId="4A48768B" w14:textId="77777777">
            <w:pPr>
              <w:rPr>
                <w:rFonts w:eastAsia="Arial" w:cs="Arial"/>
                <w:sz w:val="14"/>
                <w:szCs w:val="14"/>
              </w:rPr>
            </w:pPr>
            <w:r w:rsidRPr="00244C40">
              <w:rPr>
                <w:rFonts w:eastAsia="Arial" w:cs="Arial"/>
                <w:sz w:val="14"/>
                <w:szCs w:val="14"/>
              </w:rPr>
              <w:t>If at least one confirmation is missing:</w:t>
            </w:r>
          </w:p>
          <w:p w:rsidRPr="00244C40" w:rsidR="004F0303" w:rsidP="004F0303" w:rsidRDefault="004F0303" w14:paraId="58F88571" w14:textId="77777777">
            <w:pPr>
              <w:rPr>
                <w:sz w:val="14"/>
                <w:szCs w:val="14"/>
              </w:rPr>
            </w:pPr>
            <w:r w:rsidRPr="00244C40">
              <w:rPr>
                <w:rFonts w:eastAsia="Arial" w:cs="Arial"/>
                <w:sz w:val="14"/>
                <w:szCs w:val="14"/>
              </w:rPr>
              <w:t>2. Pause the process.</w:t>
            </w:r>
          </w:p>
          <w:p w:rsidRPr="00244C40" w:rsidR="004F0303" w:rsidP="004F0303" w:rsidRDefault="004F0303" w14:paraId="51241CD0" w14:textId="77777777">
            <w:pPr>
              <w:rPr>
                <w:sz w:val="14"/>
                <w:szCs w:val="14"/>
              </w:rPr>
            </w:pPr>
            <w:r w:rsidRPr="00244C40">
              <w:rPr>
                <w:rFonts w:eastAsia="Arial" w:cs="Arial"/>
                <w:sz w:val="14"/>
                <w:szCs w:val="14"/>
              </w:rPr>
              <w:t xml:space="preserve">3. </w:t>
            </w:r>
            <w:r w:rsidRPr="00244C40">
              <w:rPr>
                <w:sz w:val="14"/>
                <w:szCs w:val="14"/>
              </w:rPr>
              <w:t>Kill the process instance via the “Kill Button”</w:t>
            </w:r>
          </w:p>
          <w:p w:rsidRPr="00244C40" w:rsidR="004F0303" w:rsidP="6351AB12" w:rsidRDefault="004F0303" w14:paraId="59ADCC52" w14:textId="050BC0E7">
            <w:pPr>
              <w:rPr>
                <w:ins w:author="Moritz Körner" w:date="2026-04-16T11:03:38.262Z" w16du:dateUtc="2026-04-16T11:03:38.262Z" w:id="1081410228"/>
                <w:rFonts w:eastAsia="Arial" w:cs="Arial"/>
                <w:sz w:val="14"/>
                <w:szCs w:val="14"/>
              </w:rPr>
            </w:pPr>
            <w:r w:rsidRPr="6351AB12" w:rsidR="6351AB12">
              <w:rPr>
                <w:rFonts w:eastAsia="Arial" w:cs="Arial"/>
                <w:sz w:val="14"/>
                <w:szCs w:val="14"/>
              </w:rPr>
              <w:t xml:space="preserve">4. Send email to inform all parties about the failure of the process. </w:t>
            </w:r>
          </w:p>
          <w:p w:rsidRPr="00244C40" w:rsidR="004F0303" w:rsidP="004F0303" w:rsidRDefault="004F0303" w14:paraId="71722C74" w14:textId="11441493">
            <w:pPr>
              <w:rPr>
                <w:rFonts w:eastAsia="Arial" w:cs="Arial"/>
                <w:sz w:val="14"/>
                <w:szCs w:val="14"/>
              </w:rPr>
            </w:pPr>
            <w:ins w:author="Moritz Körner" w:date="2026-04-16T11:03:42.888Z" w16du:dateUtc="2026-04-16T11:03:42.888Z" w:id="1449713670">
              <w:r w:rsidRPr="6351AB12" w:rsidR="6351AB12">
                <w:rPr>
                  <w:rFonts w:eastAsia="Arial" w:cs="Arial"/>
                  <w:sz w:val="14"/>
                  <w:szCs w:val="14"/>
                </w:rPr>
                <w:t xml:space="preserve">5. </w:t>
              </w:r>
            </w:ins>
            <w:commentRangeStart w:id="298692299"/>
            <w:commentRangeStart w:id="45109940"/>
            <w:ins w:author="Moritz Körner" w:date="2026-04-16T11:03:42.888Z" w16du:dateUtc="2026-04-16T11:03:42.888Z" w:id="1331129589">
              <w:r w:rsidRPr="6351AB12" w:rsidR="6351AB12">
                <w:rPr>
                  <w:rFonts w:eastAsia="Arial" w:cs="Arial"/>
                  <w:sz w:val="14"/>
                  <w:szCs w:val="14"/>
                </w:rPr>
                <w:t>Send UMM</w:t>
              </w:r>
            </w:ins>
            <w:commentRangeEnd w:id="298692299"/>
            <w:r>
              <w:rPr>
                <w:rStyle w:val="CommentReference"/>
              </w:rPr>
              <w:commentReference w:id="298692299"/>
            </w:r>
            <w:commentRangeEnd w:id="45109940"/>
            <w:r>
              <w:rPr>
                <w:rStyle w:val="CommentReference"/>
              </w:rPr>
              <w:commentReference w:id="45109940"/>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F0303" w:rsidP="004F0303" w:rsidRDefault="004F0303" w14:paraId="442056A0" w14:textId="77777777">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F0303" w:rsidP="004F0303" w:rsidRDefault="004F0303" w14:paraId="27A814F7" w14:textId="77777777">
            <w:pPr>
              <w:rPr>
                <w:rFonts w:eastAsia="Arial" w:cs="Arial"/>
                <w:sz w:val="14"/>
                <w:szCs w:val="14"/>
              </w:rPr>
            </w:pPr>
            <w:r w:rsidRPr="5CD4755F">
              <w:rPr>
                <w:rFonts w:eastAsia="Arial" w:cs="Arial"/>
                <w:sz w:val="14"/>
                <w:szCs w:val="14"/>
              </w:rPr>
              <w:t>ID_CCCt, email</w:t>
            </w:r>
          </w:p>
        </w:tc>
        <w:tc>
          <w:tcPr>
            <w:tcW w:w="788"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F0303" w:rsidP="004F0303" w:rsidRDefault="004F0303" w14:paraId="7638FD3A" w14:textId="24FFA996">
            <w:pPr>
              <w:rPr>
                <w:rFonts w:eastAsia="Arial" w:cs="Arial"/>
                <w:sz w:val="14"/>
                <w:szCs w:val="14"/>
              </w:rPr>
            </w:pPr>
            <w:r w:rsidRPr="6351AB12" w:rsidR="6351AB12">
              <w:rPr>
                <w:rFonts w:eastAsia="Arial" w:cs="Arial"/>
                <w:sz w:val="14"/>
                <w:szCs w:val="14"/>
              </w:rPr>
              <w:t>2</w:t>
            </w:r>
            <w:ins w:author="Moritz Körner" w:date="2026-04-16T11:03:47.584Z" w16du:dateUtc="2026-04-16T11:03:47.584Z" w:id="1956408555">
              <w:r w:rsidRPr="6351AB12" w:rsidR="6351AB12">
                <w:rPr>
                  <w:rFonts w:eastAsia="Arial" w:cs="Arial"/>
                  <w:sz w:val="14"/>
                  <w:szCs w:val="14"/>
                </w:rPr>
                <w:t>, 29</w:t>
              </w:r>
            </w:ins>
          </w:p>
        </w:tc>
      </w:tr>
      <w:tr w:rsidR="004F0303" w:rsidTr="6351AB12" w14:paraId="145D2A3E" w14:textId="77777777">
        <w:trPr>
          <w:trHeight w:val="1080"/>
        </w:trPr>
        <w:tc>
          <w:tcPr>
            <w:tcW w:w="72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4F0303" w:rsidP="004F0303" w:rsidRDefault="004F0303" w14:paraId="5100159C" w14:textId="15FF6B9A">
            <w:pPr>
              <w:rPr>
                <w:rFonts w:eastAsia="Arial" w:cs="Arial"/>
                <w:sz w:val="14"/>
                <w:szCs w:val="14"/>
              </w:rPr>
            </w:pPr>
            <w:r w:rsidRPr="02BA803D">
              <w:rPr>
                <w:rFonts w:eastAsia="Arial" w:cs="Arial"/>
                <w:sz w:val="14"/>
                <w:szCs w:val="14"/>
              </w:rPr>
              <w:t>ID3_</w:t>
            </w:r>
            <w:r>
              <w:rPr>
                <w:rFonts w:eastAsia="Arial" w:cs="Arial"/>
                <w:sz w:val="14"/>
                <w:szCs w:val="14"/>
              </w:rPr>
              <w:t>4</w:t>
            </w:r>
          </w:p>
        </w:tc>
        <w:tc>
          <w:tcPr>
            <w:tcW w:w="795" w:type="dxa"/>
            <w:vMerge/>
            <w:tcMar/>
            <w:vAlign w:val="center"/>
          </w:tcPr>
          <w:p w:rsidR="004F0303" w:rsidP="004F0303" w:rsidRDefault="004F0303" w14:paraId="0B49E0FC" w14:textId="77777777"/>
        </w:tc>
        <w:tc>
          <w:tcPr>
            <w:tcW w:w="1365" w:type="dxa"/>
            <w:vMerge/>
            <w:tcMar/>
            <w:vAlign w:val="center"/>
          </w:tcPr>
          <w:p w:rsidR="004F0303" w:rsidP="004F0303" w:rsidRDefault="004F0303" w14:paraId="2C48D8D3" w14:textId="77777777"/>
        </w:tc>
        <w:tc>
          <w:tcPr>
            <w:tcW w:w="378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244C40" w:rsidR="004F0303" w:rsidP="004F0303" w:rsidRDefault="004F0303" w14:paraId="01B2CFC0" w14:textId="77777777">
            <w:pPr>
              <w:rPr>
                <w:rFonts w:eastAsia="Arial" w:cs="Arial"/>
                <w:sz w:val="14"/>
                <w:szCs w:val="14"/>
              </w:rPr>
            </w:pPr>
            <w:r w:rsidRPr="00244C40">
              <w:rPr>
                <w:rFonts w:eastAsia="Arial" w:cs="Arial"/>
                <w:sz w:val="14"/>
                <w:szCs w:val="14"/>
              </w:rPr>
              <w:t xml:space="preserve">1. Provide computed AACs to XBID by the means of local tooling latest until 07:00 D-0 (Necessary to start IDCC(d) later on). </w:t>
            </w:r>
          </w:p>
          <w:p w:rsidRPr="00244C40" w:rsidR="004F0303" w:rsidP="004F0303" w:rsidRDefault="004F0303" w14:paraId="43D8BBF6" w14:textId="77777777">
            <w:pPr>
              <w:rPr>
                <w:rFonts w:eastAsia="Arial" w:cs="Arial"/>
                <w:sz w:val="14"/>
                <w:szCs w:val="14"/>
              </w:rPr>
            </w:pPr>
            <w:r w:rsidRPr="00244C40">
              <w:rPr>
                <w:rFonts w:eastAsia="Arial" w:cs="Arial"/>
                <w:sz w:val="14"/>
                <w:szCs w:val="14"/>
              </w:rPr>
              <w:t xml:space="preserve">2. Confirm to the CCC about the correct presence of AACs in XBID. </w:t>
            </w:r>
          </w:p>
          <w:p w:rsidRPr="00244C40" w:rsidR="004F0303" w:rsidP="004F0303" w:rsidRDefault="004F0303" w14:paraId="6CAFA395" w14:textId="77777777">
            <w:pPr>
              <w:rPr>
                <w:rFonts w:eastAsia="Arial" w:cs="Arial"/>
                <w:sz w:val="14"/>
                <w:szCs w:val="14"/>
              </w:rPr>
            </w:pPr>
          </w:p>
          <w:p w:rsidRPr="00244C40" w:rsidR="004F0303" w:rsidP="004F0303" w:rsidRDefault="004F0303" w14:paraId="29238C75" w14:textId="77777777">
            <w:pPr>
              <w:rPr>
                <w:rFonts w:eastAsia="Arial" w:cs="Arial"/>
                <w:sz w:val="14"/>
                <w:szCs w:val="14"/>
              </w:rPr>
            </w:pPr>
            <w:r w:rsidRPr="00244C40">
              <w:rPr>
                <w:rFonts w:eastAsia="Arial" w:cs="Arial"/>
                <w:b/>
                <w:bCs/>
                <w:sz w:val="14"/>
                <w:szCs w:val="14"/>
                <w:u w:val="single"/>
              </w:rPr>
              <w:t>Note:</w:t>
            </w:r>
            <w:r w:rsidRPr="00244C40">
              <w:rPr>
                <w:rFonts w:eastAsia="Arial" w:cs="Arial"/>
                <w:b/>
                <w:bCs/>
                <w:sz w:val="14"/>
                <w:szCs w:val="14"/>
              </w:rPr>
              <w:t xml:space="preserve"> Deadline 07:00 D-0 to ensure that AACs are available for the initial ATC Extraction in IDCC(d) and, thus, for the ATC based validation.</w:t>
            </w:r>
          </w:p>
          <w:p w:rsidRPr="00244C40" w:rsidR="004F0303" w:rsidP="004F0303" w:rsidRDefault="004F0303" w14:paraId="53D02B9C" w14:textId="77777777">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F0303" w:rsidP="004F0303" w:rsidRDefault="004F0303" w14:paraId="7425E7F8" w14:textId="77777777">
            <w:pPr>
              <w:rPr>
                <w:rFonts w:eastAsia="Arial" w:cs="Arial"/>
                <w:sz w:val="14"/>
                <w:szCs w:val="14"/>
              </w:rPr>
            </w:pPr>
            <w:r w:rsidRPr="5CD4755F">
              <w:rPr>
                <w:rFonts w:eastAsia="Arial" w:cs="Arial"/>
                <w:sz w:val="14"/>
                <w:szCs w:val="14"/>
              </w:rPr>
              <w:t>TSO</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F0303" w:rsidP="004F0303" w:rsidRDefault="004F0303" w14:paraId="6D410F4D" w14:textId="77777777">
            <w:pPr>
              <w:rPr>
                <w:rFonts w:eastAsia="Arial" w:cs="Arial"/>
                <w:sz w:val="14"/>
                <w:szCs w:val="14"/>
              </w:rPr>
            </w:pPr>
            <w:r w:rsidRPr="5CD4755F">
              <w:rPr>
                <w:rFonts w:eastAsia="Arial" w:cs="Arial"/>
                <w:sz w:val="14"/>
                <w:szCs w:val="14"/>
              </w:rPr>
              <w:t>Local Tooling, email</w:t>
            </w:r>
          </w:p>
        </w:tc>
        <w:tc>
          <w:tcPr>
            <w:tcW w:w="788"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4F0303" w:rsidP="004F0303" w:rsidRDefault="004F0303" w14:paraId="73F4E0B3" w14:textId="77777777">
            <w:pPr>
              <w:rPr>
                <w:rFonts w:eastAsia="Arial" w:cs="Arial"/>
                <w:sz w:val="14"/>
                <w:szCs w:val="14"/>
              </w:rPr>
            </w:pPr>
            <w:r w:rsidRPr="5CD4755F">
              <w:rPr>
                <w:rFonts w:eastAsia="Arial" w:cs="Arial"/>
                <w:sz w:val="14"/>
                <w:szCs w:val="14"/>
              </w:rPr>
              <w:t>-</w:t>
            </w:r>
          </w:p>
        </w:tc>
      </w:tr>
    </w:tbl>
    <w:p w:rsidR="00244C40" w:rsidP="00244C40" w:rsidRDefault="00244C40" w14:paraId="552A3FB3" w14:textId="77777777">
      <w:pPr>
        <w:spacing w:after="240"/>
        <w:rPr>
          <w:rFonts w:eastAsia="Arial" w:cs="Arial"/>
          <w:b/>
          <w:bCs/>
          <w:color w:val="000000" w:themeColor="text1"/>
        </w:rPr>
      </w:pPr>
      <w:r w:rsidRPr="02BA803D">
        <w:rPr>
          <w:rFonts w:eastAsia="Arial" w:cs="Arial"/>
          <w:b/>
          <w:bCs/>
          <w:color w:val="000000" w:themeColor="text1"/>
        </w:rPr>
        <w:t>Disclaimer – the general principle applied is that the message sender is responsible for the correct provisioning of the files. Therefore, for AAC provisioning from XBID to CCCt it is XBID who is responsible for the correct provisioning. Therefore, under no circumstances can the CCCt operator be held responsible for the non-provisioning of AACs from XBID. However, to facilitate the IDCC(d) process, the CCC can provide manual actions at best effort to support in the receiving of files from XBID. The file in the naming convention “ID3-830" is configurable in XBID which has the naming convention “TAR”.</w:t>
      </w:r>
    </w:p>
    <w:p w:rsidR="004F0303" w:rsidP="00244C40" w:rsidRDefault="004F0303" w14:paraId="61EDCFF2" w14:textId="77777777">
      <w:pPr>
        <w:spacing w:after="240"/>
        <w:rPr>
          <w:rFonts w:eastAsia="Arial" w:cs="Arial"/>
          <w:color w:val="000000" w:themeColor="text1"/>
        </w:rPr>
      </w:pPr>
    </w:p>
    <w:p w:rsidR="00244C40" w:rsidP="00244C40" w:rsidRDefault="00244C40" w14:paraId="50DA9230" w14:textId="77777777">
      <w:pPr>
        <w:pStyle w:val="Heading2"/>
        <w:rPr>
          <w:lang w:val="en-IE"/>
        </w:rPr>
      </w:pPr>
      <w:bookmarkStart w:name="_Toc224121698" w:id="333"/>
      <w:r>
        <w:t>First and Second CGM Data Gathering</w:t>
      </w:r>
      <w:bookmarkEnd w:id="333"/>
    </w:p>
    <w:p w:rsidR="00244C40" w:rsidP="00244C40" w:rsidRDefault="00244C40" w14:paraId="6C27254F" w14:textId="77777777">
      <w:pPr>
        <w:spacing w:after="240"/>
        <w:rPr>
          <w:rFonts w:eastAsia="Arial" w:cs="Arial"/>
          <w:color w:val="000000" w:themeColor="text1"/>
        </w:rPr>
      </w:pPr>
      <w:r w:rsidRPr="5CD4755F">
        <w:rPr>
          <w:rFonts w:eastAsia="Arial" w:cs="Arial"/>
          <w:color w:val="000000" w:themeColor="text1"/>
        </w:rPr>
        <w:t>Coreso as Merging Entity provides grid model related inputs for the capacity calculation:</w:t>
      </w:r>
    </w:p>
    <w:p w:rsidRPr="008078E8" w:rsidR="00244C40" w:rsidP="00244C40" w:rsidRDefault="00244C40" w14:paraId="34CF3ACA" w14:textId="77777777">
      <w:pPr>
        <w:pStyle w:val="ListParagraph"/>
        <w:spacing w:after="240"/>
        <w:rPr>
          <w:rFonts w:eastAsia="Arial"/>
          <w:color w:val="000000" w:themeColor="text1"/>
          <w:lang w:val="sv-SE"/>
        </w:rPr>
      </w:pPr>
      <w:r w:rsidRPr="008078E8">
        <w:rPr>
          <w:rFonts w:eastAsia="Arial"/>
          <w:color w:val="000000" w:themeColor="text1"/>
          <w:lang w:val="sv-SE"/>
        </w:rPr>
        <w:t>IDCF CGMsAAC grid model (ID3- 751)</w:t>
      </w:r>
    </w:p>
    <w:p w:rsidR="00244C40" w:rsidP="00244C40" w:rsidRDefault="00244C40" w14:paraId="0D0F313A" w14:textId="77777777">
      <w:pPr>
        <w:pStyle w:val="ListParagraph"/>
        <w:spacing w:after="240"/>
        <w:rPr>
          <w:rFonts w:eastAsia="Arial"/>
          <w:color w:val="000000" w:themeColor="text1"/>
          <w:lang w:val="en-IE"/>
        </w:rPr>
      </w:pPr>
      <w:r w:rsidRPr="02BA803D">
        <w:rPr>
          <w:rFonts w:eastAsia="Arial"/>
          <w:color w:val="000000" w:themeColor="text1"/>
        </w:rPr>
        <w:t>AAC grid model for virtual hubs (ID3-752)</w:t>
      </w:r>
    </w:p>
    <w:p w:rsidR="00244C40" w:rsidP="00244C40" w:rsidRDefault="00244C40" w14:paraId="1AE02962" w14:textId="77777777">
      <w:pPr>
        <w:pStyle w:val="ListParagraph"/>
        <w:spacing w:after="240"/>
        <w:rPr>
          <w:rFonts w:eastAsia="Arial"/>
          <w:color w:val="000000" w:themeColor="text1"/>
          <w:lang w:val="en-IE"/>
        </w:rPr>
      </w:pPr>
      <w:r w:rsidRPr="02BA803D">
        <w:rPr>
          <w:rFonts w:eastAsia="Arial"/>
          <w:color w:val="000000" w:themeColor="text1"/>
        </w:rPr>
        <w:t>Merging Response (ID3-615)</w:t>
      </w:r>
    </w:p>
    <w:p w:rsidRPr="00244C40" w:rsidR="00244C40" w:rsidP="00244C40" w:rsidRDefault="00244C40" w14:paraId="24A047A1" w14:textId="77777777">
      <w:pPr>
        <w:pStyle w:val="ListParagraph"/>
        <w:spacing w:after="240"/>
        <w:rPr>
          <w:rFonts w:eastAsia="Arial"/>
          <w:color w:val="000000" w:themeColor="text1"/>
          <w:lang w:val="en-IE"/>
        </w:rPr>
      </w:pPr>
      <w:r w:rsidRPr="00244C40">
        <w:rPr>
          <w:rFonts w:eastAsia="Arial"/>
          <w:color w:val="000000" w:themeColor="text1"/>
          <w:lang w:val="en-IE"/>
        </w:rPr>
        <w:t>IDCF CGMs for the 12 timestamps covered by IDCC(d) in zip format (ID3-613)</w:t>
      </w:r>
    </w:p>
    <w:p w:rsidR="00244C40" w:rsidP="00244C40" w:rsidRDefault="00244C40" w14:paraId="33E8B9B7" w14:textId="77777777">
      <w:pPr>
        <w:spacing w:after="240"/>
        <w:rPr>
          <w:rFonts w:eastAsia="Arial" w:cs="Arial"/>
          <w:color w:val="000000" w:themeColor="text1"/>
        </w:rPr>
      </w:pPr>
      <w:r w:rsidRPr="02BA803D">
        <w:rPr>
          <w:rFonts w:eastAsia="Arial" w:cs="Arial"/>
          <w:color w:val="000000" w:themeColor="text1"/>
        </w:rPr>
        <w:t>The provision of the merging package (CGM, AAC grid model and Merging Response) will be performed two consecutive times for IDCC(d) process to allow Merging Coreso operator to check and apply necessary fallbacks.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60"/>
        <w:gridCol w:w="945"/>
        <w:gridCol w:w="945"/>
        <w:gridCol w:w="825"/>
        <w:gridCol w:w="855"/>
        <w:gridCol w:w="855"/>
        <w:gridCol w:w="1135"/>
        <w:gridCol w:w="1135"/>
        <w:gridCol w:w="1135"/>
      </w:tblGrid>
      <w:tr w:rsidR="00244C40" w:rsidTr="007C2340" w14:paraId="20B708D2" w14:textId="77777777">
        <w:trPr>
          <w:trHeight w:val="270"/>
        </w:trPr>
        <w:tc>
          <w:tcPr>
            <w:tcW w:w="12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2296D3D" w14:textId="77777777">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A5062C7" w14:textId="77777777">
            <w:pPr>
              <w:rPr>
                <w:rFonts w:eastAsia="Arial" w:cs="Arial"/>
                <w:sz w:val="14"/>
                <w:szCs w:val="14"/>
              </w:rPr>
            </w:pPr>
            <w:r w:rsidRPr="5CD4755F">
              <w:rPr>
                <w:rFonts w:eastAsia="Arial" w:cs="Arial"/>
                <w:color w:val="FFFFFF" w:themeColor="background1"/>
                <w:sz w:val="14"/>
                <w:szCs w:val="14"/>
              </w:rPr>
              <w:t>Owner</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8EA26D0" w14:textId="77777777">
            <w:pPr>
              <w:rPr>
                <w:rFonts w:eastAsia="Arial" w:cs="Arial"/>
                <w:sz w:val="14"/>
                <w:szCs w:val="14"/>
              </w:rPr>
            </w:pPr>
            <w:r w:rsidRPr="5CD4755F">
              <w:rPr>
                <w:rFonts w:eastAsia="Arial" w:cs="Arial"/>
                <w:color w:val="FFFFFF" w:themeColor="background1"/>
                <w:sz w:val="14"/>
                <w:szCs w:val="14"/>
              </w:rPr>
              <w:t>Tool</w:t>
            </w:r>
          </w:p>
        </w:tc>
        <w:tc>
          <w:tcPr>
            <w:tcW w:w="82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9DFE513" w14:textId="77777777">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D63ED8E" w14:textId="77777777">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D9D50C0" w14:textId="77777777">
            <w:pPr>
              <w:rPr>
                <w:rFonts w:eastAsia="Arial" w:cs="Arial"/>
                <w:sz w:val="14"/>
                <w:szCs w:val="14"/>
              </w:rPr>
            </w:pPr>
            <w:r w:rsidRPr="5CD4755F">
              <w:rPr>
                <w:rFonts w:eastAsia="Arial" w:cs="Arial"/>
                <w:color w:val="FFFFFF" w:themeColor="background1"/>
                <w:sz w:val="14"/>
                <w:szCs w:val="14"/>
              </w:rPr>
              <w:t>Critical End Time</w:t>
            </w:r>
          </w:p>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72FD2CF"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52B46D80" w14:textId="77777777">
        <w:trPr>
          <w:trHeight w:val="270"/>
        </w:trPr>
        <w:tc>
          <w:tcPr>
            <w:tcW w:w="1260" w:type="dxa"/>
            <w:vMerge/>
            <w:vAlign w:val="center"/>
          </w:tcPr>
          <w:p w:rsidR="00244C40" w:rsidP="007C2340" w:rsidRDefault="00244C40" w14:paraId="28DA2DEB" w14:textId="77777777"/>
        </w:tc>
        <w:tc>
          <w:tcPr>
            <w:tcW w:w="945" w:type="dxa"/>
            <w:vMerge/>
            <w:vAlign w:val="center"/>
          </w:tcPr>
          <w:p w:rsidR="00244C40" w:rsidP="007C2340" w:rsidRDefault="00244C40" w14:paraId="55204ABD" w14:textId="77777777"/>
        </w:tc>
        <w:tc>
          <w:tcPr>
            <w:tcW w:w="945" w:type="dxa"/>
            <w:vMerge/>
            <w:vAlign w:val="center"/>
          </w:tcPr>
          <w:p w:rsidR="00244C40" w:rsidP="007C2340" w:rsidRDefault="00244C40" w14:paraId="52E0219B" w14:textId="77777777"/>
        </w:tc>
        <w:tc>
          <w:tcPr>
            <w:tcW w:w="825" w:type="dxa"/>
            <w:vMerge/>
            <w:vAlign w:val="center"/>
          </w:tcPr>
          <w:p w:rsidR="00244C40" w:rsidP="007C2340" w:rsidRDefault="00244C40" w14:paraId="7B761531" w14:textId="77777777"/>
        </w:tc>
        <w:tc>
          <w:tcPr>
            <w:tcW w:w="855" w:type="dxa"/>
            <w:vMerge/>
            <w:vAlign w:val="center"/>
          </w:tcPr>
          <w:p w:rsidR="00244C40" w:rsidP="007C2340" w:rsidRDefault="00244C40" w14:paraId="7C17E97D" w14:textId="77777777"/>
        </w:tc>
        <w:tc>
          <w:tcPr>
            <w:tcW w:w="855" w:type="dxa"/>
            <w:vMerge/>
            <w:vAlign w:val="center"/>
          </w:tcPr>
          <w:p w:rsidR="00244C40" w:rsidP="007C2340" w:rsidRDefault="00244C40" w14:paraId="3C6567CE"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94C2C5F" w14:textId="77777777">
            <w:pPr>
              <w:rPr>
                <w:rFonts w:eastAsia="Arial" w:cs="Arial"/>
                <w:sz w:val="14"/>
                <w:szCs w:val="14"/>
              </w:rPr>
            </w:pPr>
            <w:r w:rsidRPr="5CD4755F">
              <w:rPr>
                <w:rFonts w:eastAsia="Arial" w:cs="Arial"/>
                <w:color w:val="FFFFFF" w:themeColor="background1"/>
                <w:sz w:val="14"/>
                <w:szCs w:val="14"/>
              </w:rPr>
              <w:t>Input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A4EE685" w14:textId="77777777">
            <w:pPr>
              <w:rPr>
                <w:rFonts w:eastAsia="Arial" w:cs="Arial"/>
                <w:sz w:val="14"/>
                <w:szCs w:val="14"/>
              </w:rPr>
            </w:pPr>
            <w:r w:rsidRPr="5CD4755F">
              <w:rPr>
                <w:rFonts w:eastAsia="Arial" w:cs="Arial"/>
                <w:color w:val="FFFFFF" w:themeColor="background1"/>
                <w:sz w:val="14"/>
                <w:szCs w:val="14"/>
              </w:rPr>
              <w:t>Output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FEE4405"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2DF85950" w14:textId="77777777">
        <w:trPr>
          <w:trHeight w:val="270"/>
        </w:trPr>
        <w:tc>
          <w:tcPr>
            <w:tcW w:w="9090" w:type="dxa"/>
            <w:gridSpan w:val="9"/>
            <w:tcBorders>
              <w:top w:val="nil"/>
              <w:left w:val="single" w:color="FFFFFF" w:themeColor="background1" w:sz="6" w:space="0"/>
              <w:bottom w:val="single" w:color="FFFFFF" w:themeColor="background1" w:sz="6" w:space="0"/>
              <w:right w:val="single" w:color="FFFFFF" w:themeColor="background1" w:sz="6" w:space="0"/>
            </w:tcBorders>
            <w:shd w:val="clear" w:color="auto" w:fill="1B95FF" w:themeFill="accent6" w:themeFillTint="99"/>
            <w:tcMar>
              <w:left w:w="90" w:type="dxa"/>
              <w:right w:w="90" w:type="dxa"/>
            </w:tcMar>
            <w:vAlign w:val="bottom"/>
          </w:tcPr>
          <w:p w:rsidR="00244C40" w:rsidP="007C2340" w:rsidRDefault="00244C40" w14:paraId="6ED9A0BD" w14:textId="77777777">
            <w:pPr>
              <w:rPr>
                <w:rFonts w:eastAsia="Arial" w:cs="Arial"/>
                <w:sz w:val="14"/>
                <w:szCs w:val="14"/>
              </w:rPr>
            </w:pPr>
            <w:r w:rsidRPr="5CD4755F">
              <w:rPr>
                <w:rFonts w:eastAsia="Arial" w:cs="Arial"/>
                <w:sz w:val="14"/>
                <w:szCs w:val="14"/>
              </w:rPr>
              <w:t>First CGM Data Gathering</w:t>
            </w:r>
          </w:p>
        </w:tc>
      </w:tr>
      <w:tr w:rsidR="00244C40" w:rsidTr="007C2340" w14:paraId="7A205EBE"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B87260F" w14:textId="77777777">
            <w:pPr>
              <w:rPr>
                <w:rFonts w:eastAsia="Arial" w:cs="Arial"/>
                <w:sz w:val="14"/>
                <w:szCs w:val="14"/>
              </w:rPr>
            </w:pPr>
            <w:r w:rsidRPr="5CD4755F">
              <w:rPr>
                <w:rFonts w:eastAsia="Arial" w:cs="Arial"/>
                <w:sz w:val="14"/>
                <w:szCs w:val="14"/>
              </w:rPr>
              <w:t>Open gates for CGM Merging</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ACBD8AD" w14:textId="77777777">
            <w:pPr>
              <w:rPr>
                <w:rFonts w:eastAsia="Arial" w:cs="Arial"/>
                <w:sz w:val="14"/>
                <w:szCs w:val="14"/>
              </w:rPr>
            </w:pPr>
            <w:r w:rsidRPr="5CD4755F">
              <w:rPr>
                <w:rFonts w:eastAsia="Arial" w:cs="Arial"/>
                <w:sz w:val="14"/>
                <w:szCs w:val="14"/>
              </w:rPr>
              <w:t>CCC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9444CC5" w14:textId="77777777">
            <w:pPr>
              <w:rPr>
                <w:rFonts w:eastAsia="Arial" w:cs="Arial"/>
                <w:sz w:val="14"/>
                <w:szCs w:val="14"/>
              </w:rPr>
            </w:pPr>
            <w:r w:rsidRPr="5CD4755F">
              <w:rPr>
                <w:rFonts w:eastAsia="Arial" w:cs="Arial"/>
                <w:sz w:val="14"/>
                <w:szCs w:val="14"/>
              </w:rPr>
              <w:t>CCCt</w:t>
            </w:r>
          </w:p>
        </w:tc>
        <w:tc>
          <w:tcPr>
            <w:tcW w:w="2535"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C421F5F" w14:textId="77777777">
            <w:pPr>
              <w:rPr>
                <w:rFonts w:eastAsia="Arial" w:cs="Arial"/>
                <w:sz w:val="14"/>
                <w:szCs w:val="14"/>
              </w:rPr>
            </w:pPr>
          </w:p>
          <w:p w:rsidR="00244C40" w:rsidP="007C2340" w:rsidRDefault="00244C40" w14:paraId="1FBA5874" w14:textId="77777777">
            <w:pPr>
              <w:rPr>
                <w:rFonts w:eastAsia="Arial" w:cs="Arial"/>
                <w:sz w:val="14"/>
                <w:szCs w:val="14"/>
              </w:rPr>
            </w:pPr>
            <w:r w:rsidRPr="5CD4755F">
              <w:rPr>
                <w:rFonts w:eastAsia="Arial" w:cs="Arial"/>
                <w:sz w:val="14"/>
                <w:szCs w:val="14"/>
              </w:rPr>
              <w:t>See HLBP timetable as referred to under ‘2. Related documents’</w:t>
            </w:r>
          </w:p>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AE024EB" w14:textId="77777777">
            <w:pPr>
              <w:rPr>
                <w:rFonts w:eastAsia="Arial" w:cs="Arial"/>
                <w:sz w:val="14"/>
                <w:szCs w:val="14"/>
              </w:rPr>
            </w:pPr>
            <w:r w:rsidRPr="5CD4755F">
              <w:rPr>
                <w:rFonts w:eastAsia="Arial" w:cs="Arial"/>
                <w:sz w:val="14"/>
                <w:szCs w:val="14"/>
              </w:rPr>
              <w:t xml:space="preserve">- </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3F52FDA" w14:textId="77777777">
            <w:pPr>
              <w:rPr>
                <w:rFonts w:eastAsia="Arial" w:cs="Arial"/>
                <w:sz w:val="14"/>
                <w:szCs w:val="14"/>
              </w:rPr>
            </w:pPr>
            <w:r w:rsidRPr="5CD4755F">
              <w:rPr>
                <w:rFonts w:eastAsia="Arial" w:cs="Arial"/>
                <w:sz w:val="14"/>
                <w:szCs w:val="14"/>
              </w:rPr>
              <w: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03987ED" w14:textId="77777777">
            <w:pPr>
              <w:rPr>
                <w:rFonts w:eastAsia="Arial" w:cs="Arial"/>
                <w:sz w:val="14"/>
                <w:szCs w:val="14"/>
              </w:rPr>
            </w:pPr>
            <w:r w:rsidRPr="5CD4755F">
              <w:rPr>
                <w:rFonts w:eastAsia="Arial" w:cs="Arial"/>
                <w:sz w:val="14"/>
                <w:szCs w:val="14"/>
              </w:rPr>
              <w:t>-</w:t>
            </w:r>
          </w:p>
        </w:tc>
      </w:tr>
      <w:tr w:rsidR="00244C40" w:rsidTr="007C2340" w14:paraId="2F0D2EDC"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6DFA273" w14:textId="77777777">
            <w:pPr>
              <w:rPr>
                <w:rFonts w:eastAsia="Arial" w:cs="Arial"/>
                <w:sz w:val="14"/>
                <w:szCs w:val="14"/>
              </w:rPr>
            </w:pPr>
            <w:r w:rsidRPr="5CD4755F">
              <w:rPr>
                <w:rFonts w:eastAsia="Arial" w:cs="Arial"/>
                <w:sz w:val="14"/>
                <w:szCs w:val="14"/>
              </w:rPr>
              <w:t>Trigger CGM Merging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C67E02F"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8102CB7" w14:textId="77777777">
            <w:pPr>
              <w:rPr>
                <w:rFonts w:eastAsia="Arial" w:cs="Arial"/>
                <w:sz w:val="14"/>
                <w:szCs w:val="14"/>
              </w:rPr>
            </w:pPr>
            <w:r w:rsidRPr="5CD4755F">
              <w:rPr>
                <w:rFonts w:eastAsia="Arial" w:cs="Arial"/>
                <w:sz w:val="14"/>
                <w:szCs w:val="14"/>
              </w:rPr>
              <w:t>CCCt</w:t>
            </w:r>
          </w:p>
        </w:tc>
        <w:tc>
          <w:tcPr>
            <w:tcW w:w="2535" w:type="dxa"/>
            <w:gridSpan w:val="3"/>
            <w:vMerge/>
            <w:vAlign w:val="center"/>
          </w:tcPr>
          <w:p w:rsidR="00244C40" w:rsidP="007C2340" w:rsidRDefault="00244C40" w14:paraId="6F902073"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739CFEC" w14:textId="77777777">
            <w:pPr>
              <w:rPr>
                <w:rFonts w:eastAsia="Arial" w:cs="Arial"/>
                <w:sz w:val="14"/>
                <w:szCs w:val="14"/>
              </w:rPr>
            </w:pPr>
            <w:r w:rsidRPr="5CD4755F">
              <w:rPr>
                <w:rFonts w:eastAsia="Arial" w:cs="Arial"/>
                <w:sz w:val="14"/>
                <w:szCs w:val="14"/>
              </w:rPr>
              <w:t>CGM, RefProg, Gridmodel AAC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FEA32AD"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6A6FB8D" w14:textId="77777777">
            <w:pPr>
              <w:rPr>
                <w:rFonts w:eastAsia="Arial" w:cs="Arial"/>
                <w:sz w:val="14"/>
                <w:szCs w:val="14"/>
              </w:rPr>
            </w:pPr>
            <w:r w:rsidRPr="5CD4755F">
              <w:rPr>
                <w:rFonts w:eastAsia="Arial" w:cs="Arial"/>
                <w:sz w:val="14"/>
                <w:szCs w:val="14"/>
              </w:rPr>
              <w:t>ME</w:t>
            </w:r>
          </w:p>
        </w:tc>
      </w:tr>
      <w:tr w:rsidR="00244C40" w:rsidTr="007C2340" w14:paraId="47992B8C"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7CB7136" w14:textId="77777777">
            <w:pPr>
              <w:rPr>
                <w:rFonts w:eastAsia="Arial" w:cs="Arial"/>
                <w:sz w:val="14"/>
                <w:szCs w:val="14"/>
              </w:rPr>
            </w:pPr>
            <w:r w:rsidRPr="5CD4755F">
              <w:rPr>
                <w:rFonts w:eastAsia="Arial" w:cs="Arial"/>
                <w:sz w:val="14"/>
                <w:szCs w:val="14"/>
              </w:rPr>
              <w:t>Distribute RSC &amp; JAO data</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2C2DC70"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88F9AE4" w14:textId="77777777">
            <w:pPr>
              <w:rPr>
                <w:rFonts w:eastAsia="Arial" w:cs="Arial"/>
                <w:sz w:val="14"/>
                <w:szCs w:val="14"/>
              </w:rPr>
            </w:pPr>
            <w:r w:rsidRPr="5CD4755F">
              <w:rPr>
                <w:rFonts w:eastAsia="Arial" w:cs="Arial"/>
                <w:sz w:val="14"/>
                <w:szCs w:val="14"/>
              </w:rPr>
              <w:t>CCCt</w:t>
            </w:r>
          </w:p>
        </w:tc>
        <w:tc>
          <w:tcPr>
            <w:tcW w:w="2535" w:type="dxa"/>
            <w:gridSpan w:val="3"/>
            <w:vMerge/>
            <w:vAlign w:val="center"/>
          </w:tcPr>
          <w:p w:rsidR="00244C40" w:rsidP="007C2340" w:rsidRDefault="00244C40" w14:paraId="4835ED60"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7E05FD4"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5C92DB1" w14:textId="77777777">
            <w:pPr>
              <w:rPr>
                <w:rFonts w:eastAsia="Arial" w:cs="Arial"/>
                <w:sz w:val="14"/>
                <w:szCs w:val="14"/>
              </w:rPr>
            </w:pPr>
            <w:r w:rsidRPr="5CD4755F">
              <w:rPr>
                <w:rFonts w:eastAsia="Arial" w:cs="Arial"/>
                <w:sz w:val="14"/>
                <w:szCs w:val="14"/>
              </w:rPr>
              <w:t>CGM, RefProg, DA Domain</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1EACBCD" w14:textId="77777777">
            <w:pPr>
              <w:rPr>
                <w:rFonts w:eastAsia="Arial" w:cs="Arial"/>
                <w:sz w:val="14"/>
                <w:szCs w:val="14"/>
              </w:rPr>
            </w:pPr>
            <w:r w:rsidRPr="5CD4755F">
              <w:rPr>
                <w:rFonts w:eastAsia="Arial" w:cs="Arial"/>
                <w:sz w:val="14"/>
                <w:szCs w:val="14"/>
              </w:rPr>
              <w:t>TSOs, JAO</w:t>
            </w:r>
          </w:p>
        </w:tc>
      </w:tr>
      <w:tr w:rsidR="00244C40" w:rsidTr="007C2340" w14:paraId="6F1AE0BA" w14:textId="77777777">
        <w:trPr>
          <w:trHeight w:val="270"/>
        </w:trPr>
        <w:tc>
          <w:tcPr>
            <w:tcW w:w="3150"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1B95FF" w:themeFill="accent6" w:themeFillTint="99"/>
            <w:tcMar>
              <w:left w:w="90" w:type="dxa"/>
              <w:right w:w="90" w:type="dxa"/>
            </w:tcMar>
            <w:vAlign w:val="center"/>
          </w:tcPr>
          <w:p w:rsidR="00244C40" w:rsidP="007C2340" w:rsidRDefault="00244C40" w14:paraId="35297A0C" w14:textId="77777777">
            <w:pPr>
              <w:rPr>
                <w:rFonts w:eastAsia="Arial" w:cs="Arial"/>
                <w:sz w:val="14"/>
                <w:szCs w:val="14"/>
              </w:rPr>
            </w:pPr>
            <w:r w:rsidRPr="5CD4755F">
              <w:rPr>
                <w:rFonts w:eastAsia="Arial" w:cs="Arial"/>
                <w:sz w:val="14"/>
                <w:szCs w:val="14"/>
              </w:rPr>
              <w:t>SecondCGM Data Gathering</w:t>
            </w:r>
          </w:p>
        </w:tc>
        <w:tc>
          <w:tcPr>
            <w:tcW w:w="2535" w:type="dxa"/>
            <w:gridSpan w:val="3"/>
            <w:vMerge/>
            <w:vAlign w:val="center"/>
          </w:tcPr>
          <w:p w:rsidR="00244C40" w:rsidP="007C2340" w:rsidRDefault="00244C40" w14:paraId="133BF4E8" w14:textId="77777777"/>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1B95FF" w:themeFill="accent6" w:themeFillTint="99"/>
            <w:tcMar>
              <w:left w:w="90" w:type="dxa"/>
              <w:right w:w="90" w:type="dxa"/>
            </w:tcMar>
            <w:vAlign w:val="center"/>
          </w:tcPr>
          <w:p w:rsidR="00244C40" w:rsidP="007C2340" w:rsidRDefault="00244C40" w14:paraId="7E2F13E3" w14:textId="77777777">
            <w:pPr>
              <w:rPr>
                <w:rFonts w:eastAsia="Arial" w:cs="Arial"/>
                <w:sz w:val="14"/>
                <w:szCs w:val="14"/>
              </w:rPr>
            </w:pPr>
          </w:p>
        </w:tc>
      </w:tr>
      <w:tr w:rsidR="00244C40" w:rsidTr="007C2340" w14:paraId="51D3E478"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52C23BF" w14:textId="77777777">
            <w:pPr>
              <w:rPr>
                <w:rFonts w:eastAsia="Arial" w:cs="Arial"/>
                <w:sz w:val="14"/>
                <w:szCs w:val="14"/>
              </w:rPr>
            </w:pPr>
            <w:r w:rsidRPr="5CD4755F">
              <w:rPr>
                <w:rFonts w:eastAsia="Arial" w:cs="Arial"/>
                <w:sz w:val="14"/>
                <w:szCs w:val="14"/>
              </w:rPr>
              <w:t>Reopen gates for CGM Merging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964510C"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885FA2C" w14:textId="77777777">
            <w:pPr>
              <w:rPr>
                <w:rFonts w:eastAsia="Arial" w:cs="Arial"/>
                <w:sz w:val="14"/>
                <w:szCs w:val="14"/>
              </w:rPr>
            </w:pPr>
            <w:r w:rsidRPr="5CD4755F">
              <w:rPr>
                <w:rFonts w:eastAsia="Arial" w:cs="Arial"/>
                <w:sz w:val="14"/>
                <w:szCs w:val="14"/>
              </w:rPr>
              <w:t>CCCt</w:t>
            </w:r>
          </w:p>
        </w:tc>
        <w:tc>
          <w:tcPr>
            <w:tcW w:w="2535" w:type="dxa"/>
            <w:gridSpan w:val="3"/>
            <w:vMerge/>
            <w:vAlign w:val="center"/>
          </w:tcPr>
          <w:p w:rsidR="00244C40" w:rsidP="007C2340" w:rsidRDefault="00244C40" w14:paraId="26DB4865"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5751F6F"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943CFDF"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98A8316" w14:textId="77777777">
            <w:pPr>
              <w:rPr>
                <w:rFonts w:eastAsia="Arial" w:cs="Arial"/>
                <w:sz w:val="14"/>
                <w:szCs w:val="14"/>
              </w:rPr>
            </w:pPr>
            <w:r w:rsidRPr="5CD4755F">
              <w:rPr>
                <w:rFonts w:eastAsia="Arial" w:cs="Arial"/>
                <w:sz w:val="14"/>
                <w:szCs w:val="14"/>
              </w:rPr>
              <w:t>-</w:t>
            </w:r>
          </w:p>
        </w:tc>
      </w:tr>
      <w:tr w:rsidR="00244C40" w:rsidTr="007C2340" w14:paraId="548C196F"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8F0A4A3" w14:textId="77777777">
            <w:pPr>
              <w:rPr>
                <w:rFonts w:eastAsia="Arial" w:cs="Arial"/>
                <w:sz w:val="14"/>
                <w:szCs w:val="14"/>
              </w:rPr>
            </w:pPr>
            <w:r w:rsidRPr="5CD4755F">
              <w:rPr>
                <w:rFonts w:eastAsia="Arial" w:cs="Arial"/>
                <w:sz w:val="14"/>
                <w:szCs w:val="14"/>
              </w:rPr>
              <w:t>Trigger CGM Merging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2E8E146"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B170F06" w14:textId="77777777">
            <w:pPr>
              <w:rPr>
                <w:rFonts w:eastAsia="Arial" w:cs="Arial"/>
                <w:sz w:val="14"/>
                <w:szCs w:val="14"/>
              </w:rPr>
            </w:pPr>
            <w:r w:rsidRPr="5CD4755F">
              <w:rPr>
                <w:rFonts w:eastAsia="Arial" w:cs="Arial"/>
                <w:sz w:val="14"/>
                <w:szCs w:val="14"/>
              </w:rPr>
              <w:t>CCCt</w:t>
            </w:r>
          </w:p>
        </w:tc>
        <w:tc>
          <w:tcPr>
            <w:tcW w:w="2535" w:type="dxa"/>
            <w:gridSpan w:val="3"/>
            <w:vMerge/>
            <w:vAlign w:val="center"/>
          </w:tcPr>
          <w:p w:rsidR="00244C40" w:rsidP="007C2340" w:rsidRDefault="00244C40" w14:paraId="4EA835CA"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62473B5" w14:textId="77777777">
            <w:pPr>
              <w:rPr>
                <w:rFonts w:eastAsia="Arial" w:cs="Arial"/>
                <w:sz w:val="14"/>
                <w:szCs w:val="14"/>
              </w:rPr>
            </w:pPr>
            <w:r w:rsidRPr="5CD4755F">
              <w:rPr>
                <w:rFonts w:eastAsia="Arial" w:cs="Arial"/>
                <w:sz w:val="14"/>
                <w:szCs w:val="14"/>
              </w:rPr>
              <w:t>CGM, RefProg, Gridmodel AAC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F779AC1"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A78BA34" w14:textId="77777777">
            <w:pPr>
              <w:rPr>
                <w:rFonts w:eastAsia="Arial" w:cs="Arial"/>
                <w:sz w:val="14"/>
                <w:szCs w:val="14"/>
              </w:rPr>
            </w:pPr>
            <w:r w:rsidRPr="5CD4755F">
              <w:rPr>
                <w:rFonts w:eastAsia="Arial" w:cs="Arial"/>
                <w:sz w:val="14"/>
                <w:szCs w:val="14"/>
              </w:rPr>
              <w:t>ME</w:t>
            </w:r>
          </w:p>
        </w:tc>
      </w:tr>
      <w:tr w:rsidR="00244C40" w:rsidTr="007C2340" w14:paraId="5E86FD14"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DB8882D" w14:textId="77777777">
            <w:pPr>
              <w:rPr>
                <w:rFonts w:eastAsia="Arial" w:cs="Arial"/>
                <w:sz w:val="14"/>
                <w:szCs w:val="14"/>
              </w:rPr>
            </w:pPr>
            <w:r w:rsidRPr="5CD4755F">
              <w:rPr>
                <w:rFonts w:eastAsia="Arial" w:cs="Arial"/>
                <w:sz w:val="14"/>
                <w:szCs w:val="14"/>
              </w:rPr>
              <w:t>Close gates for CGM Merging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B4CD973"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E3EE5F8" w14:textId="77777777">
            <w:pPr>
              <w:rPr>
                <w:rFonts w:eastAsia="Arial" w:cs="Arial"/>
                <w:sz w:val="14"/>
                <w:szCs w:val="14"/>
              </w:rPr>
            </w:pPr>
            <w:r w:rsidRPr="5CD4755F">
              <w:rPr>
                <w:rFonts w:eastAsia="Arial" w:cs="Arial"/>
                <w:sz w:val="14"/>
                <w:szCs w:val="14"/>
              </w:rPr>
              <w:t>CCCt</w:t>
            </w:r>
          </w:p>
        </w:tc>
        <w:tc>
          <w:tcPr>
            <w:tcW w:w="2535" w:type="dxa"/>
            <w:gridSpan w:val="3"/>
            <w:vMerge/>
            <w:vAlign w:val="center"/>
          </w:tcPr>
          <w:p w:rsidR="00244C40" w:rsidP="007C2340" w:rsidRDefault="00244C40" w14:paraId="2E094917"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545C3B5"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071D41D"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9E342D0" w14:textId="77777777">
            <w:pPr>
              <w:rPr>
                <w:rFonts w:eastAsia="Arial" w:cs="Arial"/>
                <w:sz w:val="14"/>
                <w:szCs w:val="14"/>
              </w:rPr>
            </w:pPr>
            <w:r w:rsidRPr="5CD4755F">
              <w:rPr>
                <w:rFonts w:eastAsia="Arial" w:cs="Arial"/>
                <w:sz w:val="14"/>
                <w:szCs w:val="14"/>
              </w:rPr>
              <w:t>-</w:t>
            </w:r>
          </w:p>
        </w:tc>
      </w:tr>
      <w:tr w:rsidR="00244C40" w:rsidTr="007C2340" w14:paraId="1FA32FB6"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BA7C818" w14:textId="77777777">
            <w:pPr>
              <w:rPr>
                <w:rFonts w:eastAsia="Arial" w:cs="Arial"/>
                <w:sz w:val="14"/>
                <w:szCs w:val="14"/>
              </w:rPr>
            </w:pPr>
            <w:r w:rsidRPr="5CD4755F">
              <w:rPr>
                <w:rFonts w:eastAsia="Arial" w:cs="Arial"/>
                <w:sz w:val="14"/>
                <w:szCs w:val="14"/>
              </w:rPr>
              <w:t>Distribute RSC &amp; JAO data</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EB44D22"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5FFFA54" w14:textId="77777777">
            <w:pPr>
              <w:rPr>
                <w:rFonts w:eastAsia="Arial" w:cs="Arial"/>
                <w:sz w:val="14"/>
                <w:szCs w:val="14"/>
              </w:rPr>
            </w:pPr>
            <w:r w:rsidRPr="5CD4755F">
              <w:rPr>
                <w:rFonts w:eastAsia="Arial" w:cs="Arial"/>
                <w:sz w:val="14"/>
                <w:szCs w:val="14"/>
              </w:rPr>
              <w:t>CCCt</w:t>
            </w:r>
          </w:p>
        </w:tc>
        <w:tc>
          <w:tcPr>
            <w:tcW w:w="2535" w:type="dxa"/>
            <w:gridSpan w:val="3"/>
            <w:vMerge/>
            <w:vAlign w:val="center"/>
          </w:tcPr>
          <w:p w:rsidR="00244C40" w:rsidP="007C2340" w:rsidRDefault="00244C40" w14:paraId="18332E6D"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E88D121"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1CBCE68" w14:textId="77777777">
            <w:pPr>
              <w:rPr>
                <w:rFonts w:eastAsia="Arial" w:cs="Arial"/>
                <w:sz w:val="14"/>
                <w:szCs w:val="14"/>
              </w:rPr>
            </w:pPr>
            <w:r w:rsidRPr="5CD4755F">
              <w:rPr>
                <w:rFonts w:eastAsia="Arial" w:cs="Arial"/>
                <w:sz w:val="14"/>
                <w:szCs w:val="14"/>
              </w:rPr>
              <w:t>CGM, RefProg, DA Domain</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2BA4984" w14:textId="77777777">
            <w:pPr>
              <w:rPr>
                <w:rFonts w:eastAsia="Arial" w:cs="Arial"/>
                <w:sz w:val="14"/>
                <w:szCs w:val="14"/>
              </w:rPr>
            </w:pPr>
            <w:r w:rsidRPr="5CD4755F">
              <w:rPr>
                <w:rFonts w:eastAsia="Arial" w:cs="Arial"/>
                <w:sz w:val="14"/>
                <w:szCs w:val="14"/>
              </w:rPr>
              <w:t>TSOs, JAO</w:t>
            </w:r>
          </w:p>
        </w:tc>
      </w:tr>
    </w:tbl>
    <w:p w:rsidR="00244C40" w:rsidP="00244C40" w:rsidRDefault="00244C40" w14:paraId="79FB0D23" w14:textId="77777777">
      <w:pPr>
        <w:pStyle w:val="Heading3"/>
        <w:rPr>
          <w:lang w:val="en-IE"/>
        </w:rPr>
      </w:pPr>
      <w:r w:rsidRPr="5CD4755F">
        <w:t>Backup and Fallback processes</w:t>
      </w:r>
    </w:p>
    <w:p w:rsidR="00244C40" w:rsidP="00244C40" w:rsidRDefault="00244C40" w14:paraId="2F33F7D8" w14:textId="77777777">
      <w:pPr>
        <w:spacing w:after="240"/>
        <w:rPr>
          <w:rFonts w:eastAsia="Arial" w:cs="Arial"/>
          <w:color w:val="000000" w:themeColor="text1"/>
        </w:rPr>
      </w:pPr>
      <w:r w:rsidRPr="5CD4755F">
        <w:rPr>
          <w:rFonts w:eastAsia="Arial" w:cs="Arial"/>
          <w:color w:val="000000" w:themeColor="text1"/>
        </w:rPr>
        <w:t xml:space="preserve">As soon as an issue with the CCCt is identified (e.g. blocking the process to run normally), the CCC must call or email Unicorn Core helpdesk. </w:t>
      </w:r>
    </w:p>
    <w:p w:rsidR="00244C40" w:rsidP="00244C40" w:rsidRDefault="00244C40" w14:paraId="77B7E42B" w14:textId="77777777">
      <w:pPr>
        <w:spacing w:after="240"/>
        <w:rPr>
          <w:rFonts w:eastAsia="Arial" w:cs="Arial"/>
          <w:color w:val="000000" w:themeColor="text1"/>
        </w:rPr>
      </w:pPr>
      <w:r w:rsidRPr="5CD4755F">
        <w:rPr>
          <w:rFonts w:eastAsia="Arial" w:cs="Arial"/>
          <w:color w:val="000000" w:themeColor="text1"/>
        </w:rPr>
        <w:t>In case the issue is due to missing input data, please refer to the following backups and execute them before the indicated CET:</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690"/>
        <w:gridCol w:w="840"/>
        <w:gridCol w:w="1440"/>
        <w:gridCol w:w="3330"/>
        <w:gridCol w:w="840"/>
        <w:gridCol w:w="795"/>
        <w:gridCol w:w="1320"/>
      </w:tblGrid>
      <w:tr w:rsidR="00244C40" w:rsidTr="007C2340" w14:paraId="5C2F1DF2" w14:textId="77777777">
        <w:trPr>
          <w:trHeight w:val="510"/>
        </w:trPr>
        <w:tc>
          <w:tcPr>
            <w:tcW w:w="690"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64B9497E" w14:textId="77777777">
            <w:pPr>
              <w:rPr>
                <w:rFonts w:eastAsia="Arial" w:cs="Arial"/>
                <w:sz w:val="14"/>
                <w:szCs w:val="14"/>
              </w:rPr>
            </w:pPr>
            <w:r w:rsidRPr="5CD4755F">
              <w:rPr>
                <w:rFonts w:eastAsia="Arial" w:cs="Arial"/>
                <w:color w:val="FFFFFF" w:themeColor="background1"/>
                <w:sz w:val="14"/>
                <w:szCs w:val="14"/>
              </w:rPr>
              <w:t>Backup ID</w:t>
            </w:r>
          </w:p>
        </w:tc>
        <w:tc>
          <w:tcPr>
            <w:tcW w:w="8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3455AFD" w14:textId="77777777">
            <w:pPr>
              <w:rPr>
                <w:rFonts w:eastAsia="Arial" w:cs="Arial"/>
                <w:sz w:val="14"/>
                <w:szCs w:val="14"/>
              </w:rPr>
            </w:pPr>
            <w:r w:rsidRPr="5CD4755F">
              <w:rPr>
                <w:rFonts w:eastAsia="Arial" w:cs="Arial"/>
                <w:color w:val="FFFFFF" w:themeColor="background1"/>
                <w:sz w:val="14"/>
                <w:szCs w:val="14"/>
              </w:rPr>
              <w:t>Process Step</w:t>
            </w:r>
          </w:p>
        </w:tc>
        <w:tc>
          <w:tcPr>
            <w:tcW w:w="14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06C06B30" w14:textId="77777777">
            <w:pPr>
              <w:rPr>
                <w:rFonts w:eastAsia="Arial" w:cs="Arial"/>
                <w:sz w:val="14"/>
                <w:szCs w:val="14"/>
              </w:rPr>
            </w:pPr>
            <w:r w:rsidRPr="5CD4755F">
              <w:rPr>
                <w:rFonts w:eastAsia="Arial" w:cs="Arial"/>
                <w:color w:val="FFFFFF" w:themeColor="background1"/>
                <w:sz w:val="14"/>
                <w:szCs w:val="14"/>
              </w:rPr>
              <w:t>Description</w:t>
            </w:r>
          </w:p>
        </w:tc>
        <w:tc>
          <w:tcPr>
            <w:tcW w:w="333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EDCCAA9" w14:textId="77777777">
            <w:pPr>
              <w:rPr>
                <w:rFonts w:eastAsia="Arial" w:cs="Arial"/>
                <w:sz w:val="14"/>
                <w:szCs w:val="14"/>
              </w:rPr>
            </w:pPr>
            <w:r w:rsidRPr="5CD4755F">
              <w:rPr>
                <w:rFonts w:eastAsia="Arial" w:cs="Arial"/>
                <w:color w:val="FFFFFF" w:themeColor="background1"/>
                <w:sz w:val="14"/>
                <w:szCs w:val="14"/>
              </w:rPr>
              <w:t>Solution/Action</w:t>
            </w:r>
          </w:p>
        </w:tc>
        <w:tc>
          <w:tcPr>
            <w:tcW w:w="8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7576E0B" w14:textId="77777777">
            <w:pPr>
              <w:rPr>
                <w:rFonts w:eastAsia="Arial" w:cs="Arial"/>
                <w:sz w:val="14"/>
                <w:szCs w:val="14"/>
              </w:rPr>
            </w:pPr>
            <w:r w:rsidRPr="5CD4755F">
              <w:rPr>
                <w:rFonts w:eastAsia="Arial" w:cs="Arial"/>
                <w:color w:val="FFFFFF" w:themeColor="background1"/>
                <w:sz w:val="14"/>
                <w:szCs w:val="14"/>
              </w:rPr>
              <w:t>Owner</w:t>
            </w:r>
          </w:p>
        </w:tc>
        <w:tc>
          <w:tcPr>
            <w:tcW w:w="79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0255BC3" w14:textId="77777777">
            <w:pPr>
              <w:rPr>
                <w:rFonts w:eastAsia="Arial" w:cs="Arial"/>
                <w:sz w:val="14"/>
                <w:szCs w:val="14"/>
              </w:rPr>
            </w:pPr>
            <w:r w:rsidRPr="5CD4755F">
              <w:rPr>
                <w:rFonts w:eastAsia="Arial" w:cs="Arial"/>
                <w:color w:val="FFFFFF" w:themeColor="background1"/>
                <w:sz w:val="14"/>
                <w:szCs w:val="14"/>
              </w:rPr>
              <w:t>Tool</w:t>
            </w:r>
          </w:p>
        </w:tc>
        <w:tc>
          <w:tcPr>
            <w:tcW w:w="1320"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043E116C"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8078E8" w14:paraId="3C7514F0" w14:textId="77777777">
        <w:trPr>
          <w:trHeight w:val="1426"/>
        </w:trPr>
        <w:tc>
          <w:tcPr>
            <w:tcW w:w="6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169CB238" w14:textId="3D509A3B">
            <w:pPr>
              <w:rPr>
                <w:rFonts w:eastAsia="Arial" w:cs="Arial"/>
                <w:sz w:val="14"/>
                <w:szCs w:val="14"/>
              </w:rPr>
            </w:pPr>
            <w:r w:rsidRPr="02BA803D">
              <w:rPr>
                <w:rFonts w:eastAsia="Arial" w:cs="Arial"/>
                <w:sz w:val="14"/>
                <w:szCs w:val="14"/>
              </w:rPr>
              <w:t xml:space="preserve"> ID</w:t>
            </w:r>
            <w:r>
              <w:rPr>
                <w:rFonts w:eastAsia="Arial" w:cs="Arial"/>
                <w:sz w:val="14"/>
                <w:szCs w:val="14"/>
              </w:rPr>
              <w:t>3</w:t>
            </w:r>
            <w:r w:rsidRPr="02BA803D">
              <w:rPr>
                <w:rFonts w:eastAsia="Arial" w:cs="Arial"/>
                <w:sz w:val="14"/>
                <w:szCs w:val="14"/>
              </w:rPr>
              <w:t>_</w:t>
            </w:r>
            <w:r w:rsidR="00D14BD7">
              <w:rPr>
                <w:rFonts w:eastAsia="Arial" w:cs="Arial"/>
                <w:sz w:val="14"/>
                <w:szCs w:val="14"/>
              </w:rPr>
              <w:t>5</w:t>
            </w:r>
          </w:p>
        </w:tc>
        <w:tc>
          <w:tcPr>
            <w:tcW w:w="84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146DD800" w14:textId="77777777">
            <w:pPr>
              <w:rPr>
                <w:rFonts w:eastAsia="Arial" w:cs="Arial"/>
                <w:sz w:val="14"/>
                <w:szCs w:val="14"/>
              </w:rPr>
            </w:pPr>
            <w:r w:rsidRPr="5CD4755F">
              <w:rPr>
                <w:rFonts w:eastAsia="Arial" w:cs="Arial"/>
                <w:sz w:val="14"/>
                <w:szCs w:val="14"/>
              </w:rPr>
              <w:t>First or second CGM data gathering</w:t>
            </w:r>
          </w:p>
        </w:tc>
        <w:tc>
          <w:tcPr>
            <w:tcW w:w="144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550440AE" w14:textId="77777777">
            <w:pPr>
              <w:rPr>
                <w:rFonts w:eastAsia="Arial" w:cs="Arial"/>
                <w:sz w:val="14"/>
                <w:szCs w:val="14"/>
              </w:rPr>
            </w:pPr>
            <w:r w:rsidRPr="5CD4755F">
              <w:rPr>
                <w:rFonts w:eastAsia="Arial" w:cs="Arial"/>
                <w:sz w:val="14"/>
                <w:szCs w:val="14"/>
              </w:rPr>
              <w:t>Missing, incomplete or incorrect CGM</w:t>
            </w:r>
          </w:p>
        </w:tc>
        <w:tc>
          <w:tcPr>
            <w:tcW w:w="333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F323465" w14:textId="77777777">
            <w:pPr>
              <w:rPr>
                <w:rFonts w:eastAsia="Arial" w:cs="Arial"/>
                <w:sz w:val="14"/>
                <w:szCs w:val="14"/>
              </w:rPr>
            </w:pPr>
          </w:p>
          <w:p w:rsidR="00244C40" w:rsidP="007C2340" w:rsidRDefault="00244C40" w14:paraId="6410D0B8" w14:textId="77777777">
            <w:pPr>
              <w:rPr>
                <w:rFonts w:eastAsia="Arial" w:cs="Arial"/>
                <w:sz w:val="14"/>
                <w:szCs w:val="14"/>
              </w:rPr>
            </w:pPr>
            <w:r w:rsidRPr="5CD4755F">
              <w:rPr>
                <w:rFonts w:eastAsia="Arial" w:cs="Arial"/>
                <w:sz w:val="14"/>
                <w:szCs w:val="14"/>
              </w:rPr>
              <w:t>1) If no CGM merging package is provided at all:</w:t>
            </w:r>
          </w:p>
          <w:p w:rsidR="00244C40" w:rsidP="007C2340" w:rsidRDefault="00244C40" w14:paraId="74240E5D" w14:textId="77777777">
            <w:pPr>
              <w:rPr>
                <w:rFonts w:eastAsia="Arial" w:cs="Arial"/>
                <w:sz w:val="14"/>
                <w:szCs w:val="14"/>
              </w:rPr>
            </w:pPr>
            <w:r w:rsidRPr="02BA803D">
              <w:rPr>
                <w:rFonts w:eastAsia="Arial" w:cs="Arial"/>
                <w:sz w:val="14"/>
                <w:szCs w:val="14"/>
              </w:rPr>
              <w:t>1. The merging entity to inform all parties via E-mail of the automatic fallback provided by CCCt.(email template 15 missing Coreso Inputs)</w:t>
            </w:r>
          </w:p>
          <w:p w:rsidR="00244C40" w:rsidP="007C2340" w:rsidRDefault="00244C40" w14:paraId="2647F8BA" w14:textId="77777777">
            <w:pPr>
              <w:rPr>
                <w:rFonts w:eastAsia="Arial" w:cs="Arial"/>
                <w:sz w:val="14"/>
                <w:szCs w:val="14"/>
              </w:rPr>
            </w:pPr>
            <w:r w:rsidRPr="02BA803D">
              <w:rPr>
                <w:rFonts w:eastAsia="Arial" w:cs="Arial"/>
                <w:sz w:val="14"/>
                <w:szCs w:val="14"/>
              </w:rPr>
              <w:t xml:space="preserve">2) In case of missing CGMs for certain timestamps within the merging package, the CCCt operator will inform all parties via  email template 17 </w:t>
            </w:r>
          </w:p>
        </w:tc>
        <w:tc>
          <w:tcPr>
            <w:tcW w:w="8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21DC379" w14:textId="77777777">
            <w:pPr>
              <w:rPr>
                <w:rFonts w:eastAsia="Arial" w:cs="Arial"/>
                <w:sz w:val="14"/>
                <w:szCs w:val="14"/>
              </w:rPr>
            </w:pPr>
            <w:r w:rsidRPr="5CD4755F">
              <w:rPr>
                <w:rFonts w:eastAsia="Arial" w:cs="Arial"/>
                <w:sz w:val="14"/>
                <w:szCs w:val="14"/>
              </w:rPr>
              <w:t>Coreso</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AE0D2DF" w14:textId="77777777">
            <w:pPr>
              <w:rPr>
                <w:rFonts w:eastAsia="Arial" w:cs="Arial"/>
                <w:sz w:val="14"/>
                <w:szCs w:val="14"/>
              </w:rPr>
            </w:pPr>
            <w:r w:rsidRPr="5CD4755F">
              <w:rPr>
                <w:rFonts w:eastAsia="Arial" w:cs="Arial"/>
                <w:sz w:val="14"/>
                <w:szCs w:val="14"/>
              </w:rPr>
              <w:t>CCCt, CGM merging tool of Coreso</w:t>
            </w:r>
          </w:p>
        </w:tc>
        <w:tc>
          <w:tcPr>
            <w:tcW w:w="13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E068DA6" w14:textId="77777777">
            <w:pPr>
              <w:rPr>
                <w:rFonts w:eastAsia="Arial" w:cs="Arial"/>
                <w:sz w:val="14"/>
                <w:szCs w:val="14"/>
              </w:rPr>
            </w:pPr>
            <w:r w:rsidRPr="02BA803D">
              <w:rPr>
                <w:rFonts w:eastAsia="Arial" w:cs="Arial"/>
                <w:sz w:val="14"/>
                <w:szCs w:val="14"/>
              </w:rPr>
              <w:t>15, 17</w:t>
            </w:r>
          </w:p>
        </w:tc>
      </w:tr>
    </w:tbl>
    <w:p w:rsidR="00244C40" w:rsidP="00244C40" w:rsidRDefault="00244C40" w14:paraId="72B109C9" w14:textId="77777777"/>
    <w:p w:rsidR="00244C40" w:rsidP="00244C40" w:rsidRDefault="00244C40" w14:paraId="0CD1529E" w14:textId="77777777">
      <w:pPr>
        <w:pStyle w:val="Heading2"/>
        <w:rPr>
          <w:lang w:val="en-IE"/>
        </w:rPr>
      </w:pPr>
      <w:bookmarkStart w:name="_Toc224121699" w:id="334"/>
      <w:r>
        <w:t>RefProg Computation</w:t>
      </w:r>
      <w:bookmarkEnd w:id="334"/>
    </w:p>
    <w:p w:rsidR="00244C40" w:rsidP="00244C40" w:rsidRDefault="00244C40" w14:paraId="555B2EC5" w14:textId="77777777">
      <w:pPr>
        <w:rPr>
          <w:rFonts w:eastAsia="Arial" w:cs="Arial"/>
          <w:color w:val="000000" w:themeColor="text1"/>
        </w:rPr>
      </w:pPr>
      <w:r w:rsidRPr="5CD4755F">
        <w:rPr>
          <w:rFonts w:eastAsia="Arial" w:cs="Arial"/>
          <w:color w:val="000000" w:themeColor="text1"/>
        </w:rPr>
        <w:t>The purpose of this process step is to derive a reference programme from the AAC grid model provided in the first, second or third CGM Data Gathering Process steps</w:t>
      </w:r>
    </w:p>
    <w:p w:rsidR="00244C40" w:rsidP="00244C40" w:rsidRDefault="00244C40" w14:paraId="261E1E53" w14:textId="77777777">
      <w:pPr>
        <w:rPr>
          <w:rFonts w:eastAsia="Arial" w:cs="Arial"/>
          <w:color w:val="000000" w:themeColor="text1"/>
        </w:rPr>
      </w:pP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45"/>
        <w:gridCol w:w="945"/>
        <w:gridCol w:w="825"/>
        <w:gridCol w:w="840"/>
        <w:gridCol w:w="855"/>
        <w:gridCol w:w="1135"/>
        <w:gridCol w:w="1135"/>
        <w:gridCol w:w="1135"/>
      </w:tblGrid>
      <w:tr w:rsidR="00244C40" w:rsidTr="4DD55594" w14:paraId="255CCCC6"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C7E1910" w14:textId="77777777">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C945C85" w14:textId="77777777">
            <w:pPr>
              <w:rPr>
                <w:rFonts w:eastAsia="Arial" w:cs="Arial"/>
                <w:sz w:val="14"/>
                <w:szCs w:val="14"/>
              </w:rPr>
            </w:pPr>
            <w:r w:rsidRPr="5CD4755F">
              <w:rPr>
                <w:rFonts w:eastAsia="Arial" w:cs="Arial"/>
                <w:color w:val="FFFFFF" w:themeColor="background1"/>
                <w:sz w:val="14"/>
                <w:szCs w:val="14"/>
              </w:rPr>
              <w:t>Owner</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2AE2EC3" w14:textId="77777777">
            <w:pPr>
              <w:rPr>
                <w:rFonts w:eastAsia="Arial" w:cs="Arial"/>
                <w:sz w:val="14"/>
                <w:szCs w:val="14"/>
              </w:rPr>
            </w:pPr>
            <w:r w:rsidRPr="5CD4755F">
              <w:rPr>
                <w:rFonts w:eastAsia="Arial" w:cs="Arial"/>
                <w:color w:val="FFFFFF" w:themeColor="background1"/>
                <w:sz w:val="14"/>
                <w:szCs w:val="14"/>
              </w:rPr>
              <w:t>Tool</w:t>
            </w:r>
          </w:p>
        </w:tc>
        <w:tc>
          <w:tcPr>
            <w:tcW w:w="82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F44BD85" w14:textId="77777777">
            <w:pPr>
              <w:rPr>
                <w:rFonts w:eastAsia="Arial" w:cs="Arial"/>
                <w:sz w:val="14"/>
                <w:szCs w:val="14"/>
              </w:rPr>
            </w:pPr>
            <w:r w:rsidRPr="5CD4755F">
              <w:rPr>
                <w:rFonts w:eastAsia="Arial" w:cs="Arial"/>
                <w:color w:val="FFFFFF" w:themeColor="background1"/>
                <w:sz w:val="14"/>
                <w:szCs w:val="14"/>
              </w:rPr>
              <w:t>Target Start Time</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B274027" w14:textId="77777777">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BD4F1C9" w14:textId="77777777">
            <w:pPr>
              <w:rPr>
                <w:rFonts w:eastAsia="Arial" w:cs="Arial"/>
                <w:sz w:val="14"/>
                <w:szCs w:val="14"/>
              </w:rPr>
            </w:pPr>
            <w:r w:rsidRPr="5CD4755F">
              <w:rPr>
                <w:rFonts w:eastAsia="Arial" w:cs="Arial"/>
                <w:color w:val="FFFFFF" w:themeColor="background1"/>
                <w:sz w:val="14"/>
                <w:szCs w:val="14"/>
              </w:rPr>
              <w:t>Critical End Time</w:t>
            </w:r>
          </w:p>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34C68CA"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4DD55594" w14:paraId="635B9945" w14:textId="77777777">
        <w:trPr>
          <w:trHeight w:val="270"/>
        </w:trPr>
        <w:tc>
          <w:tcPr>
            <w:tcW w:w="1290" w:type="dxa"/>
            <w:vMerge/>
            <w:vAlign w:val="center"/>
          </w:tcPr>
          <w:p w:rsidR="00244C40" w:rsidP="007C2340" w:rsidRDefault="00244C40" w14:paraId="74289508" w14:textId="77777777"/>
        </w:tc>
        <w:tc>
          <w:tcPr>
            <w:tcW w:w="945" w:type="dxa"/>
            <w:vMerge/>
            <w:vAlign w:val="center"/>
          </w:tcPr>
          <w:p w:rsidR="00244C40" w:rsidP="007C2340" w:rsidRDefault="00244C40" w14:paraId="53EA413A" w14:textId="77777777"/>
        </w:tc>
        <w:tc>
          <w:tcPr>
            <w:tcW w:w="945" w:type="dxa"/>
            <w:vMerge/>
            <w:vAlign w:val="center"/>
          </w:tcPr>
          <w:p w:rsidR="00244C40" w:rsidP="007C2340" w:rsidRDefault="00244C40" w14:paraId="5CD52882" w14:textId="77777777"/>
        </w:tc>
        <w:tc>
          <w:tcPr>
            <w:tcW w:w="825" w:type="dxa"/>
            <w:vMerge/>
            <w:vAlign w:val="center"/>
          </w:tcPr>
          <w:p w:rsidR="00244C40" w:rsidP="007C2340" w:rsidRDefault="00244C40" w14:paraId="787FE647" w14:textId="77777777"/>
        </w:tc>
        <w:tc>
          <w:tcPr>
            <w:tcW w:w="840" w:type="dxa"/>
            <w:vMerge/>
            <w:vAlign w:val="center"/>
          </w:tcPr>
          <w:p w:rsidR="00244C40" w:rsidP="007C2340" w:rsidRDefault="00244C40" w14:paraId="5DB236F0" w14:textId="77777777"/>
        </w:tc>
        <w:tc>
          <w:tcPr>
            <w:tcW w:w="855" w:type="dxa"/>
            <w:vMerge/>
            <w:vAlign w:val="center"/>
          </w:tcPr>
          <w:p w:rsidR="00244C40" w:rsidP="007C2340" w:rsidRDefault="00244C40" w14:paraId="18F28CDA"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C123DBF" w14:textId="77777777">
            <w:pPr>
              <w:rPr>
                <w:rFonts w:eastAsia="Arial" w:cs="Arial"/>
                <w:sz w:val="14"/>
                <w:szCs w:val="14"/>
              </w:rPr>
            </w:pPr>
            <w:r w:rsidRPr="5CD4755F">
              <w:rPr>
                <w:rFonts w:eastAsia="Arial" w:cs="Arial"/>
                <w:color w:val="FFFFFF" w:themeColor="background1"/>
                <w:sz w:val="14"/>
                <w:szCs w:val="14"/>
              </w:rPr>
              <w:t>Input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2D784DA" w14:textId="77777777">
            <w:pPr>
              <w:rPr>
                <w:rFonts w:eastAsia="Arial" w:cs="Arial"/>
                <w:sz w:val="14"/>
                <w:szCs w:val="14"/>
              </w:rPr>
            </w:pPr>
            <w:r w:rsidRPr="5CD4755F">
              <w:rPr>
                <w:rFonts w:eastAsia="Arial" w:cs="Arial"/>
                <w:color w:val="FFFFFF" w:themeColor="background1"/>
                <w:sz w:val="14"/>
                <w:szCs w:val="14"/>
              </w:rPr>
              <w:t>Output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1108F70" w14:textId="77777777">
            <w:pPr>
              <w:rPr>
                <w:rFonts w:eastAsia="Arial" w:cs="Arial"/>
                <w:sz w:val="14"/>
                <w:szCs w:val="14"/>
              </w:rPr>
            </w:pPr>
            <w:r w:rsidRPr="5CD4755F">
              <w:rPr>
                <w:rFonts w:eastAsia="Arial" w:cs="Arial"/>
                <w:color w:val="FFFFFF" w:themeColor="background1"/>
                <w:sz w:val="14"/>
                <w:szCs w:val="14"/>
              </w:rPr>
              <w:t>Counter part</w:t>
            </w:r>
          </w:p>
        </w:tc>
      </w:tr>
      <w:tr w:rsidR="00244C40" w:rsidTr="4DD55594" w14:paraId="34996F5E"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C13E740" w14:textId="77777777">
            <w:pPr>
              <w:rPr>
                <w:rFonts w:eastAsia="Arial" w:cs="Arial"/>
                <w:sz w:val="14"/>
                <w:szCs w:val="14"/>
              </w:rPr>
            </w:pPr>
            <w:r w:rsidRPr="5CD4755F">
              <w:rPr>
                <w:rFonts w:eastAsia="Arial" w:cs="Arial"/>
                <w:sz w:val="14"/>
                <w:szCs w:val="14"/>
              </w:rPr>
              <w:t>Create RefProg Template</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29B4D67" w14:textId="77777777">
            <w:pPr>
              <w:rPr>
                <w:rFonts w:eastAsia="Arial" w:cs="Arial"/>
                <w:sz w:val="14"/>
                <w:szCs w:val="14"/>
              </w:rPr>
            </w:pPr>
            <w:r w:rsidRPr="5CD4755F">
              <w:rPr>
                <w:rFonts w:eastAsia="Arial" w:cs="Arial"/>
                <w:sz w:val="14"/>
                <w:szCs w:val="14"/>
              </w:rPr>
              <w:t>CCC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AF54961" w14:textId="77777777">
            <w:pPr>
              <w:rPr>
                <w:rFonts w:eastAsia="Arial" w:cs="Arial"/>
                <w:sz w:val="14"/>
                <w:szCs w:val="14"/>
              </w:rPr>
            </w:pPr>
            <w:r w:rsidRPr="5CD4755F">
              <w:rPr>
                <w:rFonts w:eastAsia="Arial" w:cs="Arial"/>
                <w:sz w:val="14"/>
                <w:szCs w:val="14"/>
              </w:rPr>
              <w:t>CCCt</w:t>
            </w:r>
          </w:p>
        </w:tc>
        <w:tc>
          <w:tcPr>
            <w:tcW w:w="252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F0CC35C" w14:textId="77777777">
            <w:pPr>
              <w:rPr>
                <w:rFonts w:eastAsia="Arial" w:cs="Arial"/>
                <w:sz w:val="14"/>
                <w:szCs w:val="14"/>
              </w:rPr>
            </w:pPr>
            <w:r w:rsidRPr="5CD4755F">
              <w:rPr>
                <w:rFonts w:eastAsia="Arial" w:cs="Arial"/>
                <w:sz w:val="14"/>
                <w:szCs w:val="14"/>
              </w:rPr>
              <w:t>See HLBP timetable as referred to under ‘2. Related documents’</w:t>
            </w:r>
          </w:p>
          <w:p w:rsidR="00244C40" w:rsidP="007C2340" w:rsidRDefault="00244C40" w14:paraId="27AF984F" w14:textId="77777777">
            <w:pPr>
              <w:rPr>
                <w:rFonts w:eastAsia="Arial" w:cs="Arial"/>
                <w:sz w:val="14"/>
                <w:szCs w:val="14"/>
              </w:rPr>
            </w:pPr>
          </w:p>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672DA28" w14:textId="77777777">
            <w:pPr>
              <w:rPr>
                <w:rFonts w:eastAsia="Arial" w:cs="Arial"/>
                <w:sz w:val="14"/>
                <w:szCs w:val="14"/>
              </w:rPr>
            </w:pPr>
            <w:r w:rsidRPr="5CD4755F">
              <w:rPr>
                <w:rFonts w:eastAsia="Arial" w:cs="Arial"/>
                <w:sz w:val="14"/>
                <w:szCs w:val="14"/>
              </w:rPr>
              <w:t>AAC Grid Model and CGM</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F27E0A2"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7E19838" w14:textId="77777777">
            <w:pPr>
              <w:rPr>
                <w:rFonts w:eastAsia="Arial" w:cs="Arial"/>
                <w:sz w:val="14"/>
                <w:szCs w:val="14"/>
              </w:rPr>
            </w:pPr>
            <w:r w:rsidRPr="5CD4755F">
              <w:rPr>
                <w:rFonts w:eastAsia="Arial" w:cs="Arial"/>
                <w:sz w:val="14"/>
                <w:szCs w:val="14"/>
              </w:rPr>
              <w:t>-</w:t>
            </w:r>
          </w:p>
        </w:tc>
      </w:tr>
      <w:tr w:rsidR="00244C40" w:rsidTr="4DD55594" w14:paraId="706ABD8D"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D522683" w14:textId="77777777">
            <w:pPr>
              <w:rPr>
                <w:rFonts w:eastAsia="Arial" w:cs="Arial"/>
                <w:sz w:val="14"/>
                <w:szCs w:val="14"/>
              </w:rPr>
            </w:pPr>
            <w:r w:rsidRPr="5CD4755F">
              <w:rPr>
                <w:rFonts w:eastAsia="Arial" w:cs="Arial"/>
                <w:sz w:val="14"/>
                <w:szCs w:val="14"/>
              </w:rPr>
              <w:t>Split flows before Trigger FBPCM RefProg Calculation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39C66BA" w14:textId="77777777">
            <w:pPr>
              <w:rPr>
                <w:rFonts w:eastAsia="Arial" w:cs="Arial"/>
                <w:sz w:val="14"/>
                <w:szCs w:val="14"/>
              </w:rPr>
            </w:pPr>
            <w:r w:rsidRPr="5CD4755F">
              <w:rPr>
                <w:rFonts w:eastAsia="Arial" w:cs="Arial"/>
                <w:sz w:val="14"/>
                <w:szCs w:val="14"/>
              </w:rPr>
              <w:t>CCC</w:t>
            </w:r>
          </w:p>
          <w:p w:rsidR="00244C40" w:rsidP="007C2340" w:rsidRDefault="00244C40" w14:paraId="321DC011" w14:textId="77777777">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A5E257E" w14:textId="77777777">
            <w:pPr>
              <w:rPr>
                <w:rFonts w:eastAsia="Arial" w:cs="Arial"/>
                <w:sz w:val="14"/>
                <w:szCs w:val="14"/>
              </w:rPr>
            </w:pPr>
            <w:r w:rsidRPr="5CD4755F">
              <w:rPr>
                <w:rFonts w:eastAsia="Arial" w:cs="Arial"/>
                <w:sz w:val="14"/>
                <w:szCs w:val="14"/>
              </w:rPr>
              <w:t>CCCt</w:t>
            </w:r>
          </w:p>
          <w:p w:rsidR="00244C40" w:rsidP="007C2340" w:rsidRDefault="00244C40" w14:paraId="48D11A08" w14:textId="77777777">
            <w:pPr>
              <w:rPr>
                <w:rFonts w:eastAsia="Arial" w:cs="Arial"/>
                <w:sz w:val="14"/>
                <w:szCs w:val="14"/>
              </w:rPr>
            </w:pPr>
          </w:p>
        </w:tc>
        <w:tc>
          <w:tcPr>
            <w:tcW w:w="2520" w:type="dxa"/>
            <w:gridSpan w:val="3"/>
            <w:vMerge/>
            <w:vAlign w:val="center"/>
          </w:tcPr>
          <w:p w:rsidR="00244C40" w:rsidP="007C2340" w:rsidRDefault="00244C40" w14:paraId="18E074C8"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5ECE842"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C971062"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A5C425C" w14:textId="77777777">
            <w:pPr>
              <w:rPr>
                <w:rFonts w:eastAsia="Arial" w:cs="Arial"/>
                <w:sz w:val="14"/>
                <w:szCs w:val="14"/>
              </w:rPr>
            </w:pPr>
            <w:r w:rsidRPr="5CD4755F">
              <w:rPr>
                <w:rFonts w:eastAsia="Arial" w:cs="Arial"/>
                <w:sz w:val="14"/>
                <w:szCs w:val="14"/>
              </w:rPr>
              <w:t>-</w:t>
            </w:r>
          </w:p>
        </w:tc>
      </w:tr>
      <w:tr w:rsidR="00244C40" w:rsidTr="4DD55594" w14:paraId="28CAD44B"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9F6CD46" w14:textId="77777777">
            <w:pPr>
              <w:rPr>
                <w:rFonts w:eastAsia="Arial" w:cs="Arial"/>
                <w:sz w:val="14"/>
                <w:szCs w:val="14"/>
              </w:rPr>
            </w:pPr>
            <w:r w:rsidRPr="5CD4755F">
              <w:rPr>
                <w:rFonts w:eastAsia="Arial" w:cs="Arial"/>
                <w:sz w:val="14"/>
                <w:szCs w:val="14"/>
              </w:rPr>
              <w:t>Trigger FBPCM for RefProg Calculation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C2DC46F" w14:textId="77777777">
            <w:pPr>
              <w:rPr>
                <w:rFonts w:eastAsia="Arial" w:cs="Arial"/>
                <w:sz w:val="14"/>
                <w:szCs w:val="14"/>
              </w:rPr>
            </w:pPr>
            <w:r w:rsidRPr="5CD4755F">
              <w:rPr>
                <w:rFonts w:eastAsia="Arial" w:cs="Arial"/>
                <w:sz w:val="14"/>
                <w:szCs w:val="14"/>
              </w:rPr>
              <w:t>CCC</w:t>
            </w:r>
          </w:p>
          <w:p w:rsidR="00244C40" w:rsidP="007C2340" w:rsidRDefault="00244C40" w14:paraId="22D58D2D" w14:textId="77777777">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595A952" w14:textId="77777777">
            <w:pPr>
              <w:rPr>
                <w:rFonts w:eastAsia="Arial" w:cs="Arial"/>
                <w:sz w:val="14"/>
                <w:szCs w:val="14"/>
              </w:rPr>
            </w:pPr>
            <w:r w:rsidRPr="5CD4755F">
              <w:rPr>
                <w:rFonts w:eastAsia="Arial" w:cs="Arial"/>
                <w:sz w:val="14"/>
                <w:szCs w:val="14"/>
              </w:rPr>
              <w:t>FBPCM</w:t>
            </w:r>
          </w:p>
        </w:tc>
        <w:tc>
          <w:tcPr>
            <w:tcW w:w="2520" w:type="dxa"/>
            <w:gridSpan w:val="3"/>
            <w:vMerge/>
            <w:vAlign w:val="center"/>
          </w:tcPr>
          <w:p w:rsidR="00244C40" w:rsidP="007C2340" w:rsidRDefault="00244C40" w14:paraId="098DB4EA"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C622DBB"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D8125AA"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E8ED694" w14:textId="77777777">
            <w:pPr>
              <w:rPr>
                <w:rFonts w:eastAsia="Arial" w:cs="Arial"/>
                <w:sz w:val="14"/>
                <w:szCs w:val="14"/>
              </w:rPr>
            </w:pPr>
            <w:r w:rsidRPr="5CD4755F">
              <w:rPr>
                <w:rFonts w:eastAsia="Arial" w:cs="Arial"/>
                <w:sz w:val="14"/>
                <w:szCs w:val="14"/>
              </w:rPr>
              <w:t>-</w:t>
            </w:r>
          </w:p>
        </w:tc>
      </w:tr>
      <w:tr w:rsidR="00244C40" w:rsidTr="4DD55594" w14:paraId="35B89D9E"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83F03A3" w14:textId="77777777">
            <w:pPr>
              <w:rPr>
                <w:rFonts w:eastAsia="Arial" w:cs="Arial"/>
                <w:sz w:val="14"/>
                <w:szCs w:val="14"/>
              </w:rPr>
            </w:pPr>
            <w:r w:rsidRPr="5CD4755F">
              <w:rPr>
                <w:rFonts w:eastAsia="Arial" w:cs="Arial"/>
                <w:sz w:val="14"/>
                <w:szCs w:val="14"/>
              </w:rPr>
              <w:t>Process RefProg Computation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47B3524" w14:textId="77777777">
            <w:pPr>
              <w:rPr>
                <w:rFonts w:eastAsia="Arial" w:cs="Arial"/>
                <w:sz w:val="14"/>
                <w:szCs w:val="14"/>
              </w:rPr>
            </w:pPr>
            <w:r w:rsidRPr="5CD4755F">
              <w:rPr>
                <w:rFonts w:eastAsia="Arial" w:cs="Arial"/>
                <w:sz w:val="14"/>
                <w:szCs w:val="14"/>
              </w:rPr>
              <w:t>CCC</w:t>
            </w:r>
          </w:p>
          <w:p w:rsidR="00244C40" w:rsidP="007C2340" w:rsidRDefault="00244C40" w14:paraId="35B2975F" w14:textId="77777777">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F65E391" w14:textId="77777777">
            <w:pPr>
              <w:rPr>
                <w:rFonts w:eastAsia="Arial" w:cs="Arial"/>
                <w:sz w:val="14"/>
                <w:szCs w:val="14"/>
              </w:rPr>
            </w:pPr>
            <w:r w:rsidRPr="5CD4755F">
              <w:rPr>
                <w:rFonts w:eastAsia="Arial" w:cs="Arial"/>
                <w:sz w:val="14"/>
                <w:szCs w:val="14"/>
              </w:rPr>
              <w:t>CCCt</w:t>
            </w:r>
          </w:p>
          <w:p w:rsidR="00244C40" w:rsidP="007C2340" w:rsidRDefault="00244C40" w14:paraId="22D7F32A" w14:textId="77777777">
            <w:pPr>
              <w:rPr>
                <w:rFonts w:eastAsia="Arial" w:cs="Arial"/>
                <w:sz w:val="14"/>
                <w:szCs w:val="14"/>
              </w:rPr>
            </w:pPr>
          </w:p>
        </w:tc>
        <w:tc>
          <w:tcPr>
            <w:tcW w:w="2520" w:type="dxa"/>
            <w:gridSpan w:val="3"/>
            <w:vMerge/>
            <w:vAlign w:val="center"/>
          </w:tcPr>
          <w:p w:rsidR="00244C40" w:rsidP="007C2340" w:rsidRDefault="00244C40" w14:paraId="519862A8"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E0D9D0C"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B4EC347"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7A6668B" w14:textId="77777777">
            <w:pPr>
              <w:rPr>
                <w:rFonts w:eastAsia="Arial" w:cs="Arial"/>
                <w:sz w:val="14"/>
                <w:szCs w:val="14"/>
              </w:rPr>
            </w:pPr>
            <w:r w:rsidRPr="5CD4755F">
              <w:rPr>
                <w:rFonts w:eastAsia="Arial" w:cs="Arial"/>
                <w:sz w:val="14"/>
                <w:szCs w:val="14"/>
              </w:rPr>
              <w:t>-</w:t>
            </w:r>
          </w:p>
        </w:tc>
      </w:tr>
      <w:tr w:rsidR="00244C40" w:rsidTr="4DD55594" w14:paraId="45047F8A"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68375F1" w14:textId="77777777">
            <w:pPr>
              <w:rPr>
                <w:rFonts w:eastAsia="Arial" w:cs="Arial"/>
                <w:sz w:val="14"/>
                <w:szCs w:val="14"/>
              </w:rPr>
            </w:pPr>
            <w:r w:rsidRPr="5CD4755F">
              <w:rPr>
                <w:rFonts w:eastAsia="Arial" w:cs="Arial"/>
                <w:sz w:val="14"/>
                <w:szCs w:val="14"/>
              </w:rPr>
              <w:t>Prepare internal RefProg</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C505339" w14:textId="77777777">
            <w:pPr>
              <w:rPr>
                <w:rFonts w:eastAsia="Arial" w:cs="Arial"/>
                <w:sz w:val="14"/>
                <w:szCs w:val="14"/>
              </w:rPr>
            </w:pPr>
            <w:r w:rsidRPr="5CD4755F">
              <w:rPr>
                <w:rFonts w:eastAsia="Arial" w:cs="Arial"/>
                <w:sz w:val="14"/>
                <w:szCs w:val="14"/>
              </w:rPr>
              <w:t>CCC</w:t>
            </w:r>
          </w:p>
          <w:p w:rsidR="00244C40" w:rsidP="007C2340" w:rsidRDefault="00244C40" w14:paraId="3095A626" w14:textId="77777777">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813BD9E" w14:textId="77777777">
            <w:pPr>
              <w:rPr>
                <w:rFonts w:eastAsia="Arial" w:cs="Arial"/>
                <w:sz w:val="14"/>
                <w:szCs w:val="14"/>
              </w:rPr>
            </w:pPr>
            <w:r w:rsidRPr="5CD4755F">
              <w:rPr>
                <w:rFonts w:eastAsia="Arial" w:cs="Arial"/>
                <w:sz w:val="14"/>
                <w:szCs w:val="14"/>
              </w:rPr>
              <w:t>CCCt</w:t>
            </w:r>
          </w:p>
          <w:p w:rsidR="00244C40" w:rsidP="007C2340" w:rsidRDefault="00244C40" w14:paraId="285E50FC" w14:textId="77777777">
            <w:pPr>
              <w:rPr>
                <w:rFonts w:eastAsia="Arial" w:cs="Arial"/>
                <w:sz w:val="14"/>
                <w:szCs w:val="14"/>
              </w:rPr>
            </w:pPr>
          </w:p>
        </w:tc>
        <w:tc>
          <w:tcPr>
            <w:tcW w:w="2520" w:type="dxa"/>
            <w:gridSpan w:val="3"/>
            <w:vMerge/>
            <w:vAlign w:val="center"/>
          </w:tcPr>
          <w:p w:rsidR="00244C40" w:rsidP="007C2340" w:rsidRDefault="00244C40" w14:paraId="45558D51"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E1B37FC"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53FBD66"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951DFD4" w14:textId="77777777">
            <w:pPr>
              <w:rPr>
                <w:rFonts w:eastAsia="Arial" w:cs="Arial"/>
                <w:sz w:val="14"/>
                <w:szCs w:val="14"/>
              </w:rPr>
            </w:pPr>
            <w:r w:rsidRPr="5CD4755F">
              <w:rPr>
                <w:rFonts w:eastAsia="Arial" w:cs="Arial"/>
                <w:sz w:val="14"/>
                <w:szCs w:val="14"/>
              </w:rPr>
              <w:t>-</w:t>
            </w:r>
          </w:p>
        </w:tc>
      </w:tr>
      <w:tr w:rsidR="00244C40" w:rsidTr="4DD55594" w14:paraId="165751DA"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89D9B76" w14:textId="77777777">
            <w:pPr>
              <w:rPr>
                <w:rFonts w:eastAsia="Arial" w:cs="Arial"/>
                <w:sz w:val="14"/>
                <w:szCs w:val="14"/>
              </w:rPr>
            </w:pPr>
            <w:r w:rsidRPr="5CD4755F">
              <w:rPr>
                <w:rFonts w:eastAsia="Arial" w:cs="Arial"/>
                <w:sz w:val="14"/>
                <w:szCs w:val="14"/>
              </w:rPr>
              <w:t>Distribute RefProg Computation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161DEE7" w14:textId="77777777">
            <w:pPr>
              <w:rPr>
                <w:rFonts w:eastAsia="Arial" w:cs="Arial"/>
                <w:sz w:val="14"/>
                <w:szCs w:val="14"/>
              </w:rPr>
            </w:pPr>
            <w:r w:rsidRPr="5CD4755F">
              <w:rPr>
                <w:rFonts w:eastAsia="Arial" w:cs="Arial"/>
                <w:sz w:val="14"/>
                <w:szCs w:val="14"/>
              </w:rPr>
              <w:t>CCC</w:t>
            </w:r>
          </w:p>
          <w:p w:rsidR="00244C40" w:rsidP="007C2340" w:rsidRDefault="00244C40" w14:paraId="12B10003" w14:textId="77777777">
            <w:pPr>
              <w:rPr>
                <w:rFonts w:eastAsia="Arial" w:cs="Arial"/>
                <w:sz w:val="14"/>
                <w:szCs w:val="14"/>
              </w:rPr>
            </w:pP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B5A407E" w14:textId="77777777">
            <w:pPr>
              <w:rPr>
                <w:rFonts w:eastAsia="Arial" w:cs="Arial"/>
                <w:sz w:val="14"/>
                <w:szCs w:val="14"/>
              </w:rPr>
            </w:pPr>
            <w:r w:rsidRPr="5CD4755F">
              <w:rPr>
                <w:rFonts w:eastAsia="Arial" w:cs="Arial"/>
                <w:sz w:val="14"/>
                <w:szCs w:val="14"/>
              </w:rPr>
              <w:t>CCCt</w:t>
            </w:r>
          </w:p>
          <w:p w:rsidR="00244C40" w:rsidP="007C2340" w:rsidRDefault="00244C40" w14:paraId="4068ED9A" w14:textId="77777777">
            <w:pPr>
              <w:rPr>
                <w:rFonts w:eastAsia="Arial" w:cs="Arial"/>
                <w:sz w:val="14"/>
                <w:szCs w:val="14"/>
              </w:rPr>
            </w:pPr>
          </w:p>
        </w:tc>
        <w:tc>
          <w:tcPr>
            <w:tcW w:w="2520" w:type="dxa"/>
            <w:gridSpan w:val="3"/>
            <w:vMerge/>
            <w:vAlign w:val="center"/>
          </w:tcPr>
          <w:p w:rsidR="00244C40" w:rsidP="007C2340" w:rsidRDefault="00244C40" w14:paraId="146FFFE5"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7B8AA97"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27537BF"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5E892E0" w14:textId="77777777">
            <w:pPr>
              <w:rPr>
                <w:rFonts w:eastAsia="Arial" w:cs="Arial"/>
                <w:sz w:val="14"/>
                <w:szCs w:val="14"/>
              </w:rPr>
            </w:pPr>
            <w:r w:rsidRPr="5CD4755F">
              <w:rPr>
                <w:rFonts w:eastAsia="Arial" w:cs="Arial"/>
                <w:sz w:val="14"/>
                <w:szCs w:val="14"/>
              </w:rPr>
              <w:t>TSOs, JAO</w:t>
            </w:r>
          </w:p>
        </w:tc>
      </w:tr>
    </w:tbl>
    <w:p w:rsidR="00244C40" w:rsidP="00244C40" w:rsidRDefault="00244C40" w14:paraId="2EEBCDB2" w14:textId="5F0DD4F5">
      <w:pPr>
        <w:rPr>
          <w:rFonts w:eastAsia="Arial" w:cs="Arial"/>
          <w:color w:val="000000" w:themeColor="text1"/>
        </w:rPr>
      </w:pPr>
    </w:p>
    <w:p w:rsidR="00244C40" w:rsidP="00244C40" w:rsidRDefault="00244C40" w14:paraId="273EF3AB" w14:textId="77777777">
      <w:pPr>
        <w:pStyle w:val="Heading2"/>
        <w:rPr>
          <w:lang w:val="en-IE"/>
        </w:rPr>
      </w:pPr>
      <w:bookmarkStart w:name="_Toc224121700" w:id="335"/>
      <w:r>
        <w:t>TSO data merging</w:t>
      </w:r>
      <w:bookmarkEnd w:id="335"/>
    </w:p>
    <w:p w:rsidR="00244C40" w:rsidP="00244C40" w:rsidRDefault="00244C40" w14:paraId="35169DF8" w14:textId="77777777">
      <w:pPr>
        <w:spacing w:after="240"/>
        <w:rPr>
          <w:rFonts w:eastAsia="Arial" w:cs="Arial"/>
          <w:color w:val="000000" w:themeColor="text1"/>
        </w:rPr>
      </w:pPr>
      <w:r w:rsidRPr="5CD4755F">
        <w:rPr>
          <w:rFonts w:eastAsia="Arial" w:cs="Arial"/>
          <w:color w:val="000000" w:themeColor="text1"/>
        </w:rPr>
        <w:t>The purpose of this process stage is to collect and merge data required for initial FB computation, as shown in Figure 3. The process opens gate for TSOs to provide required input data and the gate closes either at specified time or later (in case of waiting for mandatory data receiving).</w:t>
      </w:r>
    </w:p>
    <w:p w:rsidR="00244C40" w:rsidP="00244C40" w:rsidRDefault="00244C40" w14:paraId="3FB70B6F" w14:textId="77777777">
      <w:pPr>
        <w:rPr>
          <w:rFonts w:eastAsia="Arial" w:cs="Arial"/>
          <w:color w:val="000000" w:themeColor="text1"/>
        </w:rPr>
      </w:pPr>
      <w:r>
        <w:rPr>
          <w:noProof/>
        </w:rPr>
        <w:drawing>
          <wp:inline distT="0" distB="0" distL="0" distR="0" wp14:anchorId="7BF9CCD8" wp14:editId="39347CEB">
            <wp:extent cx="5886450" cy="2200275"/>
            <wp:effectExtent l="0" t="0" r="0" b="0"/>
            <wp:docPr id="369614366" name="Picture 369614366" descr="A diagram of a quality ch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886450" cy="2200275"/>
                    </a:xfrm>
                    <a:prstGeom prst="rect">
                      <a:avLst/>
                    </a:prstGeom>
                  </pic:spPr>
                </pic:pic>
              </a:graphicData>
            </a:graphic>
          </wp:inline>
        </w:drawing>
      </w:r>
    </w:p>
    <w:p w:rsidR="00244C40" w:rsidP="00244C40" w:rsidRDefault="00244C40" w14:paraId="6C3E8115" w14:textId="77777777">
      <w:pPr>
        <w:spacing w:after="240"/>
        <w:rPr>
          <w:rFonts w:eastAsia="Arial" w:cs="Arial"/>
          <w:color w:val="000000" w:themeColor="text1"/>
        </w:rPr>
      </w:pPr>
      <w:r w:rsidRPr="5CD4755F">
        <w:rPr>
          <w:rFonts w:eastAsia="Arial" w:cs="Arial"/>
          <w:i/>
          <w:iCs/>
          <w:color w:val="000000" w:themeColor="text1"/>
        </w:rPr>
        <w:t>Figure 3: Initial TSO receiving steps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05"/>
        <w:gridCol w:w="930"/>
        <w:gridCol w:w="960"/>
        <w:gridCol w:w="825"/>
        <w:gridCol w:w="840"/>
        <w:gridCol w:w="840"/>
        <w:gridCol w:w="1135"/>
        <w:gridCol w:w="1135"/>
        <w:gridCol w:w="1135"/>
      </w:tblGrid>
      <w:tr w:rsidR="00244C40" w:rsidTr="007C2340" w14:paraId="209B5406" w14:textId="77777777">
        <w:trPr>
          <w:trHeight w:val="270"/>
        </w:trPr>
        <w:tc>
          <w:tcPr>
            <w:tcW w:w="130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4EAE1B7" w14:textId="77777777">
            <w:pPr>
              <w:rPr>
                <w:rFonts w:eastAsia="Arial" w:cs="Arial"/>
                <w:sz w:val="14"/>
                <w:szCs w:val="14"/>
              </w:rPr>
            </w:pPr>
            <w:r w:rsidRPr="5CD4755F">
              <w:rPr>
                <w:rFonts w:eastAsia="Arial" w:cs="Arial"/>
                <w:color w:val="FFFFFF" w:themeColor="background1"/>
                <w:sz w:val="14"/>
                <w:szCs w:val="14"/>
              </w:rPr>
              <w:t>Activity</w:t>
            </w:r>
          </w:p>
        </w:tc>
        <w:tc>
          <w:tcPr>
            <w:tcW w:w="93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1E1F04A" w14:textId="77777777">
            <w:pPr>
              <w:rPr>
                <w:rFonts w:eastAsia="Arial" w:cs="Arial"/>
                <w:sz w:val="14"/>
                <w:szCs w:val="14"/>
              </w:rPr>
            </w:pPr>
            <w:r w:rsidRPr="5CD4755F">
              <w:rPr>
                <w:rFonts w:eastAsia="Arial" w:cs="Arial"/>
                <w:color w:val="FFFFFF" w:themeColor="background1"/>
                <w:sz w:val="14"/>
                <w:szCs w:val="14"/>
              </w:rPr>
              <w:t>Owner</w:t>
            </w:r>
          </w:p>
        </w:tc>
        <w:tc>
          <w:tcPr>
            <w:tcW w:w="9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3CC134F" w14:textId="77777777">
            <w:pPr>
              <w:rPr>
                <w:rFonts w:eastAsia="Arial" w:cs="Arial"/>
                <w:sz w:val="14"/>
                <w:szCs w:val="14"/>
              </w:rPr>
            </w:pPr>
            <w:r w:rsidRPr="5CD4755F">
              <w:rPr>
                <w:rFonts w:eastAsia="Arial" w:cs="Arial"/>
                <w:color w:val="FFFFFF" w:themeColor="background1"/>
                <w:sz w:val="14"/>
                <w:szCs w:val="14"/>
              </w:rPr>
              <w:t>Tool</w:t>
            </w:r>
          </w:p>
        </w:tc>
        <w:tc>
          <w:tcPr>
            <w:tcW w:w="82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70DA208" w14:textId="77777777">
            <w:pPr>
              <w:rPr>
                <w:rFonts w:eastAsia="Arial" w:cs="Arial"/>
                <w:sz w:val="14"/>
                <w:szCs w:val="14"/>
              </w:rPr>
            </w:pPr>
            <w:r w:rsidRPr="5CD4755F">
              <w:rPr>
                <w:rFonts w:eastAsia="Arial" w:cs="Arial"/>
                <w:color w:val="FFFFFF" w:themeColor="background1"/>
                <w:sz w:val="14"/>
                <w:szCs w:val="14"/>
              </w:rPr>
              <w:t>Target Start Time</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10DC8B3" w14:textId="77777777">
            <w:pPr>
              <w:rPr>
                <w:rFonts w:eastAsia="Arial" w:cs="Arial"/>
                <w:sz w:val="14"/>
                <w:szCs w:val="14"/>
              </w:rPr>
            </w:pPr>
            <w:r w:rsidRPr="5CD4755F">
              <w:rPr>
                <w:rFonts w:eastAsia="Arial" w:cs="Arial"/>
                <w:color w:val="FFFFFF" w:themeColor="background1"/>
                <w:sz w:val="14"/>
                <w:szCs w:val="14"/>
              </w:rPr>
              <w:t>Target End Time</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8D952EA" w14:textId="77777777">
            <w:pPr>
              <w:rPr>
                <w:rFonts w:eastAsia="Arial" w:cs="Arial"/>
                <w:sz w:val="14"/>
                <w:szCs w:val="14"/>
              </w:rPr>
            </w:pPr>
            <w:r w:rsidRPr="5CD4755F">
              <w:rPr>
                <w:rFonts w:eastAsia="Arial" w:cs="Arial"/>
                <w:color w:val="FFFFFF" w:themeColor="background1"/>
                <w:sz w:val="14"/>
                <w:szCs w:val="14"/>
              </w:rPr>
              <w:t>Critical End Time</w:t>
            </w:r>
          </w:p>
        </w:tc>
        <w:tc>
          <w:tcPr>
            <w:tcW w:w="340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44EDDAF"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3BB6B8EF" w14:textId="77777777">
        <w:trPr>
          <w:trHeight w:val="270"/>
        </w:trPr>
        <w:tc>
          <w:tcPr>
            <w:tcW w:w="1305" w:type="dxa"/>
            <w:vMerge/>
            <w:vAlign w:val="center"/>
          </w:tcPr>
          <w:p w:rsidR="00244C40" w:rsidP="007C2340" w:rsidRDefault="00244C40" w14:paraId="01F32EAB" w14:textId="77777777"/>
        </w:tc>
        <w:tc>
          <w:tcPr>
            <w:tcW w:w="930" w:type="dxa"/>
            <w:vMerge/>
            <w:vAlign w:val="center"/>
          </w:tcPr>
          <w:p w:rsidR="00244C40" w:rsidP="007C2340" w:rsidRDefault="00244C40" w14:paraId="69520A58" w14:textId="77777777"/>
        </w:tc>
        <w:tc>
          <w:tcPr>
            <w:tcW w:w="960" w:type="dxa"/>
            <w:vMerge/>
            <w:vAlign w:val="center"/>
          </w:tcPr>
          <w:p w:rsidR="00244C40" w:rsidP="007C2340" w:rsidRDefault="00244C40" w14:paraId="0B63C2F7" w14:textId="77777777"/>
        </w:tc>
        <w:tc>
          <w:tcPr>
            <w:tcW w:w="825" w:type="dxa"/>
            <w:vMerge/>
            <w:vAlign w:val="center"/>
          </w:tcPr>
          <w:p w:rsidR="00244C40" w:rsidP="007C2340" w:rsidRDefault="00244C40" w14:paraId="0D3B44EA" w14:textId="77777777"/>
        </w:tc>
        <w:tc>
          <w:tcPr>
            <w:tcW w:w="840" w:type="dxa"/>
            <w:vMerge/>
            <w:vAlign w:val="center"/>
          </w:tcPr>
          <w:p w:rsidR="00244C40" w:rsidP="007C2340" w:rsidRDefault="00244C40" w14:paraId="35CF8DEA" w14:textId="77777777"/>
        </w:tc>
        <w:tc>
          <w:tcPr>
            <w:tcW w:w="840" w:type="dxa"/>
            <w:vMerge/>
            <w:vAlign w:val="center"/>
          </w:tcPr>
          <w:p w:rsidR="00244C40" w:rsidP="007C2340" w:rsidRDefault="00244C40" w14:paraId="768419BA"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4DBFEF7" w14:textId="77777777">
            <w:pPr>
              <w:rPr>
                <w:rFonts w:eastAsia="Arial" w:cs="Arial"/>
                <w:sz w:val="14"/>
                <w:szCs w:val="14"/>
              </w:rPr>
            </w:pPr>
            <w:r w:rsidRPr="5CD4755F">
              <w:rPr>
                <w:rFonts w:eastAsia="Arial" w:cs="Arial"/>
                <w:color w:val="FFFFFF" w:themeColor="background1"/>
                <w:sz w:val="14"/>
                <w:szCs w:val="14"/>
              </w:rPr>
              <w:t>Input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6D11017" w14:textId="77777777">
            <w:pPr>
              <w:rPr>
                <w:rFonts w:eastAsia="Arial" w:cs="Arial"/>
                <w:sz w:val="14"/>
                <w:szCs w:val="14"/>
              </w:rPr>
            </w:pPr>
            <w:r w:rsidRPr="5CD4755F">
              <w:rPr>
                <w:rFonts w:eastAsia="Arial" w:cs="Arial"/>
                <w:color w:val="FFFFFF" w:themeColor="background1"/>
                <w:sz w:val="14"/>
                <w:szCs w:val="14"/>
              </w:rPr>
              <w:t>Output</w:t>
            </w:r>
          </w:p>
        </w:tc>
        <w:tc>
          <w:tcPr>
            <w:tcW w:w="113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D630B56"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40B0D71E" w14:textId="77777777">
        <w:trPr>
          <w:trHeight w:val="270"/>
        </w:trPr>
        <w:tc>
          <w:tcPr>
            <w:tcW w:w="130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BE188BB" w14:textId="77777777">
            <w:pPr>
              <w:rPr>
                <w:rFonts w:eastAsia="Arial" w:cs="Arial"/>
                <w:sz w:val="14"/>
                <w:szCs w:val="14"/>
              </w:rPr>
            </w:pPr>
            <w:r w:rsidRPr="5CD4755F">
              <w:rPr>
                <w:rFonts w:eastAsia="Arial" w:cs="Arial"/>
                <w:sz w:val="14"/>
                <w:szCs w:val="14"/>
              </w:rPr>
              <w:t>Reopen gates for CGM modifications</w:t>
            </w:r>
          </w:p>
        </w:tc>
        <w:tc>
          <w:tcPr>
            <w:tcW w:w="93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6475AF4" w14:textId="77777777">
            <w:pPr>
              <w:rPr>
                <w:rFonts w:eastAsia="Arial" w:cs="Arial"/>
                <w:sz w:val="14"/>
                <w:szCs w:val="14"/>
              </w:rPr>
            </w:pPr>
            <w:r w:rsidRPr="5CD4755F">
              <w:rPr>
                <w:rFonts w:eastAsia="Arial" w:cs="Arial"/>
                <w:sz w:val="14"/>
                <w:szCs w:val="14"/>
              </w:rPr>
              <w:t>CCC</w:t>
            </w:r>
          </w:p>
        </w:tc>
        <w:tc>
          <w:tcPr>
            <w:tcW w:w="9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A792792" w14:textId="77777777">
            <w:pPr>
              <w:rPr>
                <w:rFonts w:eastAsia="Arial" w:cs="Arial"/>
                <w:sz w:val="14"/>
                <w:szCs w:val="14"/>
              </w:rPr>
            </w:pPr>
            <w:r w:rsidRPr="5CD4755F">
              <w:rPr>
                <w:rFonts w:eastAsia="Arial" w:cs="Arial"/>
                <w:sz w:val="14"/>
                <w:szCs w:val="14"/>
              </w:rPr>
              <w:t>CCCt</w:t>
            </w:r>
          </w:p>
        </w:tc>
        <w:tc>
          <w:tcPr>
            <w:tcW w:w="2505"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4EFD937" w14:textId="77777777">
            <w:pPr>
              <w:rPr>
                <w:rFonts w:eastAsia="Arial" w:cs="Arial"/>
                <w:sz w:val="14"/>
                <w:szCs w:val="14"/>
              </w:rPr>
            </w:pPr>
          </w:p>
          <w:p w:rsidR="00244C40" w:rsidP="007C2340" w:rsidRDefault="00244C40" w14:paraId="106CF045" w14:textId="77777777">
            <w:pPr>
              <w:rPr>
                <w:rFonts w:eastAsia="Arial" w:cs="Arial"/>
                <w:sz w:val="14"/>
                <w:szCs w:val="14"/>
              </w:rPr>
            </w:pPr>
            <w:r w:rsidRPr="5CD4755F">
              <w:rPr>
                <w:rFonts w:eastAsia="Arial" w:cs="Arial"/>
                <w:sz w:val="14"/>
                <w:szCs w:val="14"/>
              </w:rPr>
              <w:t>See HLBP timetable as referred to under ‘2. Related documents’</w:t>
            </w:r>
          </w:p>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E4A4003"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1868EBA"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21E5507" w14:textId="77777777">
            <w:pPr>
              <w:rPr>
                <w:rFonts w:eastAsia="Arial" w:cs="Arial"/>
                <w:sz w:val="14"/>
                <w:szCs w:val="14"/>
              </w:rPr>
            </w:pPr>
            <w:r w:rsidRPr="5CD4755F">
              <w:rPr>
                <w:rFonts w:eastAsia="Arial" w:cs="Arial"/>
                <w:sz w:val="14"/>
                <w:szCs w:val="14"/>
              </w:rPr>
              <w:t>-</w:t>
            </w:r>
          </w:p>
        </w:tc>
      </w:tr>
      <w:tr w:rsidR="00244C40" w:rsidTr="007C2340" w14:paraId="70B95A99"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B39711D" w14:textId="77777777">
            <w:pPr>
              <w:rPr>
                <w:rFonts w:eastAsia="Arial" w:cs="Arial"/>
                <w:sz w:val="14"/>
                <w:szCs w:val="14"/>
              </w:rPr>
            </w:pPr>
            <w:r w:rsidRPr="5CD4755F">
              <w:rPr>
                <w:rFonts w:eastAsia="Arial" w:cs="Arial"/>
                <w:sz w:val="14"/>
                <w:szCs w:val="14"/>
              </w:rPr>
              <w:t>Close Initial TSO Data Receiving</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5B54FDC"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7C57B18"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4E102F32"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DEF6515" w14:textId="77777777">
            <w:pPr>
              <w:rPr>
                <w:rFonts w:eastAsia="Arial" w:cs="Arial"/>
                <w:sz w:val="14"/>
                <w:szCs w:val="14"/>
              </w:rPr>
            </w:pPr>
            <w:r w:rsidRPr="5CD4755F">
              <w:rPr>
                <w:rFonts w:eastAsia="Arial" w:cs="Arial"/>
                <w:sz w:val="14"/>
                <w:szCs w:val="14"/>
              </w:rPr>
              <w:t>GLSK, EC, CB, Individual RA Settings, Individual TOPO updates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405C140"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BD3A04C" w14:textId="77777777">
            <w:pPr>
              <w:rPr>
                <w:rFonts w:eastAsia="Arial" w:cs="Arial"/>
                <w:sz w:val="14"/>
                <w:szCs w:val="14"/>
              </w:rPr>
            </w:pPr>
            <w:r w:rsidRPr="5CD4755F">
              <w:rPr>
                <w:rFonts w:eastAsia="Arial" w:cs="Arial"/>
                <w:sz w:val="14"/>
                <w:szCs w:val="14"/>
              </w:rPr>
              <w:t>TSOs</w:t>
            </w:r>
          </w:p>
        </w:tc>
      </w:tr>
      <w:tr w:rsidR="00244C40" w:rsidTr="007C2340" w14:paraId="05A8756F"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1D59B5E" w14:textId="77777777">
            <w:pPr>
              <w:rPr>
                <w:rFonts w:eastAsia="Arial" w:cs="Arial"/>
                <w:sz w:val="14"/>
                <w:szCs w:val="14"/>
              </w:rPr>
            </w:pPr>
            <w:r w:rsidRPr="5CD4755F">
              <w:rPr>
                <w:rFonts w:eastAsia="Arial" w:cs="Arial"/>
                <w:sz w:val="14"/>
                <w:szCs w:val="14"/>
              </w:rPr>
              <w:t>Check ECs/ATCs for VH delivery</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AB61B52"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742FF24"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7042E68F"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193FE06"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585129C"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D27A9C3" w14:textId="77777777">
            <w:pPr>
              <w:rPr>
                <w:rFonts w:eastAsia="Arial" w:cs="Arial"/>
                <w:sz w:val="14"/>
                <w:szCs w:val="14"/>
              </w:rPr>
            </w:pPr>
            <w:r w:rsidRPr="5CD4755F">
              <w:rPr>
                <w:rFonts w:eastAsia="Arial" w:cs="Arial"/>
                <w:sz w:val="14"/>
                <w:szCs w:val="14"/>
              </w:rPr>
              <w:t>-</w:t>
            </w:r>
          </w:p>
        </w:tc>
      </w:tr>
      <w:tr w:rsidR="00244C40" w:rsidTr="007C2340" w14:paraId="77E03B1E"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AADE3C4" w14:textId="77777777">
            <w:pPr>
              <w:rPr>
                <w:rFonts w:eastAsia="Arial" w:cs="Arial"/>
                <w:sz w:val="14"/>
                <w:szCs w:val="14"/>
              </w:rPr>
            </w:pPr>
            <w:r w:rsidRPr="5CD4755F">
              <w:rPr>
                <w:rFonts w:eastAsia="Arial" w:cs="Arial"/>
                <w:sz w:val="14"/>
                <w:szCs w:val="14"/>
              </w:rPr>
              <w:t>Merge &amp; distribute EC</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C0791C5"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9701BEA"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5CEBC8AE"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C7EB1F9"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37E737B" w14:textId="77777777">
            <w:pPr>
              <w:rPr>
                <w:rFonts w:eastAsia="Arial" w:cs="Arial"/>
                <w:sz w:val="14"/>
                <w:szCs w:val="14"/>
              </w:rPr>
            </w:pPr>
            <w:r w:rsidRPr="5CD4755F">
              <w:rPr>
                <w:rFonts w:eastAsia="Arial" w:cs="Arial"/>
                <w:sz w:val="14"/>
                <w:szCs w:val="14"/>
              </w:rPr>
              <w:t>Merged EC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520D6E1" w14:textId="77777777">
            <w:pPr>
              <w:rPr>
                <w:rFonts w:eastAsia="Arial" w:cs="Arial"/>
                <w:sz w:val="14"/>
                <w:szCs w:val="14"/>
              </w:rPr>
            </w:pPr>
            <w:r w:rsidRPr="5CD4755F">
              <w:rPr>
                <w:rFonts w:eastAsia="Arial" w:cs="Arial"/>
                <w:sz w:val="14"/>
                <w:szCs w:val="14"/>
              </w:rPr>
              <w:t>TSOs</w:t>
            </w:r>
          </w:p>
        </w:tc>
      </w:tr>
      <w:tr w:rsidR="00244C40" w:rsidTr="007C2340" w14:paraId="741FA4C1"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048F5BE" w14:textId="77777777">
            <w:pPr>
              <w:rPr>
                <w:rFonts w:eastAsia="Arial" w:cs="Arial"/>
                <w:sz w:val="14"/>
                <w:szCs w:val="14"/>
              </w:rPr>
            </w:pPr>
            <w:r w:rsidRPr="5CD4755F">
              <w:rPr>
                <w:rFonts w:eastAsia="Arial" w:cs="Arial"/>
                <w:sz w:val="14"/>
                <w:szCs w:val="14"/>
              </w:rPr>
              <w:t>Merge &amp; distribute GLSK</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A086000"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E57C214"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37BD708D"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993B1A7"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2134B1B" w14:textId="77777777">
            <w:pPr>
              <w:rPr>
                <w:rFonts w:eastAsia="Arial" w:cs="Arial"/>
                <w:sz w:val="14"/>
                <w:szCs w:val="14"/>
              </w:rPr>
            </w:pPr>
            <w:r w:rsidRPr="5CD4755F">
              <w:rPr>
                <w:rFonts w:eastAsia="Arial" w:cs="Arial"/>
                <w:sz w:val="14"/>
                <w:szCs w:val="14"/>
              </w:rPr>
              <w:t>Merged GLSK</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93512D1" w14:textId="77777777">
            <w:pPr>
              <w:rPr>
                <w:rFonts w:eastAsia="Arial" w:cs="Arial"/>
                <w:sz w:val="14"/>
                <w:szCs w:val="14"/>
              </w:rPr>
            </w:pPr>
            <w:r w:rsidRPr="5CD4755F">
              <w:rPr>
                <w:rFonts w:eastAsia="Arial" w:cs="Arial"/>
                <w:sz w:val="14"/>
                <w:szCs w:val="14"/>
              </w:rPr>
              <w:t>TSOs</w:t>
            </w:r>
          </w:p>
        </w:tc>
      </w:tr>
      <w:tr w:rsidR="00244C40" w:rsidTr="007C2340" w14:paraId="4D98B3A5"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D006F3B" w14:textId="77777777">
            <w:pPr>
              <w:rPr>
                <w:rFonts w:eastAsia="Arial" w:cs="Arial"/>
                <w:sz w:val="14"/>
                <w:szCs w:val="14"/>
              </w:rPr>
            </w:pPr>
            <w:r w:rsidRPr="5CD4755F">
              <w:rPr>
                <w:rFonts w:eastAsia="Arial" w:cs="Arial"/>
                <w:sz w:val="14"/>
                <w:szCs w:val="14"/>
              </w:rPr>
              <w:t>Merge &amp; distribute CB</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4B812A9"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4B0AA58"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3883E0B7"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65091CA"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BF5CCE5" w14:textId="77777777">
            <w:pPr>
              <w:rPr>
                <w:rFonts w:eastAsia="Arial" w:cs="Arial"/>
                <w:sz w:val="14"/>
                <w:szCs w:val="14"/>
              </w:rPr>
            </w:pPr>
            <w:r w:rsidRPr="5CD4755F">
              <w:rPr>
                <w:rFonts w:eastAsia="Arial" w:cs="Arial"/>
                <w:sz w:val="14"/>
                <w:szCs w:val="14"/>
              </w:rPr>
              <w:t>Merged CB</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FC25737" w14:textId="77777777">
            <w:pPr>
              <w:rPr>
                <w:rFonts w:eastAsia="Arial" w:cs="Arial"/>
                <w:sz w:val="14"/>
                <w:szCs w:val="14"/>
              </w:rPr>
            </w:pPr>
            <w:r w:rsidRPr="5CD4755F">
              <w:rPr>
                <w:rFonts w:eastAsia="Arial" w:cs="Arial"/>
                <w:sz w:val="14"/>
                <w:szCs w:val="14"/>
              </w:rPr>
              <w:t>TSOs</w:t>
            </w:r>
          </w:p>
        </w:tc>
      </w:tr>
      <w:tr w:rsidR="00244C40" w:rsidTr="007C2340" w14:paraId="36F44A46"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6309289" w14:textId="77777777">
            <w:pPr>
              <w:rPr>
                <w:rFonts w:eastAsia="Arial" w:cs="Arial"/>
                <w:sz w:val="14"/>
                <w:szCs w:val="14"/>
              </w:rPr>
            </w:pPr>
            <w:r w:rsidRPr="5CD4755F">
              <w:rPr>
                <w:rFonts w:eastAsia="Arial" w:cs="Arial"/>
                <w:sz w:val="14"/>
                <w:szCs w:val="14"/>
              </w:rPr>
              <w:t>Merge &amp; distribute Initial RA Settings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0728A8E"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53A3BF0"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261A0B34"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02C9964"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A056073" w14:textId="77777777">
            <w:pPr>
              <w:rPr>
                <w:rFonts w:eastAsia="Arial" w:cs="Arial"/>
                <w:sz w:val="14"/>
                <w:szCs w:val="14"/>
              </w:rPr>
            </w:pPr>
            <w:r w:rsidRPr="5CD4755F">
              <w:rPr>
                <w:rFonts w:eastAsia="Arial" w:cs="Arial"/>
                <w:sz w:val="14"/>
                <w:szCs w:val="14"/>
              </w:rPr>
              <w:t>Merged RA Settings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B5214CA" w14:textId="77777777">
            <w:pPr>
              <w:rPr>
                <w:rFonts w:eastAsia="Arial" w:cs="Arial"/>
                <w:sz w:val="14"/>
                <w:szCs w:val="14"/>
              </w:rPr>
            </w:pPr>
            <w:r w:rsidRPr="5CD4755F">
              <w:rPr>
                <w:rFonts w:eastAsia="Arial" w:cs="Arial"/>
                <w:sz w:val="14"/>
                <w:szCs w:val="14"/>
              </w:rPr>
              <w:t>TSOs</w:t>
            </w:r>
          </w:p>
        </w:tc>
      </w:tr>
      <w:tr w:rsidR="00244C40" w:rsidTr="007C2340" w14:paraId="7FAB014C"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4D21E72" w14:textId="77777777">
            <w:pPr>
              <w:rPr>
                <w:rFonts w:eastAsia="Arial" w:cs="Arial"/>
                <w:sz w:val="14"/>
                <w:szCs w:val="14"/>
              </w:rPr>
            </w:pPr>
            <w:r w:rsidRPr="5CD4755F">
              <w:rPr>
                <w:rFonts w:eastAsia="Arial" w:cs="Arial"/>
                <w:sz w:val="14"/>
                <w:szCs w:val="14"/>
              </w:rPr>
              <w:t>Merge &amp; distribute Initial Topological Measure updates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BE6CC0A"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02E6032"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0E2D195C"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332A4EE"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8EE23BE" w14:textId="77777777">
            <w:pPr>
              <w:rPr>
                <w:rFonts w:eastAsia="Arial" w:cs="Arial"/>
                <w:sz w:val="14"/>
                <w:szCs w:val="14"/>
              </w:rPr>
            </w:pPr>
            <w:r w:rsidRPr="5CD4755F">
              <w:rPr>
                <w:rFonts w:eastAsia="Arial" w:cs="Arial"/>
                <w:sz w:val="14"/>
                <w:szCs w:val="14"/>
              </w:rPr>
              <w:t>Merged TOPO updates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2DE27D5" w14:textId="77777777">
            <w:pPr>
              <w:rPr>
                <w:rFonts w:eastAsia="Arial" w:cs="Arial"/>
                <w:sz w:val="14"/>
                <w:szCs w:val="14"/>
              </w:rPr>
            </w:pPr>
            <w:r w:rsidRPr="5CD4755F">
              <w:rPr>
                <w:rFonts w:eastAsia="Arial" w:cs="Arial"/>
                <w:sz w:val="14"/>
                <w:szCs w:val="14"/>
              </w:rPr>
              <w:t>TSOs</w:t>
            </w:r>
          </w:p>
        </w:tc>
      </w:tr>
      <w:tr w:rsidR="00244C40" w:rsidTr="007C2340" w14:paraId="63027BA4"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E5DC887" w14:textId="77777777">
            <w:pPr>
              <w:rPr>
                <w:rFonts w:eastAsia="Arial" w:cs="Arial"/>
                <w:sz w:val="14"/>
                <w:szCs w:val="14"/>
              </w:rPr>
            </w:pPr>
            <w:r w:rsidRPr="5CD4755F">
              <w:rPr>
                <w:rFonts w:eastAsia="Arial" w:cs="Arial"/>
                <w:sz w:val="14"/>
                <w:szCs w:val="14"/>
              </w:rPr>
              <w:t>Merge &amp; distribute Initial CGM modifications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EE2CFEA"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E4F1AEC"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6BC8C48C"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0290F98"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24800E1" w14:textId="77777777">
            <w:pPr>
              <w:rPr>
                <w:rFonts w:eastAsia="Arial" w:cs="Arial"/>
                <w:sz w:val="14"/>
                <w:szCs w:val="14"/>
              </w:rPr>
            </w:pPr>
            <w:r w:rsidRPr="5CD4755F">
              <w:rPr>
                <w:rFonts w:eastAsia="Arial" w:cs="Arial"/>
                <w:sz w:val="14"/>
                <w:szCs w:val="14"/>
              </w:rPr>
              <w:t>Merged CGM modifications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F56763A" w14:textId="77777777">
            <w:pPr>
              <w:rPr>
                <w:rFonts w:eastAsia="Arial" w:cs="Arial"/>
                <w:sz w:val="14"/>
                <w:szCs w:val="14"/>
              </w:rPr>
            </w:pPr>
            <w:r w:rsidRPr="5CD4755F">
              <w:rPr>
                <w:rFonts w:eastAsia="Arial" w:cs="Arial"/>
                <w:sz w:val="14"/>
                <w:szCs w:val="14"/>
              </w:rPr>
              <w:t>TSOs</w:t>
            </w:r>
          </w:p>
        </w:tc>
      </w:tr>
      <w:tr w:rsidR="00244C40" w:rsidTr="007C2340" w14:paraId="00DC6D6B"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14E240F" w14:textId="77777777">
            <w:pPr>
              <w:rPr>
                <w:rFonts w:eastAsia="Arial" w:cs="Arial"/>
                <w:sz w:val="14"/>
                <w:szCs w:val="14"/>
              </w:rPr>
            </w:pPr>
            <w:r w:rsidRPr="5CD4755F">
              <w:rPr>
                <w:rFonts w:eastAsia="Arial" w:cs="Arial"/>
                <w:sz w:val="14"/>
                <w:szCs w:val="14"/>
              </w:rPr>
              <w:t>Create final version of CO Dictionary</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DCA395A"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2070CBC"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5380565F"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D7E5EB0"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4038084"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5664E73" w14:textId="77777777">
            <w:pPr>
              <w:rPr>
                <w:rFonts w:eastAsia="Arial" w:cs="Arial"/>
                <w:sz w:val="14"/>
                <w:szCs w:val="14"/>
              </w:rPr>
            </w:pPr>
            <w:r w:rsidRPr="5CD4755F">
              <w:rPr>
                <w:rFonts w:eastAsia="Arial" w:cs="Arial"/>
                <w:sz w:val="14"/>
                <w:szCs w:val="14"/>
              </w:rPr>
              <w:t>TSOs</w:t>
            </w:r>
          </w:p>
        </w:tc>
      </w:tr>
      <w:tr w:rsidR="00244C40" w:rsidTr="007C2340" w14:paraId="380927F7"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35E5AF8" w14:textId="77777777">
            <w:pPr>
              <w:rPr>
                <w:rFonts w:eastAsia="Arial" w:cs="Arial"/>
                <w:sz w:val="14"/>
                <w:szCs w:val="14"/>
              </w:rPr>
            </w:pPr>
            <w:r w:rsidRPr="5CD4755F">
              <w:rPr>
                <w:rFonts w:eastAsia="Arial" w:cs="Arial"/>
                <w:sz w:val="14"/>
                <w:szCs w:val="14"/>
              </w:rPr>
              <w:t>Split flows before Apply Initial CGM modifications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5D49F4D"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8F0560D"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372229BC"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4A7D243"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53A1A53"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110AEA8" w14:textId="77777777">
            <w:pPr>
              <w:rPr>
                <w:rFonts w:eastAsia="Arial" w:cs="Arial"/>
                <w:sz w:val="14"/>
                <w:szCs w:val="14"/>
              </w:rPr>
            </w:pPr>
            <w:r w:rsidRPr="5CD4755F">
              <w:rPr>
                <w:rFonts w:eastAsia="Arial" w:cs="Arial"/>
                <w:sz w:val="14"/>
                <w:szCs w:val="14"/>
              </w:rPr>
              <w:t>-</w:t>
            </w:r>
          </w:p>
        </w:tc>
      </w:tr>
      <w:tr w:rsidR="00244C40" w:rsidTr="007C2340" w14:paraId="147EC314"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24F0CC4" w14:textId="77777777">
            <w:pPr>
              <w:rPr>
                <w:rFonts w:eastAsia="Arial" w:cs="Arial"/>
                <w:sz w:val="14"/>
                <w:szCs w:val="14"/>
              </w:rPr>
            </w:pPr>
            <w:r w:rsidRPr="5CD4755F">
              <w:rPr>
                <w:rFonts w:eastAsia="Arial" w:cs="Arial"/>
                <w:sz w:val="14"/>
                <w:szCs w:val="14"/>
              </w:rPr>
              <w:t>Apply Initial CGM modifications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DA99378"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D8B3B63"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517201CE"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DBC288F"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66CBEEE"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4E58728" w14:textId="77777777">
            <w:pPr>
              <w:rPr>
                <w:rFonts w:eastAsia="Arial" w:cs="Arial"/>
                <w:sz w:val="14"/>
                <w:szCs w:val="14"/>
              </w:rPr>
            </w:pPr>
            <w:r w:rsidRPr="5CD4755F">
              <w:rPr>
                <w:rFonts w:eastAsia="Arial" w:cs="Arial"/>
                <w:sz w:val="14"/>
                <w:szCs w:val="14"/>
              </w:rPr>
              <w:t>-</w:t>
            </w:r>
          </w:p>
        </w:tc>
      </w:tr>
      <w:tr w:rsidR="00244C40" w:rsidTr="007C2340" w14:paraId="70F0DFAC"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E0E9CEC" w14:textId="77777777">
            <w:pPr>
              <w:rPr>
                <w:rFonts w:eastAsia="Arial" w:cs="Arial"/>
                <w:sz w:val="14"/>
                <w:szCs w:val="14"/>
              </w:rPr>
            </w:pPr>
            <w:r w:rsidRPr="5CD4755F">
              <w:rPr>
                <w:rFonts w:eastAsia="Arial" w:cs="Arial"/>
                <w:sz w:val="14"/>
                <w:szCs w:val="14"/>
              </w:rPr>
              <w:t>Process FBC results</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1A6EE96"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C1BDD11" w14:textId="77777777">
            <w:pPr>
              <w:rPr>
                <w:rFonts w:eastAsia="Arial" w:cs="Arial"/>
                <w:sz w:val="14"/>
                <w:szCs w:val="14"/>
              </w:rPr>
            </w:pPr>
            <w:r w:rsidRPr="5CD4755F">
              <w:rPr>
                <w:rFonts w:eastAsia="Arial" w:cs="Arial"/>
                <w:sz w:val="14"/>
                <w:szCs w:val="14"/>
              </w:rPr>
              <w:t>FBPCM</w:t>
            </w:r>
          </w:p>
        </w:tc>
        <w:tc>
          <w:tcPr>
            <w:tcW w:w="2505" w:type="dxa"/>
            <w:gridSpan w:val="3"/>
            <w:vMerge/>
            <w:vAlign w:val="center"/>
          </w:tcPr>
          <w:p w:rsidR="00244C40" w:rsidP="007C2340" w:rsidRDefault="00244C40" w14:paraId="43FC904B"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B387326"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FA653D8"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AEB538B" w14:textId="77777777">
            <w:pPr>
              <w:rPr>
                <w:rFonts w:eastAsia="Arial" w:cs="Arial"/>
                <w:sz w:val="14"/>
                <w:szCs w:val="14"/>
              </w:rPr>
            </w:pPr>
            <w:r w:rsidRPr="5CD4755F">
              <w:rPr>
                <w:rFonts w:eastAsia="Arial" w:cs="Arial"/>
                <w:sz w:val="14"/>
                <w:szCs w:val="14"/>
              </w:rPr>
              <w:t>-</w:t>
            </w:r>
          </w:p>
        </w:tc>
      </w:tr>
      <w:tr w:rsidR="00244C40" w:rsidTr="007C2340" w14:paraId="607B5F9C"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3C1C411" w14:textId="77777777">
            <w:pPr>
              <w:rPr>
                <w:rFonts w:eastAsia="Arial" w:cs="Arial"/>
                <w:sz w:val="14"/>
                <w:szCs w:val="14"/>
              </w:rPr>
            </w:pPr>
            <w:r w:rsidRPr="5CD4755F">
              <w:rPr>
                <w:rFonts w:eastAsia="Arial" w:cs="Arial"/>
                <w:sz w:val="14"/>
                <w:szCs w:val="14"/>
              </w:rPr>
              <w:t>Distribute updated CGM</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B8BA050"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691D243"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333C2CD5"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690AEB6"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78B52F6" w14:textId="77777777">
            <w:pPr>
              <w:rPr>
                <w:rFonts w:eastAsia="Arial" w:cs="Arial"/>
                <w:sz w:val="14"/>
                <w:szCs w:val="14"/>
              </w:rPr>
            </w:pPr>
            <w:r w:rsidRPr="5CD4755F">
              <w:rPr>
                <w:rFonts w:eastAsia="Arial" w:cs="Arial"/>
                <w:sz w:val="14"/>
                <w:szCs w:val="14"/>
              </w:rPr>
              <w:t>CGM, CGM DQC</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6FA6ED9" w14:textId="77777777">
            <w:pPr>
              <w:rPr>
                <w:rFonts w:eastAsia="Arial" w:cs="Arial"/>
                <w:sz w:val="14"/>
                <w:szCs w:val="14"/>
              </w:rPr>
            </w:pPr>
            <w:r w:rsidRPr="5CD4755F">
              <w:rPr>
                <w:rFonts w:eastAsia="Arial" w:cs="Arial"/>
                <w:sz w:val="14"/>
                <w:szCs w:val="14"/>
              </w:rPr>
              <w:t>TSOs</w:t>
            </w:r>
          </w:p>
        </w:tc>
      </w:tr>
      <w:tr w:rsidR="00244C40" w:rsidTr="007C2340" w14:paraId="1C3975FD" w14:textId="77777777">
        <w:trPr>
          <w:trHeight w:val="270"/>
        </w:trPr>
        <w:tc>
          <w:tcPr>
            <w:tcW w:w="13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80FC946" w14:textId="77777777">
            <w:pPr>
              <w:rPr>
                <w:rFonts w:eastAsia="Arial" w:cs="Arial"/>
                <w:sz w:val="14"/>
                <w:szCs w:val="14"/>
              </w:rPr>
            </w:pPr>
            <w:r w:rsidRPr="5CD4755F">
              <w:rPr>
                <w:rFonts w:eastAsia="Arial" w:cs="Arial"/>
                <w:sz w:val="14"/>
                <w:szCs w:val="14"/>
              </w:rPr>
              <w:t>Distribute Merged AACs for fallback and initial Computation</w:t>
            </w:r>
          </w:p>
        </w:tc>
        <w:tc>
          <w:tcPr>
            <w:tcW w:w="93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0A967F6" w14:textId="77777777">
            <w:pPr>
              <w:rPr>
                <w:rFonts w:eastAsia="Arial" w:cs="Arial"/>
                <w:sz w:val="14"/>
                <w:szCs w:val="14"/>
              </w:rPr>
            </w:pPr>
            <w:r w:rsidRPr="5CD4755F">
              <w:rPr>
                <w:rFonts w:eastAsia="Arial" w:cs="Arial"/>
                <w:sz w:val="14"/>
                <w:szCs w:val="14"/>
              </w:rPr>
              <w:t>CCC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E0600A3" w14:textId="77777777">
            <w:pPr>
              <w:rPr>
                <w:rFonts w:eastAsia="Arial" w:cs="Arial"/>
                <w:sz w:val="14"/>
                <w:szCs w:val="14"/>
              </w:rPr>
            </w:pPr>
            <w:r w:rsidRPr="5CD4755F">
              <w:rPr>
                <w:rFonts w:eastAsia="Arial" w:cs="Arial"/>
                <w:sz w:val="14"/>
                <w:szCs w:val="14"/>
              </w:rPr>
              <w:t>CCCt</w:t>
            </w:r>
          </w:p>
        </w:tc>
        <w:tc>
          <w:tcPr>
            <w:tcW w:w="2505" w:type="dxa"/>
            <w:gridSpan w:val="3"/>
            <w:vMerge/>
            <w:vAlign w:val="center"/>
          </w:tcPr>
          <w:p w:rsidR="00244C40" w:rsidP="007C2340" w:rsidRDefault="00244C40" w14:paraId="575356DD" w14:textId="77777777"/>
        </w:tc>
        <w:tc>
          <w:tcPr>
            <w:tcW w:w="113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3383A79" w14:textId="77777777">
            <w:pPr>
              <w:rPr>
                <w:rFonts w:eastAsia="Arial" w:cs="Arial"/>
                <w:sz w:val="14"/>
                <w:szCs w:val="14"/>
              </w:rPr>
            </w:pPr>
            <w:r w:rsidRPr="5CD4755F">
              <w:rPr>
                <w:rFonts w:eastAsia="Arial" w:cs="Arial"/>
                <w:sz w:val="14"/>
                <w:szCs w:val="14"/>
              </w:rPr>
              <w:t>-</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F27F3CD" w14:textId="77777777">
            <w:pPr>
              <w:rPr>
                <w:rFonts w:eastAsia="Arial" w:cs="Arial"/>
                <w:sz w:val="14"/>
                <w:szCs w:val="14"/>
              </w:rPr>
            </w:pPr>
            <w:r w:rsidRPr="5CD4755F">
              <w:rPr>
                <w:rFonts w:eastAsia="Arial" w:cs="Arial"/>
                <w:sz w:val="14"/>
                <w:szCs w:val="14"/>
              </w:rPr>
              <w:t>Merged AACs</w:t>
            </w:r>
          </w:p>
        </w:tc>
        <w:tc>
          <w:tcPr>
            <w:tcW w:w="11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AC0A9A9" w14:textId="77777777">
            <w:pPr>
              <w:rPr>
                <w:rFonts w:eastAsia="Arial" w:cs="Arial"/>
                <w:sz w:val="14"/>
                <w:szCs w:val="14"/>
              </w:rPr>
            </w:pPr>
            <w:r w:rsidRPr="5CD4755F">
              <w:rPr>
                <w:rFonts w:eastAsia="Arial" w:cs="Arial"/>
                <w:sz w:val="14"/>
                <w:szCs w:val="14"/>
              </w:rPr>
              <w:t>TSOs</w:t>
            </w:r>
          </w:p>
        </w:tc>
      </w:tr>
    </w:tbl>
    <w:p w:rsidR="00244C40" w:rsidP="00244C40" w:rsidRDefault="00244C40" w14:paraId="63702A39" w14:textId="77777777">
      <w:pPr>
        <w:spacing w:before="240" w:after="240"/>
        <w:rPr>
          <w:rFonts w:eastAsia="Arial" w:cs="Arial"/>
          <w:color w:val="000000" w:themeColor="text1"/>
        </w:rPr>
      </w:pPr>
      <w:r w:rsidRPr="5CD4755F">
        <w:rPr>
          <w:rFonts w:eastAsia="Arial" w:cs="Arial"/>
          <w:b/>
          <w:bCs/>
          <w:color w:val="000000" w:themeColor="text1"/>
        </w:rPr>
        <w:t>Timeframe:</w:t>
      </w:r>
      <w:r w:rsidRPr="5CD4755F">
        <w:rPr>
          <w:rFonts w:eastAsia="Arial" w:cs="Arial"/>
          <w:color w:val="000000" w:themeColor="text1"/>
        </w:rPr>
        <w:t xml:space="preserve"> Refer to HLBP for timings, see Section 2.1</w:t>
      </w:r>
    </w:p>
    <w:p w:rsidR="00244C40" w:rsidP="00244C40" w:rsidRDefault="00244C40" w14:paraId="6110B934" w14:textId="77777777">
      <w:pPr>
        <w:pStyle w:val="Heading3"/>
        <w:rPr>
          <w:lang w:val="en-IE"/>
        </w:rPr>
      </w:pPr>
      <w:r w:rsidRPr="5CD4755F">
        <w:t>Backup and Fallback processes</w:t>
      </w:r>
    </w:p>
    <w:p w:rsidR="00244C40" w:rsidP="00244C40" w:rsidRDefault="00244C40" w14:paraId="599DDA54" w14:textId="77777777">
      <w:pPr>
        <w:spacing w:after="240"/>
        <w:rPr>
          <w:rFonts w:eastAsia="Arial" w:cs="Arial"/>
          <w:color w:val="000000" w:themeColor="text1"/>
        </w:rPr>
      </w:pPr>
      <w:r w:rsidRPr="5CD4755F">
        <w:rPr>
          <w:rFonts w:eastAsia="Arial" w:cs="Arial"/>
          <w:color w:val="000000" w:themeColor="text1"/>
        </w:rPr>
        <w:t xml:space="preserve">As soon as an issue with the CCCt is identified (e.g. blocking the process to run normally), the CCC must call or email Unicorn Core helpdesk. </w:t>
      </w:r>
    </w:p>
    <w:p w:rsidR="00244C40" w:rsidP="00244C40" w:rsidRDefault="00244C40" w14:paraId="17CDAB93" w14:textId="77777777">
      <w:pPr>
        <w:spacing w:after="240"/>
        <w:rPr>
          <w:rFonts w:eastAsia="Arial" w:cs="Arial"/>
          <w:color w:val="000000" w:themeColor="text1"/>
        </w:rPr>
      </w:pPr>
      <w:r w:rsidRPr="5CD4755F">
        <w:rPr>
          <w:rFonts w:eastAsia="Arial" w:cs="Arial"/>
          <w:color w:val="000000" w:themeColor="text1"/>
        </w:rPr>
        <w:t>In case the issue is due to missing input data, please refer to the following backups and execute them before the indicated CET:</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95"/>
        <w:gridCol w:w="840"/>
        <w:gridCol w:w="1935"/>
        <w:gridCol w:w="2940"/>
        <w:gridCol w:w="720"/>
        <w:gridCol w:w="1065"/>
        <w:gridCol w:w="945"/>
      </w:tblGrid>
      <w:tr w:rsidR="00244C40" w:rsidTr="0C98F74B" w14:paraId="00E67AAF" w14:textId="77777777">
        <w:trPr>
          <w:trHeight w:val="510"/>
        </w:trPr>
        <w:tc>
          <w:tcPr>
            <w:tcW w:w="79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483BDED3" w14:textId="77777777">
            <w:pPr>
              <w:rPr>
                <w:rFonts w:eastAsia="Arial" w:cs="Arial"/>
                <w:sz w:val="14"/>
                <w:szCs w:val="14"/>
              </w:rPr>
            </w:pPr>
            <w:r w:rsidRPr="5CD4755F">
              <w:rPr>
                <w:rFonts w:eastAsia="Arial" w:cs="Arial"/>
                <w:color w:val="FFFFFF" w:themeColor="background1"/>
                <w:sz w:val="14"/>
                <w:szCs w:val="14"/>
              </w:rPr>
              <w:t>Backup ID</w:t>
            </w:r>
          </w:p>
        </w:tc>
        <w:tc>
          <w:tcPr>
            <w:tcW w:w="8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BE015E0" w14:textId="77777777">
            <w:pPr>
              <w:rPr>
                <w:rFonts w:eastAsia="Arial" w:cs="Arial"/>
                <w:sz w:val="14"/>
                <w:szCs w:val="14"/>
              </w:rPr>
            </w:pPr>
            <w:r w:rsidRPr="5CD4755F">
              <w:rPr>
                <w:rFonts w:eastAsia="Arial" w:cs="Arial"/>
                <w:color w:val="FFFFFF" w:themeColor="background1"/>
                <w:sz w:val="14"/>
                <w:szCs w:val="14"/>
              </w:rPr>
              <w:t>Process Step</w:t>
            </w:r>
          </w:p>
        </w:tc>
        <w:tc>
          <w:tcPr>
            <w:tcW w:w="193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EB40852" w14:textId="77777777">
            <w:pPr>
              <w:rPr>
                <w:rFonts w:eastAsia="Arial" w:cs="Arial"/>
                <w:sz w:val="14"/>
                <w:szCs w:val="14"/>
              </w:rPr>
            </w:pPr>
            <w:r w:rsidRPr="5CD4755F">
              <w:rPr>
                <w:rFonts w:eastAsia="Arial" w:cs="Arial"/>
                <w:color w:val="FFFFFF" w:themeColor="background1"/>
                <w:sz w:val="14"/>
                <w:szCs w:val="14"/>
              </w:rPr>
              <w:t>Description</w:t>
            </w:r>
          </w:p>
        </w:tc>
        <w:tc>
          <w:tcPr>
            <w:tcW w:w="29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7BAFF260" w14:textId="77777777">
            <w:pPr>
              <w:rPr>
                <w:rFonts w:eastAsia="Arial" w:cs="Arial"/>
                <w:sz w:val="14"/>
                <w:szCs w:val="14"/>
              </w:rPr>
            </w:pPr>
            <w:r w:rsidRPr="5CD4755F">
              <w:rPr>
                <w:rFonts w:eastAsia="Arial" w:cs="Arial"/>
                <w:color w:val="FFFFFF" w:themeColor="background1"/>
                <w:sz w:val="14"/>
                <w:szCs w:val="14"/>
              </w:rPr>
              <w:t>Solution/Action</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7F23CBF" w14:textId="77777777">
            <w:pPr>
              <w:rPr>
                <w:rFonts w:eastAsia="Arial" w:cs="Arial"/>
                <w:sz w:val="14"/>
                <w:szCs w:val="14"/>
              </w:rPr>
            </w:pPr>
            <w:r w:rsidRPr="5CD4755F">
              <w:rPr>
                <w:rFonts w:eastAsia="Arial" w:cs="Arial"/>
                <w:color w:val="FFFFFF" w:themeColor="background1"/>
                <w:sz w:val="14"/>
                <w:szCs w:val="14"/>
              </w:rPr>
              <w:t>Owner</w:t>
            </w:r>
          </w:p>
        </w:tc>
        <w:tc>
          <w:tcPr>
            <w:tcW w:w="10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3112635" w14:textId="77777777">
            <w:pPr>
              <w:rPr>
                <w:rFonts w:eastAsia="Arial" w:cs="Arial"/>
                <w:sz w:val="14"/>
                <w:szCs w:val="14"/>
              </w:rPr>
            </w:pPr>
            <w:r w:rsidRPr="5CD4755F">
              <w:rPr>
                <w:rFonts w:eastAsia="Arial" w:cs="Arial"/>
                <w:color w:val="FFFFFF" w:themeColor="background1"/>
                <w:sz w:val="14"/>
                <w:szCs w:val="14"/>
              </w:rPr>
              <w:t>Tool</w:t>
            </w:r>
          </w:p>
        </w:tc>
        <w:tc>
          <w:tcPr>
            <w:tcW w:w="94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13F38949"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C98F74B" w14:paraId="550E24C7" w14:textId="77777777">
        <w:trPr>
          <w:trHeight w:val="735"/>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4FD31CA" w14:textId="58399962">
            <w:pPr>
              <w:rPr>
                <w:rFonts w:eastAsia="Arial" w:cs="Arial"/>
                <w:sz w:val="14"/>
                <w:szCs w:val="14"/>
              </w:rPr>
            </w:pPr>
            <w:r w:rsidRPr="02BA803D">
              <w:rPr>
                <w:rFonts w:eastAsia="Arial" w:cs="Arial"/>
                <w:sz w:val="14"/>
                <w:szCs w:val="14"/>
              </w:rPr>
              <w:t xml:space="preserve"> ID3_</w:t>
            </w:r>
            <w:r w:rsidR="00D14BD7">
              <w:rPr>
                <w:rFonts w:eastAsia="Arial" w:cs="Arial"/>
                <w:sz w:val="14"/>
                <w:szCs w:val="14"/>
              </w:rPr>
              <w:t>6</w:t>
            </w:r>
          </w:p>
        </w:tc>
        <w:tc>
          <w:tcPr>
            <w:tcW w:w="840"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06BDE4A" w14:textId="77777777">
            <w:pPr>
              <w:rPr>
                <w:rFonts w:eastAsia="Arial" w:cs="Arial"/>
                <w:sz w:val="14"/>
                <w:szCs w:val="14"/>
              </w:rPr>
            </w:pPr>
            <w:r w:rsidRPr="5CD4755F">
              <w:rPr>
                <w:rFonts w:eastAsia="Arial" w:cs="Arial"/>
                <w:sz w:val="14"/>
                <w:szCs w:val="14"/>
              </w:rPr>
              <w:t>TSO data merging</w:t>
            </w:r>
          </w:p>
        </w:tc>
        <w:tc>
          <w:tcPr>
            <w:tcW w:w="193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653B7BEF" w14:textId="77777777">
            <w:pPr>
              <w:rPr>
                <w:rFonts w:eastAsia="Arial" w:cs="Arial"/>
                <w:sz w:val="14"/>
                <w:szCs w:val="14"/>
              </w:rPr>
            </w:pPr>
            <w:r w:rsidRPr="5CD4755F">
              <w:rPr>
                <w:rFonts w:eastAsia="Arial" w:cs="Arial"/>
                <w:sz w:val="14"/>
                <w:szCs w:val="14"/>
              </w:rPr>
              <w:t>Missing a mandatory input file</w:t>
            </w:r>
          </w:p>
        </w:tc>
        <w:tc>
          <w:tcPr>
            <w:tcW w:w="29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60E671D" w14:textId="77777777">
            <w:pPr>
              <w:rPr>
                <w:rFonts w:eastAsia="Arial" w:cs="Arial"/>
                <w:sz w:val="14"/>
                <w:szCs w:val="14"/>
              </w:rPr>
            </w:pPr>
            <w:r w:rsidRPr="5CD4755F">
              <w:rPr>
                <w:rFonts w:eastAsia="Arial" w:cs="Arial"/>
                <w:sz w:val="14"/>
                <w:szCs w:val="14"/>
              </w:rPr>
              <w:t xml:space="preserve">1. Call responsible party and request file at target end time, to be delivered before Critical End Time. </w:t>
            </w:r>
          </w:p>
          <w:p w:rsidR="00244C40" w:rsidP="007C2340" w:rsidRDefault="00244C40" w14:paraId="61969940" w14:textId="77777777">
            <w:pPr>
              <w:rPr>
                <w:rFonts w:eastAsia="Arial" w:cs="Arial"/>
                <w:sz w:val="14"/>
                <w:szCs w:val="14"/>
              </w:rPr>
            </w:pPr>
            <w:r w:rsidRPr="5CD4755F">
              <w:rPr>
                <w:rFonts w:eastAsia="Arial" w:cs="Arial"/>
                <w:sz w:val="14"/>
                <w:szCs w:val="14"/>
              </w:rPr>
              <w:t>2. Inform all parties via Email template</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698224A8" w14:textId="77777777">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40C53D43" w14:textId="77777777">
            <w:pPr>
              <w:rPr>
                <w:rFonts w:eastAsia="Arial" w:cs="Arial"/>
                <w:sz w:val="14"/>
                <w:szCs w:val="14"/>
              </w:rPr>
            </w:pPr>
            <w:r w:rsidRPr="5CD4755F">
              <w:rPr>
                <w:rFonts w:eastAsia="Arial" w:cs="Arial"/>
                <w:sz w:val="14"/>
                <w:szCs w:val="14"/>
              </w:rPr>
              <w:t>CCCt</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69CC1352" w14:textId="77777777">
            <w:pPr>
              <w:rPr>
                <w:rFonts w:eastAsia="Arial" w:cs="Arial"/>
                <w:sz w:val="14"/>
                <w:szCs w:val="14"/>
              </w:rPr>
            </w:pPr>
            <w:r w:rsidRPr="5CD4755F">
              <w:rPr>
                <w:rFonts w:eastAsia="Arial" w:cs="Arial"/>
                <w:sz w:val="14"/>
                <w:szCs w:val="14"/>
              </w:rPr>
              <w:t>4</w:t>
            </w:r>
          </w:p>
        </w:tc>
      </w:tr>
      <w:tr w:rsidR="00244C40" w:rsidTr="0C98F74B" w14:paraId="61099E40" w14:textId="77777777">
        <w:trPr>
          <w:trHeight w:val="735"/>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1AA5C707" w14:textId="34BE172C">
            <w:pPr>
              <w:rPr>
                <w:rFonts w:eastAsia="Arial" w:cs="Arial"/>
                <w:sz w:val="14"/>
                <w:szCs w:val="14"/>
              </w:rPr>
            </w:pPr>
            <w:r w:rsidRPr="02BA803D">
              <w:rPr>
                <w:rFonts w:eastAsia="Arial" w:cs="Arial"/>
                <w:sz w:val="14"/>
                <w:szCs w:val="14"/>
              </w:rPr>
              <w:t xml:space="preserve"> ID3_</w:t>
            </w:r>
            <w:r w:rsidR="00D14BD7">
              <w:rPr>
                <w:rFonts w:eastAsia="Arial" w:cs="Arial"/>
                <w:sz w:val="14"/>
                <w:szCs w:val="14"/>
              </w:rPr>
              <w:t>7</w:t>
            </w:r>
          </w:p>
        </w:tc>
        <w:tc>
          <w:tcPr>
            <w:tcW w:w="840" w:type="dxa"/>
            <w:vMerge/>
            <w:vAlign w:val="center"/>
          </w:tcPr>
          <w:p w:rsidR="00244C40" w:rsidP="007C2340" w:rsidRDefault="00244C40" w14:paraId="64D11E20" w14:textId="77777777"/>
        </w:tc>
        <w:tc>
          <w:tcPr>
            <w:tcW w:w="19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457D8F83" w14:textId="77777777">
            <w:pPr>
              <w:rPr>
                <w:rFonts w:eastAsia="Arial" w:cs="Arial"/>
                <w:sz w:val="14"/>
                <w:szCs w:val="14"/>
              </w:rPr>
            </w:pPr>
            <w:r w:rsidRPr="5CD4755F">
              <w:rPr>
                <w:rFonts w:eastAsia="Arial" w:cs="Arial"/>
                <w:sz w:val="14"/>
                <w:szCs w:val="14"/>
              </w:rPr>
              <w:t>Missing or incorrect individual GLSK (No replacement)</w:t>
            </w:r>
          </w:p>
        </w:tc>
        <w:tc>
          <w:tcPr>
            <w:tcW w:w="29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CF75EEA" w14:textId="77777777">
            <w:pPr>
              <w:rPr>
                <w:rFonts w:eastAsia="Arial" w:cs="Arial"/>
                <w:sz w:val="14"/>
                <w:szCs w:val="14"/>
              </w:rPr>
            </w:pPr>
            <w:r w:rsidRPr="5CD4755F">
              <w:rPr>
                <w:rFonts w:eastAsia="Arial" w:cs="Arial"/>
                <w:sz w:val="14"/>
                <w:szCs w:val="14"/>
              </w:rPr>
              <w:t>If no GLSK can be provided and/or successfully corrected by TSO, if proposed by TSO ask Unicorn to replace according to the replacement strategy chosen by TSO ==&gt; Inform all parties about replaced file via Email</w:t>
            </w:r>
          </w:p>
          <w:p w:rsidR="00244C40" w:rsidP="007C2340" w:rsidRDefault="00244C40" w14:paraId="39013E67" w14:textId="77777777">
            <w:pPr>
              <w:rPr>
                <w:rFonts w:eastAsia="Arial" w:cs="Arial"/>
                <w:sz w:val="14"/>
                <w:szCs w:val="14"/>
              </w:rPr>
            </w:pPr>
          </w:p>
          <w:p w:rsidR="00244C40" w:rsidP="007C2340" w:rsidRDefault="0C98F74B" w14:paraId="7FC3D7F2" w14:textId="7B8BD344">
            <w:pPr>
              <w:rPr>
                <w:rFonts w:eastAsia="Arial" w:cs="Arial"/>
                <w:sz w:val="14"/>
                <w:szCs w:val="14"/>
              </w:rPr>
            </w:pPr>
            <w:r w:rsidRPr="0C98F74B">
              <w:rPr>
                <w:rFonts w:eastAsia="Arial" w:cs="Arial"/>
                <w:sz w:val="14"/>
                <w:szCs w:val="14"/>
              </w:rPr>
              <w:t>If no GLSK can be provided or error remains ==&gt;&gt; Blocked BD Computation =&gt; Force gates of CCCt and continue process with Fallback Domain. Inform all parties via Email.</w:t>
            </w:r>
          </w:p>
          <w:p w:rsidR="00244C40" w:rsidP="007C2340" w:rsidRDefault="00244C40" w14:paraId="174059A6" w14:textId="77777777">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ABBFD03" w14:textId="77777777">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8E62F69" w14:textId="77777777">
            <w:pPr>
              <w:rPr>
                <w:rFonts w:eastAsia="Arial" w:cs="Arial"/>
                <w:sz w:val="14"/>
                <w:szCs w:val="14"/>
              </w:rPr>
            </w:pPr>
            <w:r w:rsidRPr="5CD4755F">
              <w:rPr>
                <w:rFonts w:eastAsia="Arial" w:cs="Arial"/>
                <w:sz w:val="14"/>
                <w:szCs w:val="14"/>
              </w:rPr>
              <w:t>CCCt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1B5A862" w14:textId="77777777">
            <w:pPr>
              <w:rPr>
                <w:rFonts w:eastAsia="Arial" w:cs="Arial"/>
                <w:sz w:val="14"/>
                <w:szCs w:val="14"/>
              </w:rPr>
            </w:pPr>
            <w:r w:rsidRPr="5CD4755F">
              <w:rPr>
                <w:rFonts w:eastAsia="Arial" w:cs="Arial"/>
                <w:sz w:val="14"/>
                <w:szCs w:val="14"/>
              </w:rPr>
              <w:t>3</w:t>
            </w:r>
          </w:p>
        </w:tc>
      </w:tr>
      <w:tr w:rsidR="00244C40" w:rsidTr="0C98F74B" w14:paraId="1C32E9F0" w14:textId="77777777">
        <w:trPr>
          <w:trHeight w:val="750"/>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4908F79C" w14:textId="3E34C134">
            <w:pPr>
              <w:rPr>
                <w:rFonts w:eastAsia="Arial" w:cs="Arial"/>
                <w:sz w:val="14"/>
                <w:szCs w:val="14"/>
              </w:rPr>
            </w:pPr>
            <w:r w:rsidRPr="02BA803D">
              <w:rPr>
                <w:rFonts w:eastAsia="Arial" w:cs="Arial"/>
                <w:sz w:val="14"/>
                <w:szCs w:val="14"/>
              </w:rPr>
              <w:t xml:space="preserve"> ID3_</w:t>
            </w:r>
            <w:r w:rsidR="00D14BD7">
              <w:rPr>
                <w:rFonts w:eastAsia="Arial" w:cs="Arial"/>
                <w:sz w:val="14"/>
                <w:szCs w:val="14"/>
              </w:rPr>
              <w:t>8</w:t>
            </w:r>
          </w:p>
        </w:tc>
        <w:tc>
          <w:tcPr>
            <w:tcW w:w="840" w:type="dxa"/>
            <w:vMerge/>
            <w:vAlign w:val="center"/>
          </w:tcPr>
          <w:p w:rsidR="00244C40" w:rsidP="007C2340" w:rsidRDefault="00244C40" w14:paraId="780FE6E6" w14:textId="77777777"/>
        </w:tc>
        <w:tc>
          <w:tcPr>
            <w:tcW w:w="19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1519ED7C" w14:textId="77777777">
            <w:pPr>
              <w:rPr>
                <w:rFonts w:eastAsia="Arial" w:cs="Arial"/>
                <w:sz w:val="14"/>
                <w:szCs w:val="14"/>
              </w:rPr>
            </w:pPr>
            <w:r w:rsidRPr="5CD4755F">
              <w:rPr>
                <w:rFonts w:eastAsia="Arial" w:cs="Arial"/>
                <w:sz w:val="14"/>
                <w:szCs w:val="14"/>
              </w:rPr>
              <w:t>Missing or incorrect individual External constraint (No replacement</w:t>
            </w:r>
          </w:p>
        </w:tc>
        <w:tc>
          <w:tcPr>
            <w:tcW w:w="29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EB85F21" w14:textId="77777777">
            <w:pPr>
              <w:rPr>
                <w:rFonts w:eastAsia="Arial" w:cs="Arial"/>
                <w:sz w:val="14"/>
                <w:szCs w:val="14"/>
              </w:rPr>
            </w:pPr>
            <w:r w:rsidRPr="5CD4755F">
              <w:rPr>
                <w:rFonts w:eastAsia="Arial" w:cs="Arial"/>
                <w:sz w:val="14"/>
                <w:szCs w:val="14"/>
              </w:rPr>
              <w:t>If no EC can be provided and/or successfully corrected by TSO, (if proposed by respective TSO) ask Unicorn to replace according to the replacement strategy chosen by TSO ==&gt; Inform all parties about replaced file via Email</w:t>
            </w:r>
          </w:p>
          <w:p w:rsidR="00244C40" w:rsidP="007C2340" w:rsidRDefault="00244C40" w14:paraId="2226277E" w14:textId="77777777">
            <w:pPr>
              <w:rPr>
                <w:rFonts w:eastAsia="Arial" w:cs="Arial"/>
                <w:sz w:val="14"/>
                <w:szCs w:val="14"/>
              </w:rPr>
            </w:pPr>
          </w:p>
          <w:p w:rsidR="00244C40" w:rsidP="007C2340" w:rsidRDefault="0C98F74B" w14:paraId="2CC5D096" w14:textId="08E4B824">
            <w:pPr>
              <w:rPr>
                <w:rFonts w:eastAsia="Arial" w:cs="Arial"/>
                <w:sz w:val="14"/>
                <w:szCs w:val="14"/>
              </w:rPr>
            </w:pPr>
            <w:r w:rsidRPr="0C98F74B">
              <w:rPr>
                <w:rFonts w:eastAsia="Arial" w:cs="Arial"/>
                <w:sz w:val="14"/>
                <w:szCs w:val="14"/>
              </w:rPr>
              <w:t>If no EC can be provided or error remains ==&gt;&gt; Blocked BD Computation =&gt; Force gates of CCCt and continue process with Fallback Domain. Inform all parties via Email.</w:t>
            </w:r>
          </w:p>
          <w:p w:rsidR="00244C40" w:rsidP="007C2340" w:rsidRDefault="00244C40" w14:paraId="3BDFCCBB" w14:textId="77777777">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3BDEB4B" w14:textId="77777777">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7F8490D" w14:textId="77777777">
            <w:pPr>
              <w:rPr>
                <w:rFonts w:eastAsia="Arial" w:cs="Arial"/>
                <w:sz w:val="14"/>
                <w:szCs w:val="14"/>
              </w:rPr>
            </w:pPr>
            <w:r w:rsidRPr="5CD4755F">
              <w:rPr>
                <w:rFonts w:eastAsia="Arial" w:cs="Arial"/>
                <w:sz w:val="14"/>
                <w:szCs w:val="14"/>
              </w:rPr>
              <w:t>CCCt</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0B176964" w14:textId="77777777">
            <w:pPr>
              <w:rPr>
                <w:rFonts w:eastAsia="Arial" w:cs="Arial"/>
                <w:sz w:val="14"/>
                <w:szCs w:val="14"/>
              </w:rPr>
            </w:pPr>
            <w:r w:rsidRPr="5CD4755F">
              <w:rPr>
                <w:rFonts w:eastAsia="Arial" w:cs="Arial"/>
                <w:sz w:val="14"/>
                <w:szCs w:val="14"/>
              </w:rPr>
              <w:t>3</w:t>
            </w:r>
          </w:p>
        </w:tc>
      </w:tr>
      <w:tr w:rsidR="00244C40" w:rsidTr="0C98F74B" w14:paraId="0940E9F7" w14:textId="77777777">
        <w:trPr>
          <w:trHeight w:val="750"/>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68455009" w14:textId="49790529">
            <w:pPr>
              <w:rPr>
                <w:rFonts w:eastAsia="Arial" w:cs="Arial"/>
                <w:sz w:val="14"/>
                <w:szCs w:val="14"/>
              </w:rPr>
            </w:pPr>
            <w:r w:rsidRPr="02BA803D">
              <w:rPr>
                <w:rFonts w:eastAsia="Arial" w:cs="Arial"/>
                <w:sz w:val="14"/>
                <w:szCs w:val="14"/>
              </w:rPr>
              <w:t xml:space="preserve"> ID3_</w:t>
            </w:r>
            <w:r w:rsidR="00D14BD7">
              <w:rPr>
                <w:rFonts w:eastAsia="Arial" w:cs="Arial"/>
                <w:sz w:val="14"/>
                <w:szCs w:val="14"/>
              </w:rPr>
              <w:t>9</w:t>
            </w:r>
          </w:p>
        </w:tc>
        <w:tc>
          <w:tcPr>
            <w:tcW w:w="840" w:type="dxa"/>
            <w:vMerge/>
            <w:vAlign w:val="center"/>
          </w:tcPr>
          <w:p w:rsidR="00244C40" w:rsidP="007C2340" w:rsidRDefault="00244C40" w14:paraId="461C5DC8" w14:textId="77777777"/>
        </w:tc>
        <w:tc>
          <w:tcPr>
            <w:tcW w:w="19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4946ACCE" w14:textId="77777777">
            <w:pPr>
              <w:rPr>
                <w:rFonts w:eastAsia="Arial" w:cs="Arial"/>
                <w:sz w:val="14"/>
                <w:szCs w:val="14"/>
              </w:rPr>
            </w:pPr>
            <w:r w:rsidRPr="5CD4755F">
              <w:rPr>
                <w:rFonts w:eastAsia="Arial" w:cs="Arial"/>
                <w:sz w:val="14"/>
                <w:szCs w:val="14"/>
              </w:rPr>
              <w:t>Missing or incorrect individual CB file</w:t>
            </w:r>
          </w:p>
        </w:tc>
        <w:tc>
          <w:tcPr>
            <w:tcW w:w="29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7602AEF" w14:textId="77777777">
            <w:pPr>
              <w:rPr>
                <w:rFonts w:eastAsia="Arial" w:cs="Arial"/>
                <w:sz w:val="14"/>
                <w:szCs w:val="14"/>
              </w:rPr>
            </w:pPr>
            <w:r w:rsidRPr="5CD4755F">
              <w:rPr>
                <w:rFonts w:eastAsia="Arial" w:cs="Arial"/>
                <w:sz w:val="14"/>
                <w:szCs w:val="14"/>
              </w:rPr>
              <w:t>If no CB file can be provided and/or successfully corrected by TSO, (if proposed by respective TSO) ask Unicorn to replace according to the replacement strategy chosen by TSO ==&gt; Inform all parties about replaced file via Email</w:t>
            </w:r>
          </w:p>
          <w:p w:rsidR="00244C40" w:rsidP="007C2340" w:rsidRDefault="00244C40" w14:paraId="7F5BF354" w14:textId="77777777">
            <w:pPr>
              <w:rPr>
                <w:rFonts w:eastAsia="Arial" w:cs="Arial"/>
                <w:sz w:val="14"/>
                <w:szCs w:val="14"/>
              </w:rPr>
            </w:pPr>
          </w:p>
          <w:p w:rsidR="00244C40" w:rsidP="007C2340" w:rsidRDefault="0C98F74B" w14:paraId="0592DBEC" w14:textId="42C7C5B1">
            <w:pPr>
              <w:rPr>
                <w:rFonts w:eastAsia="Arial" w:cs="Arial"/>
                <w:sz w:val="14"/>
                <w:szCs w:val="14"/>
              </w:rPr>
            </w:pPr>
            <w:r w:rsidRPr="0C98F74B">
              <w:rPr>
                <w:rFonts w:eastAsia="Arial" w:cs="Arial"/>
                <w:sz w:val="14"/>
                <w:szCs w:val="14"/>
              </w:rPr>
              <w:t>If no CB file can be provided or error remains ==&gt;&gt; Blocked BD Computation =&gt; Force gates of CCCt and continue process with Fallback Domain. Inform all parties via Email.</w:t>
            </w:r>
          </w:p>
          <w:p w:rsidR="00244C40" w:rsidP="007C2340" w:rsidRDefault="00244C40" w14:paraId="6E0BB0B1" w14:textId="77777777">
            <w:pPr>
              <w:rPr>
                <w:rFonts w:eastAsia="Arial" w:cs="Arial"/>
                <w:sz w:val="14"/>
                <w:szCs w:val="14"/>
              </w:rPr>
            </w:pP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1866CD6" w14:textId="77777777">
            <w:pPr>
              <w:rPr>
                <w:rFonts w:eastAsia="Arial" w:cs="Arial"/>
                <w:sz w:val="14"/>
                <w:szCs w:val="14"/>
              </w:rPr>
            </w:pPr>
            <w:r w:rsidRPr="5CD4755F">
              <w:rPr>
                <w:rFonts w:eastAsia="Arial" w:cs="Arial"/>
                <w:sz w:val="14"/>
                <w:szCs w:val="14"/>
              </w:rPr>
              <w:t>CCC</w:t>
            </w:r>
          </w:p>
        </w:tc>
        <w:tc>
          <w:tcPr>
            <w:tcW w:w="106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D0A3538" w14:textId="77777777">
            <w:pPr>
              <w:rPr>
                <w:rFonts w:eastAsia="Arial" w:cs="Arial"/>
                <w:sz w:val="14"/>
                <w:szCs w:val="14"/>
              </w:rPr>
            </w:pPr>
            <w:r w:rsidRPr="5CD4755F">
              <w:rPr>
                <w:rFonts w:eastAsia="Arial" w:cs="Arial"/>
                <w:sz w:val="14"/>
                <w:szCs w:val="14"/>
              </w:rPr>
              <w:t>CCCt</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BA87943" w14:textId="77777777">
            <w:pPr>
              <w:rPr>
                <w:rFonts w:eastAsia="Arial" w:cs="Arial"/>
                <w:sz w:val="14"/>
                <w:szCs w:val="14"/>
              </w:rPr>
            </w:pPr>
            <w:r w:rsidRPr="5CD4755F">
              <w:rPr>
                <w:rFonts w:eastAsia="Arial" w:cs="Arial"/>
                <w:sz w:val="14"/>
                <w:szCs w:val="14"/>
              </w:rPr>
              <w:t>3</w:t>
            </w:r>
          </w:p>
        </w:tc>
      </w:tr>
    </w:tbl>
    <w:p w:rsidR="004F0303" w:rsidP="004F0303" w:rsidRDefault="004F0303" w14:paraId="4CAF792A" w14:textId="77777777"/>
    <w:p w:rsidRPr="004F0303" w:rsidR="00A707B5" w:rsidP="00A707B5" w:rsidRDefault="00A707B5" w14:paraId="5FC69606" w14:textId="2BFE0FC3">
      <w:pPr>
        <w:pStyle w:val="Heading2"/>
      </w:pPr>
      <w:bookmarkStart w:name="_Toc224121701" w:id="336"/>
      <w:r w:rsidRPr="004F0303">
        <w:t>Export CGM at AAC before Initial FB Computation</w:t>
      </w:r>
      <w:bookmarkEnd w:id="336"/>
    </w:p>
    <w:p w:rsidR="00A707B5" w:rsidP="005C53E0" w:rsidRDefault="00A707B5" w14:paraId="607648A8" w14:textId="77777777">
      <w:r w:rsidRPr="004F0303">
        <w:t>The SIDC ON functionality enables the consideration of the latest market information in the FB Computation for additional non-Core related borders, instead of already outdated forecasts. This ensures that results better reflect the actual market situation so TSOs may better prepare and allocate remaining capacities in the following markets. To shift CGMs to SIDC, CGM files from RCCs are updated with the latest AAC data from XBID.</w:t>
      </w:r>
    </w:p>
    <w:p w:rsidR="00A707B5" w:rsidP="00A707B5" w:rsidRDefault="00A707B5" w14:paraId="34CE4520" w14:textId="77777777">
      <w:pPr>
        <w:rPr>
          <w:lang w:val="en-GB" w:eastAsia="nl-NL"/>
        </w:rPr>
      </w:pPr>
    </w:p>
    <w:tbl>
      <w:tblPr>
        <w:tblW w:w="0" w:type="auto"/>
        <w:tblInd w:w="90" w:type="dxa"/>
        <w:tblLook w:val="04A0" w:firstRow="1" w:lastRow="0" w:firstColumn="1" w:lastColumn="0" w:noHBand="0" w:noVBand="1"/>
      </w:tblPr>
      <w:tblGrid>
        <w:gridCol w:w="2310"/>
        <w:gridCol w:w="709"/>
        <w:gridCol w:w="850"/>
        <w:gridCol w:w="851"/>
        <w:gridCol w:w="850"/>
        <w:gridCol w:w="851"/>
        <w:gridCol w:w="637"/>
        <w:gridCol w:w="1064"/>
        <w:gridCol w:w="1066"/>
      </w:tblGrid>
      <w:tr w:rsidRPr="00760178" w:rsidR="00A707B5" w:rsidTr="00900306" w14:paraId="2B9000A1" w14:textId="77777777">
        <w:trPr>
          <w:trHeight w:val="279"/>
        </w:trPr>
        <w:tc>
          <w:tcPr>
            <w:tcW w:w="231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683EAC46" w14:textId="77777777">
            <w:pPr>
              <w:rPr>
                <w:sz w:val="14"/>
                <w:szCs w:val="14"/>
              </w:rPr>
            </w:pPr>
            <w:r w:rsidRPr="00760178">
              <w:rPr>
                <w:sz w:val="14"/>
                <w:szCs w:val="14"/>
              </w:rPr>
              <w:t>Activity</w:t>
            </w:r>
          </w:p>
        </w:tc>
        <w:tc>
          <w:tcPr>
            <w:tcW w:w="70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4763D67E" w14:textId="77777777">
            <w:pPr>
              <w:rPr>
                <w:sz w:val="14"/>
                <w:szCs w:val="14"/>
              </w:rPr>
            </w:pPr>
            <w:r w:rsidRPr="00760178">
              <w:rPr>
                <w:sz w:val="14"/>
                <w:szCs w:val="14"/>
              </w:rPr>
              <w:t>Owner</w:t>
            </w:r>
          </w:p>
        </w:tc>
        <w:tc>
          <w:tcPr>
            <w:tcW w:w="85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5C286A2D" w14:textId="77777777">
            <w:pPr>
              <w:rPr>
                <w:sz w:val="14"/>
                <w:szCs w:val="14"/>
              </w:rPr>
            </w:pPr>
            <w:r w:rsidRPr="00760178">
              <w:rPr>
                <w:sz w:val="14"/>
                <w:szCs w:val="14"/>
              </w:rPr>
              <w:t>Tool</w:t>
            </w:r>
          </w:p>
        </w:tc>
        <w:tc>
          <w:tcPr>
            <w:tcW w:w="85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157E285A" w14:textId="77777777">
            <w:pPr>
              <w:rPr>
                <w:sz w:val="14"/>
                <w:szCs w:val="14"/>
              </w:rPr>
            </w:pPr>
            <w:r w:rsidRPr="00760178">
              <w:rPr>
                <w:sz w:val="14"/>
                <w:szCs w:val="14"/>
              </w:rPr>
              <w:t>Target Start Time</w:t>
            </w:r>
          </w:p>
        </w:tc>
        <w:tc>
          <w:tcPr>
            <w:tcW w:w="850"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23DEBCAB" w14:textId="77777777">
            <w:pPr>
              <w:rPr>
                <w:sz w:val="14"/>
                <w:szCs w:val="14"/>
              </w:rPr>
            </w:pPr>
            <w:r w:rsidRPr="00760178">
              <w:rPr>
                <w:sz w:val="14"/>
                <w:szCs w:val="14"/>
              </w:rPr>
              <w:t>Target End Time</w:t>
            </w:r>
          </w:p>
        </w:tc>
        <w:tc>
          <w:tcPr>
            <w:tcW w:w="851"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32F8B9E6" w14:textId="77777777">
            <w:pPr>
              <w:rPr>
                <w:sz w:val="14"/>
                <w:szCs w:val="14"/>
              </w:rPr>
            </w:pPr>
            <w:r w:rsidRPr="00760178">
              <w:rPr>
                <w:sz w:val="14"/>
                <w:szCs w:val="14"/>
              </w:rPr>
              <w:t>Critical End Time</w:t>
            </w:r>
          </w:p>
        </w:tc>
        <w:tc>
          <w:tcPr>
            <w:tcW w:w="2767"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0B0074DD" w14:textId="77777777">
            <w:pPr>
              <w:rPr>
                <w:sz w:val="14"/>
                <w:szCs w:val="14"/>
              </w:rPr>
            </w:pPr>
            <w:r w:rsidRPr="00760178">
              <w:rPr>
                <w:sz w:val="14"/>
                <w:szCs w:val="14"/>
              </w:rPr>
              <w:t>Data Exchange</w:t>
            </w:r>
          </w:p>
        </w:tc>
      </w:tr>
      <w:tr w:rsidRPr="00760178" w:rsidR="00A707B5" w:rsidTr="00900306" w14:paraId="643B6ACE" w14:textId="77777777">
        <w:trPr>
          <w:trHeight w:val="279"/>
        </w:trPr>
        <w:tc>
          <w:tcPr>
            <w:tcW w:w="2310" w:type="dxa"/>
            <w:vMerge/>
          </w:tcPr>
          <w:p w:rsidRPr="00760178" w:rsidR="00A707B5" w:rsidP="00900306" w:rsidRDefault="00A707B5" w14:paraId="4E74D8C2" w14:textId="77777777">
            <w:pPr>
              <w:rPr>
                <w:sz w:val="14"/>
                <w:szCs w:val="14"/>
              </w:rPr>
            </w:pPr>
          </w:p>
        </w:tc>
        <w:tc>
          <w:tcPr>
            <w:tcW w:w="709" w:type="dxa"/>
            <w:vMerge/>
          </w:tcPr>
          <w:p w:rsidRPr="00760178" w:rsidR="00A707B5" w:rsidP="00900306" w:rsidRDefault="00A707B5" w14:paraId="73AC741F" w14:textId="77777777">
            <w:pPr>
              <w:rPr>
                <w:sz w:val="14"/>
                <w:szCs w:val="14"/>
              </w:rPr>
            </w:pPr>
          </w:p>
        </w:tc>
        <w:tc>
          <w:tcPr>
            <w:tcW w:w="850" w:type="dxa"/>
            <w:vMerge/>
          </w:tcPr>
          <w:p w:rsidRPr="00760178" w:rsidR="00A707B5" w:rsidP="00900306" w:rsidRDefault="00A707B5" w14:paraId="39EFCDD0" w14:textId="77777777">
            <w:pPr>
              <w:rPr>
                <w:sz w:val="14"/>
                <w:szCs w:val="14"/>
              </w:rPr>
            </w:pPr>
          </w:p>
        </w:tc>
        <w:tc>
          <w:tcPr>
            <w:tcW w:w="851" w:type="dxa"/>
            <w:vMerge/>
          </w:tcPr>
          <w:p w:rsidRPr="00760178" w:rsidR="00A707B5" w:rsidP="00900306" w:rsidRDefault="00A707B5" w14:paraId="3FB7647A" w14:textId="77777777">
            <w:pPr>
              <w:rPr>
                <w:sz w:val="14"/>
                <w:szCs w:val="14"/>
              </w:rPr>
            </w:pPr>
          </w:p>
        </w:tc>
        <w:tc>
          <w:tcPr>
            <w:tcW w:w="850" w:type="dxa"/>
            <w:vMerge/>
          </w:tcPr>
          <w:p w:rsidRPr="00760178" w:rsidR="00A707B5" w:rsidP="00900306" w:rsidRDefault="00A707B5" w14:paraId="799673D5" w14:textId="77777777">
            <w:pPr>
              <w:rPr>
                <w:sz w:val="14"/>
                <w:szCs w:val="14"/>
              </w:rPr>
            </w:pPr>
          </w:p>
        </w:tc>
        <w:tc>
          <w:tcPr>
            <w:tcW w:w="851" w:type="dxa"/>
            <w:vMerge/>
          </w:tcPr>
          <w:p w:rsidRPr="00760178" w:rsidR="00A707B5" w:rsidP="00900306" w:rsidRDefault="00A707B5" w14:paraId="1BE6B894"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7D43C587" w14:textId="77777777">
            <w:pPr>
              <w:rPr>
                <w:sz w:val="14"/>
                <w:szCs w:val="14"/>
              </w:rPr>
            </w:pPr>
            <w:r w:rsidRPr="00760178">
              <w:rPr>
                <w:sz w:val="14"/>
                <w:szCs w:val="14"/>
              </w:rPr>
              <w:t>Input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2BFDBBFD" w14:textId="77777777">
            <w:pPr>
              <w:rPr>
                <w:sz w:val="14"/>
                <w:szCs w:val="14"/>
              </w:rPr>
            </w:pPr>
            <w:r w:rsidRPr="00760178">
              <w:rPr>
                <w:sz w:val="14"/>
                <w:szCs w:val="14"/>
              </w:rPr>
              <w:t>Output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760178" w:rsidR="00A707B5" w:rsidP="00900306" w:rsidRDefault="00A707B5" w14:paraId="40219AC6" w14:textId="77777777">
            <w:pPr>
              <w:rPr>
                <w:sz w:val="14"/>
                <w:szCs w:val="14"/>
              </w:rPr>
            </w:pPr>
            <w:r w:rsidRPr="00760178">
              <w:rPr>
                <w:sz w:val="14"/>
                <w:szCs w:val="14"/>
              </w:rPr>
              <w:t>Counter part</w:t>
            </w:r>
          </w:p>
        </w:tc>
      </w:tr>
      <w:tr w:rsidR="005C53E0" w:rsidTr="00900306" w14:paraId="1634485D" w14:textId="77777777">
        <w:trPr>
          <w:trHeight w:val="279"/>
        </w:trPr>
        <w:tc>
          <w:tcPr>
            <w:tcW w:w="23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C53E0" w:rsidP="005C53E0" w:rsidRDefault="005C53E0" w14:paraId="567D489C" w14:textId="77777777">
            <w:pPr>
              <w:rPr>
                <w:rFonts w:eastAsia="Arial" w:cs="Arial"/>
                <w:color w:val="000000" w:themeColor="text1"/>
                <w:sz w:val="14"/>
                <w:szCs w:val="14"/>
              </w:rPr>
            </w:pPr>
            <w:r w:rsidRPr="00D50BB9">
              <w:rPr>
                <w:sz w:val="14"/>
                <w:szCs w:val="14"/>
              </w:rPr>
              <w:t>Distribute inputs for Export CGM and Initial FB Computation</w:t>
            </w:r>
          </w:p>
        </w:tc>
        <w:tc>
          <w:tcPr>
            <w:tcW w:w="70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6766ED" w:rsidR="005C53E0" w:rsidP="005C53E0" w:rsidRDefault="005C53E0" w14:paraId="1F577878" w14:textId="77777777">
            <w:pPr>
              <w:rPr>
                <w:sz w:val="14"/>
                <w:szCs w:val="14"/>
              </w:rPr>
            </w:pPr>
            <w:r w:rsidRPr="006766ED">
              <w:rPr>
                <w:sz w:val="14"/>
                <w:szCs w:val="14"/>
              </w:rPr>
              <w:t>CCC</w:t>
            </w:r>
          </w:p>
        </w:tc>
        <w:tc>
          <w:tcPr>
            <w:tcW w:w="85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6766ED" w:rsidR="005C53E0" w:rsidP="005C53E0" w:rsidRDefault="005C53E0" w14:paraId="79B5475E" w14:textId="77777777">
            <w:pPr>
              <w:rPr>
                <w:sz w:val="14"/>
                <w:szCs w:val="14"/>
              </w:rPr>
            </w:pPr>
            <w:r w:rsidRPr="006766ED">
              <w:rPr>
                <w:sz w:val="14"/>
                <w:szCs w:val="14"/>
              </w:rPr>
              <w:t>CCCt</w:t>
            </w:r>
          </w:p>
        </w:tc>
        <w:tc>
          <w:tcPr>
            <w:tcW w:w="2552" w:type="dxa"/>
            <w:gridSpan w:val="3"/>
            <w:vMerge w:val="restart"/>
            <w:tcBorders>
              <w:top w:val="single" w:color="FFFFFF" w:themeColor="background1" w:sz="8" w:space="0"/>
              <w:left w:val="single" w:color="FFFFFF" w:themeColor="background1" w:sz="8" w:space="0"/>
            </w:tcBorders>
            <w:shd w:val="clear" w:color="auto" w:fill="B3DBFF" w:themeFill="accent6" w:themeFillTint="33"/>
            <w:tcMar>
              <w:left w:w="99" w:type="dxa"/>
              <w:right w:w="99" w:type="dxa"/>
            </w:tcMar>
            <w:vAlign w:val="center"/>
          </w:tcPr>
          <w:p w:rsidR="005C53E0" w:rsidP="005C53E0" w:rsidRDefault="005C53E0" w14:paraId="3A7FCEB2" w14:textId="77777777">
            <w:pPr>
              <w:rPr>
                <w:sz w:val="14"/>
                <w:szCs w:val="14"/>
              </w:rPr>
            </w:pPr>
          </w:p>
          <w:p w:rsidR="005C53E0" w:rsidP="005C53E0" w:rsidRDefault="005C53E0" w14:paraId="54294BB8" w14:textId="77777777">
            <w:pPr>
              <w:rPr>
                <w:sz w:val="14"/>
                <w:szCs w:val="14"/>
              </w:rPr>
            </w:pPr>
            <w:r w:rsidRPr="67A41994">
              <w:rPr>
                <w:sz w:val="14"/>
                <w:szCs w:val="14"/>
              </w:rPr>
              <w:t>See HLBP timetable as referred to under ‘2. Related documents’</w:t>
            </w: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C53E0" w:rsidP="005C53E0" w:rsidRDefault="005C53E0" w14:paraId="4F4AAF81" w14:textId="04F8024D">
            <w:pPr>
              <w:rPr>
                <w:rFonts w:eastAsia="Arial" w:cs="Arial"/>
                <w:color w:val="000000" w:themeColor="text1"/>
                <w:sz w:val="14"/>
                <w:szCs w:val="14"/>
              </w:rPr>
            </w:pPr>
            <w:r>
              <w:rPr>
                <w:sz w:val="14"/>
                <w:szCs w:val="14"/>
              </w:rPr>
              <w: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C53E0" w:rsidP="005C53E0" w:rsidRDefault="005C53E0" w14:paraId="7F3BC3A6" w14:textId="209F25A9">
            <w:pPr>
              <w:rPr>
                <w:sz w:val="14"/>
                <w:szCs w:val="14"/>
              </w:rPr>
            </w:pPr>
            <w:r w:rsidRPr="6FA6F48F">
              <w:rPr>
                <w:sz w:val="14"/>
                <w:szCs w:val="14"/>
              </w:rPr>
              <w: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5C53E0" w:rsidP="005C53E0" w:rsidRDefault="005C53E0" w14:paraId="32CDA4B3" w14:textId="508537BA">
            <w:pPr>
              <w:rPr>
                <w:sz w:val="14"/>
                <w:szCs w:val="14"/>
              </w:rPr>
            </w:pPr>
            <w:r>
              <w:rPr>
                <w:sz w:val="14"/>
                <w:szCs w:val="14"/>
              </w:rPr>
              <w:t>-</w:t>
            </w:r>
          </w:p>
        </w:tc>
      </w:tr>
      <w:tr w:rsidRPr="00760178" w:rsidR="005C53E0" w:rsidTr="00900306" w14:paraId="3786A68C" w14:textId="77777777">
        <w:trPr>
          <w:trHeight w:val="279"/>
        </w:trPr>
        <w:tc>
          <w:tcPr>
            <w:tcW w:w="231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6EC8C963" w14:textId="77777777">
            <w:pPr>
              <w:rPr>
                <w:sz w:val="14"/>
                <w:szCs w:val="14"/>
              </w:rPr>
            </w:pPr>
            <w:r w:rsidRPr="00D50BB9">
              <w:rPr>
                <w:sz w:val="14"/>
                <w:szCs w:val="14"/>
              </w:rPr>
              <w:t xml:space="preserve">Split flows </w:t>
            </w:r>
          </w:p>
        </w:tc>
        <w:tc>
          <w:tcPr>
            <w:tcW w:w="70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27E2BE3F" w14:textId="77777777">
            <w:pPr>
              <w:rPr>
                <w:sz w:val="14"/>
                <w:szCs w:val="14"/>
              </w:rPr>
            </w:pPr>
            <w:r w:rsidRPr="00760178">
              <w:rPr>
                <w:sz w:val="14"/>
                <w:szCs w:val="14"/>
              </w:rPr>
              <w:t>CCC</w:t>
            </w:r>
          </w:p>
        </w:tc>
        <w:tc>
          <w:tcPr>
            <w:tcW w:w="850"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40A9444A"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Mar>
              <w:left w:w="99" w:type="dxa"/>
              <w:right w:w="99" w:type="dxa"/>
            </w:tcMar>
            <w:vAlign w:val="center"/>
          </w:tcPr>
          <w:p w:rsidRPr="00760178" w:rsidR="005C53E0" w:rsidP="005C53E0" w:rsidRDefault="005C53E0" w14:paraId="38AD96B6"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767B970F" w14:textId="1503DEC0">
            <w:pPr>
              <w:rPr>
                <w:sz w:val="14"/>
                <w:szCs w:val="14"/>
              </w:rPr>
            </w:pPr>
            <w:r>
              <w:rPr>
                <w:sz w:val="14"/>
                <w:szCs w:val="14"/>
              </w:rPr>
              <w:t>-</w:t>
            </w:r>
          </w:p>
        </w:tc>
        <w:tc>
          <w:tcPr>
            <w:tcW w:w="106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7E5F1D92" w14:textId="21B7BB74">
            <w:pPr>
              <w:rPr>
                <w:sz w:val="14"/>
                <w:szCs w:val="14"/>
              </w:rPr>
            </w:pPr>
            <w:r w:rsidRPr="00760178">
              <w:rPr>
                <w:sz w:val="14"/>
                <w:szCs w:val="14"/>
              </w:rPr>
              <w:t>-</w:t>
            </w:r>
          </w:p>
        </w:tc>
        <w:tc>
          <w:tcPr>
            <w:tcW w:w="106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21FE6573" w14:textId="684D41DE">
            <w:pPr>
              <w:rPr>
                <w:sz w:val="14"/>
                <w:szCs w:val="14"/>
              </w:rPr>
            </w:pPr>
            <w:r>
              <w:rPr>
                <w:sz w:val="14"/>
                <w:szCs w:val="14"/>
              </w:rPr>
              <w:t>-</w:t>
            </w:r>
          </w:p>
        </w:tc>
      </w:tr>
      <w:tr w:rsidRPr="00760178" w:rsidR="005C53E0" w:rsidTr="00900306" w14:paraId="0500CC53" w14:textId="77777777">
        <w:trPr>
          <w:trHeight w:val="279"/>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43B0246C" w14:textId="77777777">
            <w:pPr>
              <w:rPr>
                <w:sz w:val="14"/>
                <w:szCs w:val="14"/>
              </w:rPr>
            </w:pPr>
            <w:r w:rsidRPr="00D50BB9">
              <w:rPr>
                <w:sz w:val="14"/>
                <w:szCs w:val="14"/>
              </w:rPr>
              <w:t>Trigger FBPCM for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57721BB9"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4F9E75E7" w14:textId="77777777">
            <w:pPr>
              <w:rPr>
                <w:sz w:val="14"/>
                <w:szCs w:val="14"/>
              </w:rPr>
            </w:pPr>
            <w:r w:rsidRPr="00D50BB9">
              <w:rPr>
                <w:sz w:val="14"/>
                <w:szCs w:val="14"/>
              </w:rPr>
              <w:t>FBPCM</w:t>
            </w:r>
          </w:p>
        </w:tc>
        <w:tc>
          <w:tcPr>
            <w:tcW w:w="2552" w:type="dxa"/>
            <w:gridSpan w:val="3"/>
            <w:vMerge/>
            <w:tcBorders>
              <w:left w:val="single" w:color="FFFFFF" w:themeColor="background1" w:sz="8" w:space="0"/>
            </w:tcBorders>
          </w:tcPr>
          <w:p w:rsidRPr="00760178" w:rsidR="005C53E0" w:rsidP="005C53E0" w:rsidRDefault="005C53E0" w14:paraId="0D1DF5C3"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516A0152" w14:textId="45941586">
            <w:pPr>
              <w:rPr>
                <w:sz w:val="14"/>
                <w:szCs w:val="14"/>
              </w:rPr>
            </w:pPr>
            <w:r w:rsidRPr="00760178">
              <w:rPr>
                <w:sz w:val="14"/>
                <w:szCs w:val="14"/>
              </w:rPr>
              <w:t>-</w:t>
            </w: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6AC18B91" w14:textId="397D0623">
            <w:pPr>
              <w:rPr>
                <w:sz w:val="14"/>
                <w:szCs w:val="14"/>
              </w:rPr>
            </w:pPr>
            <w:r w:rsidRPr="00760178">
              <w:rPr>
                <w:sz w:val="14"/>
                <w:szCs w:val="14"/>
              </w:rPr>
              <w:t>-</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1E141F48" w14:textId="0C612F1B">
            <w:pPr>
              <w:rPr>
                <w:sz w:val="14"/>
                <w:szCs w:val="14"/>
              </w:rPr>
            </w:pPr>
            <w:r w:rsidRPr="6FA6F48F">
              <w:rPr>
                <w:sz w:val="14"/>
                <w:szCs w:val="14"/>
              </w:rPr>
              <w:t>-</w:t>
            </w:r>
          </w:p>
        </w:tc>
      </w:tr>
      <w:tr w:rsidRPr="00760178" w:rsidR="005C53E0" w:rsidTr="00900306" w14:paraId="24FAA2C5" w14:textId="77777777">
        <w:trPr>
          <w:trHeight w:val="279"/>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0AAB445A" w14:textId="77777777">
            <w:pPr>
              <w:rPr>
                <w:sz w:val="14"/>
                <w:szCs w:val="14"/>
              </w:rPr>
            </w:pPr>
            <w:r w:rsidRPr="00D50BB9">
              <w:rPr>
                <w:sz w:val="14"/>
                <w:szCs w:val="14"/>
              </w:rPr>
              <w:t>Process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6769ED03"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65B66E65"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Pr>
          <w:p w:rsidRPr="00760178" w:rsidR="005C53E0" w:rsidP="005C53E0" w:rsidRDefault="005C53E0" w14:paraId="22B5FE85"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3AF20863" w14:textId="1F1ADEA0">
            <w:pPr>
              <w:rPr>
                <w:sz w:val="14"/>
                <w:szCs w:val="14"/>
              </w:rPr>
            </w:pPr>
            <w:r w:rsidRPr="00760178">
              <w:rPr>
                <w:sz w:val="14"/>
                <w:szCs w:val="14"/>
              </w:rPr>
              <w:t>-</w:t>
            </w: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72389029" w14:textId="77777777">
            <w:pPr>
              <w:rPr>
                <w:sz w:val="14"/>
                <w:szCs w:val="14"/>
              </w:rPr>
            </w:pP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7EFF58B2" w14:textId="0758CFBE">
            <w:pPr>
              <w:rPr>
                <w:sz w:val="14"/>
                <w:szCs w:val="14"/>
              </w:rPr>
            </w:pPr>
            <w:r w:rsidRPr="00760178">
              <w:rPr>
                <w:sz w:val="14"/>
                <w:szCs w:val="14"/>
              </w:rPr>
              <w:t>-</w:t>
            </w:r>
          </w:p>
        </w:tc>
      </w:tr>
      <w:tr w:rsidRPr="00760178" w:rsidR="005C53E0" w:rsidTr="00900306" w14:paraId="7EDC4E9F" w14:textId="77777777">
        <w:trPr>
          <w:trHeight w:val="447"/>
        </w:trPr>
        <w:tc>
          <w:tcPr>
            <w:tcW w:w="231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D50BB9" w:rsidR="005C53E0" w:rsidP="005C53E0" w:rsidRDefault="005C53E0" w14:paraId="3E432E04" w14:textId="77777777">
            <w:pPr>
              <w:rPr>
                <w:sz w:val="14"/>
                <w:szCs w:val="14"/>
              </w:rPr>
            </w:pPr>
            <w:r w:rsidRPr="00D50BB9">
              <w:rPr>
                <w:sz w:val="14"/>
                <w:szCs w:val="14"/>
              </w:rPr>
              <w:t>Distribute CGM at AAC</w:t>
            </w:r>
          </w:p>
        </w:tc>
        <w:tc>
          <w:tcPr>
            <w:tcW w:w="7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3249301D" w14:textId="77777777">
            <w:pPr>
              <w:rPr>
                <w:sz w:val="14"/>
                <w:szCs w:val="14"/>
              </w:rPr>
            </w:pPr>
            <w:r w:rsidRPr="00760178">
              <w:rPr>
                <w:sz w:val="14"/>
                <w:szCs w:val="14"/>
              </w:rPr>
              <w:t>CCC</w:t>
            </w:r>
          </w:p>
        </w:tc>
        <w:tc>
          <w:tcPr>
            <w:tcW w:w="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3CC78826" w14:textId="77777777">
            <w:pPr>
              <w:rPr>
                <w:sz w:val="14"/>
                <w:szCs w:val="14"/>
              </w:rPr>
            </w:pPr>
            <w:r w:rsidRPr="00760178">
              <w:rPr>
                <w:sz w:val="14"/>
                <w:szCs w:val="14"/>
              </w:rPr>
              <w:t>CCCt</w:t>
            </w:r>
          </w:p>
        </w:tc>
        <w:tc>
          <w:tcPr>
            <w:tcW w:w="2552" w:type="dxa"/>
            <w:gridSpan w:val="3"/>
            <w:vMerge/>
            <w:tcBorders>
              <w:left w:val="single" w:color="FFFFFF" w:themeColor="background1" w:sz="8" w:space="0"/>
            </w:tcBorders>
          </w:tcPr>
          <w:p w:rsidRPr="00760178" w:rsidR="005C53E0" w:rsidP="005C53E0" w:rsidRDefault="005C53E0" w14:paraId="4DBEFBCF" w14:textId="77777777">
            <w:pPr>
              <w:rPr>
                <w:sz w:val="14"/>
                <w:szCs w:val="14"/>
              </w:rPr>
            </w:pPr>
          </w:p>
        </w:tc>
        <w:tc>
          <w:tcPr>
            <w:tcW w:w="637"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32CF2485" w14:textId="77777777">
            <w:pPr>
              <w:rPr>
                <w:sz w:val="14"/>
                <w:szCs w:val="14"/>
              </w:rPr>
            </w:pPr>
          </w:p>
        </w:tc>
        <w:tc>
          <w:tcPr>
            <w:tcW w:w="106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4FB8C082" w14:textId="1CD15223">
            <w:pPr>
              <w:rPr>
                <w:sz w:val="14"/>
                <w:szCs w:val="14"/>
              </w:rPr>
            </w:pPr>
            <w:r w:rsidRPr="6FA6F48F">
              <w:rPr>
                <w:sz w:val="14"/>
                <w:szCs w:val="14"/>
              </w:rPr>
              <w:t xml:space="preserve">CGM </w:t>
            </w:r>
            <w:r>
              <w:rPr>
                <w:sz w:val="14"/>
                <w:szCs w:val="14"/>
              </w:rPr>
              <w:t xml:space="preserve">at </w:t>
            </w:r>
            <w:r w:rsidRPr="6FA6F48F">
              <w:rPr>
                <w:sz w:val="14"/>
                <w:szCs w:val="14"/>
              </w:rPr>
              <w:t>AAC Grid Model</w:t>
            </w:r>
          </w:p>
        </w:tc>
        <w:tc>
          <w:tcPr>
            <w:tcW w:w="106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760178" w:rsidR="005C53E0" w:rsidP="005C53E0" w:rsidRDefault="005C53E0" w14:paraId="7DBE0BEC" w14:textId="77777777">
            <w:pPr>
              <w:rPr>
                <w:sz w:val="14"/>
                <w:szCs w:val="14"/>
              </w:rPr>
            </w:pPr>
          </w:p>
        </w:tc>
      </w:tr>
    </w:tbl>
    <w:p w:rsidRPr="00A707B5" w:rsidR="00A707B5" w:rsidP="008078E8" w:rsidRDefault="00A707B5" w14:paraId="75C79644" w14:textId="77777777"/>
    <w:p w:rsidR="00244C40" w:rsidP="00244C40" w:rsidRDefault="00244C40" w14:paraId="1A5C6E7E" w14:textId="77904C2F">
      <w:pPr>
        <w:pStyle w:val="Heading2"/>
        <w:rPr>
          <w:lang w:val="en-IE"/>
        </w:rPr>
      </w:pPr>
      <w:bookmarkStart w:name="_Toc224121702" w:id="337"/>
      <w:r>
        <w:t>Initial flow-based computation</w:t>
      </w:r>
      <w:bookmarkEnd w:id="337"/>
    </w:p>
    <w:p w:rsidR="00244C40" w:rsidP="00244C40" w:rsidRDefault="00244C40" w14:paraId="67078F5E" w14:textId="77777777">
      <w:pPr>
        <w:spacing w:after="240"/>
        <w:rPr>
          <w:rFonts w:eastAsia="Arial" w:cs="Arial"/>
          <w:color w:val="000000" w:themeColor="text1"/>
        </w:rPr>
      </w:pPr>
      <w:r w:rsidRPr="5CD4755F">
        <w:rPr>
          <w:rFonts w:eastAsia="Arial" w:cs="Arial"/>
          <w:color w:val="000000" w:themeColor="text1"/>
        </w:rPr>
        <w:t>The CCCt computes the initial FB parameters, that is PTDF and RAM for each initial CNEC. The initial merged CNEC list is created by merging the individual CNEC lists of all Core TSOs. Afterwards, the CNEC selection is performed to remove those CNECs for which the maximum zone-to-zone PTDF for all exchanges within Core is smaller than 5%. CNECs with a maximum zone-to-zone PTDF equal or greater than 5% shall constitute the final list of CNECs. This check is performed, and fulfilment of the 5% criteria is checked, separately for every timestamp of the business day. At the end of the calculation the results are stored by the CCCt and sent to the TSOs. Dedicated results such as updated CB file are sent to the CCC.</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60"/>
        <w:gridCol w:w="1005"/>
        <w:gridCol w:w="855"/>
        <w:gridCol w:w="870"/>
        <w:gridCol w:w="885"/>
        <w:gridCol w:w="1092"/>
        <w:gridCol w:w="1085"/>
        <w:gridCol w:w="1085"/>
      </w:tblGrid>
      <w:tr w:rsidR="00244C40" w:rsidTr="007C2340" w14:paraId="7C7CB68D"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81400D0" w14:textId="77777777">
            <w:pPr>
              <w:rPr>
                <w:rFonts w:eastAsia="Arial" w:cs="Arial"/>
                <w:sz w:val="14"/>
                <w:szCs w:val="14"/>
              </w:rPr>
            </w:pPr>
            <w:r w:rsidRPr="5CD4755F">
              <w:rPr>
                <w:rFonts w:eastAsia="Arial" w:cs="Arial"/>
                <w:color w:val="FFFFFF" w:themeColor="background1"/>
                <w:sz w:val="14"/>
                <w:szCs w:val="14"/>
              </w:rPr>
              <w:t>Activity</w:t>
            </w:r>
          </w:p>
        </w:tc>
        <w:tc>
          <w:tcPr>
            <w:tcW w:w="9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26FE21D" w14:textId="77777777">
            <w:pPr>
              <w:rPr>
                <w:rFonts w:eastAsia="Arial" w:cs="Arial"/>
                <w:sz w:val="14"/>
                <w:szCs w:val="14"/>
              </w:rPr>
            </w:pPr>
            <w:r w:rsidRPr="5CD4755F">
              <w:rPr>
                <w:rFonts w:eastAsia="Arial" w:cs="Arial"/>
                <w:color w:val="FFFFFF" w:themeColor="background1"/>
                <w:sz w:val="14"/>
                <w:szCs w:val="14"/>
              </w:rPr>
              <w:t>Owner</w:t>
            </w:r>
          </w:p>
        </w:tc>
        <w:tc>
          <w:tcPr>
            <w:tcW w:w="100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9422F01" w14:textId="77777777">
            <w:pPr>
              <w:rPr>
                <w:rFonts w:eastAsia="Arial" w:cs="Arial"/>
                <w:sz w:val="14"/>
                <w:szCs w:val="14"/>
              </w:rPr>
            </w:pPr>
            <w:r w:rsidRPr="5CD4755F">
              <w:rPr>
                <w:rFonts w:eastAsia="Arial" w:cs="Arial"/>
                <w:color w:val="FFFFFF" w:themeColor="background1"/>
                <w:sz w:val="14"/>
                <w:szCs w:val="14"/>
              </w:rPr>
              <w:t>Tool</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B12033E" w14:textId="77777777">
            <w:pPr>
              <w:rPr>
                <w:rFonts w:eastAsia="Arial" w:cs="Arial"/>
                <w:sz w:val="14"/>
                <w:szCs w:val="14"/>
              </w:rPr>
            </w:pPr>
            <w:r w:rsidRPr="5CD4755F">
              <w:rPr>
                <w:rFonts w:eastAsia="Arial" w:cs="Arial"/>
                <w:color w:val="FFFFFF" w:themeColor="background1"/>
                <w:sz w:val="14"/>
                <w:szCs w:val="14"/>
              </w:rPr>
              <w:t>Target Start Time</w:t>
            </w:r>
          </w:p>
        </w:tc>
        <w:tc>
          <w:tcPr>
            <w:tcW w:w="87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D133F1C" w14:textId="77777777">
            <w:pPr>
              <w:rPr>
                <w:rFonts w:eastAsia="Arial" w:cs="Arial"/>
                <w:sz w:val="14"/>
                <w:szCs w:val="14"/>
              </w:rPr>
            </w:pPr>
            <w:r w:rsidRPr="5CD4755F">
              <w:rPr>
                <w:rFonts w:eastAsia="Arial" w:cs="Arial"/>
                <w:color w:val="FFFFFF" w:themeColor="background1"/>
                <w:sz w:val="14"/>
                <w:szCs w:val="14"/>
              </w:rPr>
              <w:t>Target End Time</w:t>
            </w:r>
          </w:p>
        </w:tc>
        <w:tc>
          <w:tcPr>
            <w:tcW w:w="88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668E9FE" w14:textId="77777777">
            <w:pPr>
              <w:rPr>
                <w:rFonts w:eastAsia="Arial" w:cs="Arial"/>
                <w:sz w:val="14"/>
                <w:szCs w:val="14"/>
              </w:rPr>
            </w:pPr>
            <w:r w:rsidRPr="5CD4755F">
              <w:rPr>
                <w:rFonts w:eastAsia="Arial" w:cs="Arial"/>
                <w:color w:val="FFFFFF" w:themeColor="background1"/>
                <w:sz w:val="14"/>
                <w:szCs w:val="14"/>
              </w:rPr>
              <w:t>Critical End Time</w:t>
            </w:r>
          </w:p>
        </w:tc>
        <w:tc>
          <w:tcPr>
            <w:tcW w:w="326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1E5806E"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25397D28" w14:textId="77777777">
        <w:trPr>
          <w:trHeight w:val="270"/>
        </w:trPr>
        <w:tc>
          <w:tcPr>
            <w:tcW w:w="1290" w:type="dxa"/>
            <w:vMerge/>
            <w:vAlign w:val="center"/>
          </w:tcPr>
          <w:p w:rsidR="00244C40" w:rsidP="007C2340" w:rsidRDefault="00244C40" w14:paraId="57744113" w14:textId="77777777"/>
        </w:tc>
        <w:tc>
          <w:tcPr>
            <w:tcW w:w="960" w:type="dxa"/>
            <w:vMerge/>
            <w:vAlign w:val="center"/>
          </w:tcPr>
          <w:p w:rsidR="00244C40" w:rsidP="007C2340" w:rsidRDefault="00244C40" w14:paraId="21F14780" w14:textId="77777777"/>
        </w:tc>
        <w:tc>
          <w:tcPr>
            <w:tcW w:w="1005" w:type="dxa"/>
            <w:vMerge/>
            <w:vAlign w:val="center"/>
          </w:tcPr>
          <w:p w:rsidR="00244C40" w:rsidP="007C2340" w:rsidRDefault="00244C40" w14:paraId="4050CBEC" w14:textId="77777777"/>
        </w:tc>
        <w:tc>
          <w:tcPr>
            <w:tcW w:w="855" w:type="dxa"/>
            <w:vMerge/>
            <w:vAlign w:val="center"/>
          </w:tcPr>
          <w:p w:rsidR="00244C40" w:rsidP="007C2340" w:rsidRDefault="00244C40" w14:paraId="76ABEF14" w14:textId="77777777"/>
        </w:tc>
        <w:tc>
          <w:tcPr>
            <w:tcW w:w="870" w:type="dxa"/>
            <w:vMerge/>
            <w:vAlign w:val="center"/>
          </w:tcPr>
          <w:p w:rsidR="00244C40" w:rsidP="007C2340" w:rsidRDefault="00244C40" w14:paraId="3CFFC402" w14:textId="77777777"/>
        </w:tc>
        <w:tc>
          <w:tcPr>
            <w:tcW w:w="885" w:type="dxa"/>
            <w:vMerge/>
            <w:vAlign w:val="center"/>
          </w:tcPr>
          <w:p w:rsidR="00244C40" w:rsidP="007C2340" w:rsidRDefault="00244C40" w14:paraId="3B0F503A" w14:textId="77777777"/>
        </w:tc>
        <w:tc>
          <w:tcPr>
            <w:tcW w:w="1092"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5859032" w14:textId="77777777">
            <w:pPr>
              <w:rPr>
                <w:rFonts w:eastAsia="Arial" w:cs="Arial"/>
                <w:sz w:val="14"/>
                <w:szCs w:val="14"/>
              </w:rPr>
            </w:pPr>
            <w:r w:rsidRPr="5CD4755F">
              <w:rPr>
                <w:rFonts w:eastAsia="Arial" w:cs="Arial"/>
                <w:color w:val="FFFFFF" w:themeColor="background1"/>
                <w:sz w:val="14"/>
                <w:szCs w:val="14"/>
              </w:rPr>
              <w:t>Input</w:t>
            </w:r>
          </w:p>
        </w:tc>
        <w:tc>
          <w:tcPr>
            <w:tcW w:w="108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FF9A0CE" w14:textId="77777777">
            <w:pPr>
              <w:rPr>
                <w:rFonts w:eastAsia="Arial" w:cs="Arial"/>
                <w:sz w:val="14"/>
                <w:szCs w:val="14"/>
              </w:rPr>
            </w:pPr>
            <w:r w:rsidRPr="5CD4755F">
              <w:rPr>
                <w:rFonts w:eastAsia="Arial" w:cs="Arial"/>
                <w:color w:val="FFFFFF" w:themeColor="background1"/>
                <w:sz w:val="14"/>
                <w:szCs w:val="14"/>
              </w:rPr>
              <w:t>Output</w:t>
            </w:r>
          </w:p>
        </w:tc>
        <w:tc>
          <w:tcPr>
            <w:tcW w:w="108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69B0C74"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0A6B7FC1"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9833828" w14:textId="77777777">
            <w:pPr>
              <w:rPr>
                <w:rFonts w:eastAsia="Arial" w:cs="Arial"/>
                <w:sz w:val="14"/>
                <w:szCs w:val="14"/>
              </w:rPr>
            </w:pPr>
            <w:r w:rsidRPr="5CD4755F">
              <w:rPr>
                <w:rFonts w:eastAsia="Arial" w:cs="Arial"/>
                <w:sz w:val="14"/>
                <w:szCs w:val="14"/>
              </w:rPr>
              <w:t>Split flows before Trigger FBPCM for Initial FBC</w:t>
            </w:r>
          </w:p>
        </w:tc>
        <w:tc>
          <w:tcPr>
            <w:tcW w:w="9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A0E1B18" w14:textId="77777777">
            <w:pPr>
              <w:rPr>
                <w:rFonts w:eastAsia="Arial" w:cs="Arial"/>
                <w:sz w:val="14"/>
                <w:szCs w:val="14"/>
              </w:rPr>
            </w:pPr>
            <w:r w:rsidRPr="5CD4755F">
              <w:rPr>
                <w:rFonts w:eastAsia="Arial" w:cs="Arial"/>
                <w:sz w:val="14"/>
                <w:szCs w:val="14"/>
              </w:rPr>
              <w:t>CCC</w:t>
            </w:r>
          </w:p>
        </w:tc>
        <w:tc>
          <w:tcPr>
            <w:tcW w:w="100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A3222E9" w14:textId="77777777">
            <w:pPr>
              <w:rPr>
                <w:rFonts w:eastAsia="Arial" w:cs="Arial"/>
                <w:sz w:val="14"/>
                <w:szCs w:val="14"/>
              </w:rPr>
            </w:pPr>
            <w:r w:rsidRPr="5CD4755F">
              <w:rPr>
                <w:rFonts w:eastAsia="Arial" w:cs="Arial"/>
                <w:sz w:val="14"/>
                <w:szCs w:val="14"/>
              </w:rPr>
              <w:t>CCCt</w:t>
            </w:r>
          </w:p>
        </w:tc>
        <w:tc>
          <w:tcPr>
            <w:tcW w:w="261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0723183" w14:textId="77777777">
            <w:pPr>
              <w:rPr>
                <w:rFonts w:eastAsia="Arial" w:cs="Arial"/>
                <w:sz w:val="14"/>
                <w:szCs w:val="14"/>
              </w:rPr>
            </w:pPr>
            <w:r w:rsidRPr="5CD4755F">
              <w:rPr>
                <w:rFonts w:eastAsia="Arial" w:cs="Arial"/>
                <w:sz w:val="14"/>
                <w:szCs w:val="14"/>
              </w:rPr>
              <w:t>See HLBP timetable as referred to under ‘2. Related documents’</w:t>
            </w:r>
          </w:p>
        </w:tc>
        <w:tc>
          <w:tcPr>
            <w:tcW w:w="109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7E26BF1" w14:textId="77777777">
            <w:pPr>
              <w:rPr>
                <w:rFonts w:eastAsia="Arial" w:cs="Arial"/>
                <w:color w:val="498205"/>
                <w:sz w:val="14"/>
                <w:szCs w:val="14"/>
              </w:rPr>
            </w:pPr>
            <w:r w:rsidRPr="5CD4755F">
              <w:rPr>
                <w:rFonts w:eastAsia="Arial" w:cs="Arial"/>
                <w:color w:val="498205"/>
                <w:sz w:val="14"/>
                <w:szCs w:val="14"/>
                <w:u w:val="single"/>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453F868" w14:textId="77777777">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46D9149" w14:textId="77777777">
            <w:pPr>
              <w:rPr>
                <w:rFonts w:eastAsia="Arial" w:cs="Arial"/>
                <w:sz w:val="14"/>
                <w:szCs w:val="14"/>
              </w:rPr>
            </w:pPr>
            <w:r w:rsidRPr="5CD4755F">
              <w:rPr>
                <w:rFonts w:eastAsia="Arial" w:cs="Arial"/>
                <w:sz w:val="14"/>
                <w:szCs w:val="14"/>
              </w:rPr>
              <w:t>-</w:t>
            </w:r>
          </w:p>
        </w:tc>
      </w:tr>
      <w:tr w:rsidR="00244C40" w:rsidTr="007C2340" w14:paraId="73F6FEA3"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910C79C" w14:textId="77777777">
            <w:pPr>
              <w:rPr>
                <w:rFonts w:eastAsia="Arial" w:cs="Arial"/>
                <w:sz w:val="14"/>
                <w:szCs w:val="14"/>
              </w:rPr>
            </w:pPr>
            <w:r w:rsidRPr="5CD4755F">
              <w:rPr>
                <w:rFonts w:eastAsia="Arial" w:cs="Arial"/>
                <w:sz w:val="14"/>
                <w:szCs w:val="14"/>
              </w:rPr>
              <w:t>Trigger FBPCM for Initial FBC, export vertices and ID ATC extraction</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3C683DC" w14:textId="77777777">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1BD871C" w14:textId="77777777">
            <w:pPr>
              <w:rPr>
                <w:rFonts w:eastAsia="Arial" w:cs="Arial"/>
                <w:sz w:val="14"/>
                <w:szCs w:val="14"/>
              </w:rPr>
            </w:pPr>
            <w:r w:rsidRPr="5CD4755F">
              <w:rPr>
                <w:rFonts w:eastAsia="Arial" w:cs="Arial"/>
                <w:sz w:val="14"/>
                <w:szCs w:val="14"/>
              </w:rPr>
              <w:t>CCCt</w:t>
            </w:r>
          </w:p>
        </w:tc>
        <w:tc>
          <w:tcPr>
            <w:tcW w:w="2610" w:type="dxa"/>
            <w:gridSpan w:val="3"/>
            <w:vMerge/>
            <w:tcMar>
              <w:left w:w="90" w:type="dxa"/>
              <w:right w:w="90" w:type="dxa"/>
            </w:tcMar>
            <w:vAlign w:val="center"/>
          </w:tcPr>
          <w:p w:rsidR="00244C40" w:rsidP="007C2340" w:rsidRDefault="00244C40" w14:paraId="7EF4FE22" w14:textId="77777777">
            <w:pPr>
              <w:rPr>
                <w:rFonts w:eastAsia="Arial" w:cs="Arial"/>
                <w:sz w:val="14"/>
                <w:szCs w:val="14"/>
              </w:rPr>
            </w:pPr>
          </w:p>
        </w:tc>
        <w:tc>
          <w:tcPr>
            <w:tcW w:w="109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7C64AB3" w14:textId="77777777">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D2C8188" w14:textId="77777777">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F720358" w14:textId="77777777">
            <w:pPr>
              <w:rPr>
                <w:rFonts w:eastAsia="Arial" w:cs="Arial"/>
                <w:sz w:val="14"/>
                <w:szCs w:val="14"/>
              </w:rPr>
            </w:pPr>
            <w:r w:rsidRPr="5CD4755F">
              <w:rPr>
                <w:rFonts w:eastAsia="Arial" w:cs="Arial"/>
                <w:sz w:val="14"/>
                <w:szCs w:val="14"/>
              </w:rPr>
              <w:t>-</w:t>
            </w:r>
          </w:p>
        </w:tc>
      </w:tr>
      <w:tr w:rsidR="00244C40" w:rsidTr="007C2340" w14:paraId="73A2BACC"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593B1D7" w14:textId="77777777">
            <w:pPr>
              <w:rPr>
                <w:rFonts w:eastAsia="Arial" w:cs="Arial"/>
                <w:sz w:val="14"/>
                <w:szCs w:val="14"/>
              </w:rPr>
            </w:pPr>
            <w:r w:rsidRPr="5CD4755F">
              <w:rPr>
                <w:rFonts w:eastAsia="Arial" w:cs="Arial"/>
                <w:sz w:val="14"/>
                <w:szCs w:val="14"/>
              </w:rPr>
              <w:t>Process Initial FBC Results</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E1A8442" w14:textId="77777777">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A50BB2F" w14:textId="77777777">
            <w:pPr>
              <w:rPr>
                <w:rFonts w:eastAsia="Arial" w:cs="Arial"/>
                <w:sz w:val="14"/>
                <w:szCs w:val="14"/>
              </w:rPr>
            </w:pPr>
            <w:r w:rsidRPr="5CD4755F">
              <w:rPr>
                <w:rFonts w:eastAsia="Arial" w:cs="Arial"/>
                <w:sz w:val="14"/>
                <w:szCs w:val="14"/>
              </w:rPr>
              <w:t>FBPCM</w:t>
            </w:r>
          </w:p>
        </w:tc>
        <w:tc>
          <w:tcPr>
            <w:tcW w:w="2610" w:type="dxa"/>
            <w:gridSpan w:val="3"/>
            <w:vMerge/>
            <w:vAlign w:val="center"/>
          </w:tcPr>
          <w:p w:rsidR="00244C40" w:rsidP="007C2340" w:rsidRDefault="00244C40" w14:paraId="5629C06E" w14:textId="77777777"/>
        </w:tc>
        <w:tc>
          <w:tcPr>
            <w:tcW w:w="109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AC82B4F" w14:textId="77777777">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C322608" w14:textId="77777777">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AE9BA73" w14:textId="77777777">
            <w:pPr>
              <w:rPr>
                <w:rFonts w:eastAsia="Arial" w:cs="Arial"/>
                <w:sz w:val="14"/>
                <w:szCs w:val="14"/>
              </w:rPr>
            </w:pPr>
            <w:r w:rsidRPr="5CD4755F">
              <w:rPr>
                <w:rFonts w:eastAsia="Arial" w:cs="Arial"/>
                <w:sz w:val="14"/>
                <w:szCs w:val="14"/>
              </w:rPr>
              <w:t>-</w:t>
            </w:r>
          </w:p>
        </w:tc>
      </w:tr>
      <w:tr w:rsidR="00BB29A7" w:rsidTr="007C2340" w14:paraId="4DE33F3E"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BB29A7" w:rsidP="007C2340" w:rsidRDefault="00BB29A7" w14:paraId="3DAAFADF" w14:textId="6E897450">
            <w:pPr>
              <w:rPr>
                <w:rFonts w:eastAsia="Arial" w:cs="Arial"/>
                <w:sz w:val="14"/>
                <w:szCs w:val="14"/>
              </w:rPr>
            </w:pPr>
            <w:r>
              <w:rPr>
                <w:rFonts w:eastAsia="Arial" w:cs="Arial"/>
                <w:sz w:val="14"/>
                <w:szCs w:val="14"/>
              </w:rPr>
              <w:t xml:space="preserve">Prepare internal RefProg after </w:t>
            </w:r>
            <w:r>
              <w:rPr>
                <w:rFonts w:eastAsia="Arial" w:cs="Arial"/>
                <w:sz w:val="14"/>
                <w:szCs w:val="14"/>
              </w:rPr>
              <w:t>Initial Computation</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BB29A7" w:rsidP="007C2340" w:rsidRDefault="00BB29A7" w14:paraId="636700BF" w14:textId="3E97DD54">
            <w:pPr>
              <w:rPr>
                <w:rFonts w:eastAsia="Arial" w:cs="Arial"/>
                <w:sz w:val="14"/>
                <w:szCs w:val="14"/>
              </w:rPr>
            </w:pPr>
            <w:r>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BB29A7" w:rsidP="007C2340" w:rsidRDefault="00BB29A7" w14:paraId="01948106" w14:textId="7B1D65A8">
            <w:pPr>
              <w:rPr>
                <w:rFonts w:eastAsia="Arial" w:cs="Arial"/>
                <w:sz w:val="14"/>
                <w:szCs w:val="14"/>
              </w:rPr>
            </w:pPr>
            <w:r>
              <w:rPr>
                <w:rFonts w:eastAsia="Arial" w:cs="Arial"/>
                <w:sz w:val="14"/>
                <w:szCs w:val="14"/>
              </w:rPr>
              <w:t>CCCt</w:t>
            </w:r>
          </w:p>
        </w:tc>
        <w:tc>
          <w:tcPr>
            <w:tcW w:w="2610" w:type="dxa"/>
            <w:gridSpan w:val="3"/>
            <w:vMerge/>
            <w:vAlign w:val="center"/>
          </w:tcPr>
          <w:p w:rsidR="00BB29A7" w:rsidP="007C2340" w:rsidRDefault="00BB29A7" w14:paraId="39266A4B" w14:textId="77777777"/>
        </w:tc>
        <w:tc>
          <w:tcPr>
            <w:tcW w:w="109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BB29A7" w:rsidP="007C2340" w:rsidRDefault="00BB29A7" w14:paraId="11C8920C" w14:textId="5F494FAC">
            <w:pPr>
              <w:rPr>
                <w:rFonts w:eastAsia="Arial" w:cs="Arial"/>
                <w:sz w:val="14"/>
                <w:szCs w:val="14"/>
              </w:rPr>
            </w:pPr>
            <w:r>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BB29A7" w:rsidP="007C2340" w:rsidRDefault="00BB29A7" w14:paraId="56978A49" w14:textId="5146E2F1">
            <w:pPr>
              <w:rPr>
                <w:rFonts w:eastAsia="Arial" w:cs="Arial"/>
                <w:sz w:val="14"/>
                <w:szCs w:val="14"/>
              </w:rPr>
            </w:pPr>
            <w:r>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BB29A7" w:rsidP="007C2340" w:rsidRDefault="00BB29A7" w14:paraId="0EA0E7A4" w14:textId="3B63154A">
            <w:pPr>
              <w:rPr>
                <w:rFonts w:eastAsia="Arial" w:cs="Arial"/>
                <w:sz w:val="14"/>
                <w:szCs w:val="14"/>
              </w:rPr>
            </w:pPr>
            <w:r>
              <w:rPr>
                <w:rFonts w:eastAsia="Arial" w:cs="Arial"/>
                <w:sz w:val="14"/>
                <w:szCs w:val="14"/>
              </w:rPr>
              <w:t>-</w:t>
            </w:r>
          </w:p>
        </w:tc>
      </w:tr>
      <w:tr w:rsidR="00244C40" w:rsidTr="007C2340" w14:paraId="73080863"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4E5090A" w14:textId="77777777">
            <w:pPr>
              <w:rPr>
                <w:rFonts w:eastAsia="Arial" w:cs="Arial"/>
                <w:sz w:val="14"/>
                <w:szCs w:val="14"/>
              </w:rPr>
            </w:pPr>
            <w:r w:rsidRPr="5CD4755F">
              <w:rPr>
                <w:rFonts w:eastAsia="Arial" w:cs="Arial"/>
                <w:sz w:val="14"/>
                <w:szCs w:val="14"/>
              </w:rPr>
              <w:t>Distribute Initial FBC Results</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19891E3" w14:textId="77777777">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5216F5A" w14:textId="77777777">
            <w:pPr>
              <w:rPr>
                <w:rFonts w:eastAsia="Arial" w:cs="Arial"/>
                <w:sz w:val="14"/>
                <w:szCs w:val="14"/>
              </w:rPr>
            </w:pPr>
            <w:r w:rsidRPr="5CD4755F">
              <w:rPr>
                <w:rFonts w:eastAsia="Arial" w:cs="Arial"/>
                <w:sz w:val="14"/>
                <w:szCs w:val="14"/>
              </w:rPr>
              <w:t>CCCt</w:t>
            </w:r>
          </w:p>
        </w:tc>
        <w:tc>
          <w:tcPr>
            <w:tcW w:w="2610" w:type="dxa"/>
            <w:gridSpan w:val="3"/>
            <w:vMerge/>
            <w:vAlign w:val="center"/>
          </w:tcPr>
          <w:p w:rsidR="00244C40" w:rsidP="007C2340" w:rsidRDefault="00244C40" w14:paraId="1EB9D140" w14:textId="77777777"/>
        </w:tc>
        <w:tc>
          <w:tcPr>
            <w:tcW w:w="109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99D39F9" w14:textId="77777777">
            <w:pPr>
              <w:rPr>
                <w:rFonts w:eastAsia="Arial" w:cs="Arial"/>
                <w:sz w:val="14"/>
                <w:szCs w:val="14"/>
              </w:rPr>
            </w:pPr>
            <w:r w:rsidRPr="5CD4755F">
              <w:rPr>
                <w:rFonts w:eastAsia="Arial" w:cs="Arial"/>
                <w:sz w:val="14"/>
                <w:szCs w:val="14"/>
              </w:rPr>
              <w:t>-</w:t>
            </w: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FC5E85C" w14:textId="77777777">
            <w:pPr>
              <w:rPr>
                <w:rFonts w:eastAsia="Arial" w:cs="Arial"/>
                <w:sz w:val="14"/>
                <w:szCs w:val="14"/>
              </w:rPr>
            </w:pPr>
          </w:p>
        </w:tc>
        <w:tc>
          <w:tcPr>
            <w:tcW w:w="108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67008A1" w14:textId="77777777">
            <w:pPr>
              <w:rPr>
                <w:rFonts w:eastAsia="Arial" w:cs="Arial"/>
                <w:sz w:val="14"/>
                <w:szCs w:val="14"/>
              </w:rPr>
            </w:pPr>
            <w:r w:rsidRPr="5CD4755F">
              <w:rPr>
                <w:rFonts w:eastAsia="Arial" w:cs="Arial"/>
                <w:sz w:val="14"/>
                <w:szCs w:val="14"/>
              </w:rPr>
              <w:t>-</w:t>
            </w:r>
          </w:p>
        </w:tc>
      </w:tr>
    </w:tbl>
    <w:p w:rsidR="00244C40" w:rsidP="00244C40" w:rsidRDefault="00244C40" w14:paraId="1636C07E" w14:textId="77777777">
      <w:pPr>
        <w:pStyle w:val="Heading3"/>
        <w:rPr>
          <w:lang w:val="en-IE"/>
        </w:rPr>
      </w:pPr>
      <w:r w:rsidRPr="5CD4755F">
        <w:t>Backup and Fallback processes</w:t>
      </w:r>
    </w:p>
    <w:p w:rsidR="00244C40" w:rsidP="00244C40" w:rsidRDefault="00244C40" w14:paraId="4D836549" w14:textId="77777777">
      <w:pPr>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 If applicable trigger the following actions before the Backup/fallback time:</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95"/>
        <w:gridCol w:w="1185"/>
        <w:gridCol w:w="2085"/>
        <w:gridCol w:w="2760"/>
        <w:gridCol w:w="720"/>
        <w:gridCol w:w="750"/>
        <w:gridCol w:w="945"/>
      </w:tblGrid>
      <w:tr w:rsidR="00244C40" w:rsidTr="007C2340" w14:paraId="41C5CA9D" w14:textId="77777777">
        <w:trPr>
          <w:trHeight w:val="525"/>
        </w:trPr>
        <w:tc>
          <w:tcPr>
            <w:tcW w:w="79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44D16E3F" w14:textId="77777777">
            <w:pPr>
              <w:rPr>
                <w:rFonts w:eastAsia="Arial" w:cs="Arial"/>
                <w:sz w:val="14"/>
                <w:szCs w:val="14"/>
              </w:rPr>
            </w:pPr>
            <w:r w:rsidRPr="5CD4755F">
              <w:rPr>
                <w:rFonts w:eastAsia="Arial" w:cs="Arial"/>
                <w:color w:val="FFFFFF" w:themeColor="background1"/>
                <w:sz w:val="14"/>
                <w:szCs w:val="14"/>
              </w:rPr>
              <w:t>Backup ID</w:t>
            </w:r>
          </w:p>
        </w:tc>
        <w:tc>
          <w:tcPr>
            <w:tcW w:w="118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17F40BA" w14:textId="77777777">
            <w:pPr>
              <w:rPr>
                <w:rFonts w:eastAsia="Arial" w:cs="Arial"/>
                <w:sz w:val="14"/>
                <w:szCs w:val="14"/>
              </w:rPr>
            </w:pPr>
            <w:r w:rsidRPr="5CD4755F">
              <w:rPr>
                <w:rFonts w:eastAsia="Arial" w:cs="Arial"/>
                <w:color w:val="FFFFFF" w:themeColor="background1"/>
                <w:sz w:val="14"/>
                <w:szCs w:val="14"/>
              </w:rPr>
              <w:t>Process Step</w:t>
            </w:r>
          </w:p>
        </w:tc>
        <w:tc>
          <w:tcPr>
            <w:tcW w:w="208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79E2F13D" w14:textId="77777777">
            <w:pPr>
              <w:rPr>
                <w:rFonts w:eastAsia="Arial" w:cs="Arial"/>
                <w:sz w:val="14"/>
                <w:szCs w:val="14"/>
              </w:rPr>
            </w:pPr>
            <w:r w:rsidRPr="5CD4755F">
              <w:rPr>
                <w:rFonts w:eastAsia="Arial" w:cs="Arial"/>
                <w:color w:val="FFFFFF" w:themeColor="background1"/>
                <w:sz w:val="14"/>
                <w:szCs w:val="14"/>
              </w:rPr>
              <w:t>Description</w:t>
            </w:r>
          </w:p>
        </w:tc>
        <w:tc>
          <w:tcPr>
            <w:tcW w:w="276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24DB0EA" w14:textId="77777777">
            <w:pPr>
              <w:rPr>
                <w:rFonts w:eastAsia="Arial" w:cs="Arial"/>
                <w:sz w:val="14"/>
                <w:szCs w:val="14"/>
              </w:rPr>
            </w:pPr>
            <w:r w:rsidRPr="5CD4755F">
              <w:rPr>
                <w:rFonts w:eastAsia="Arial" w:cs="Arial"/>
                <w:color w:val="FFFFFF" w:themeColor="background1"/>
                <w:sz w:val="14"/>
                <w:szCs w:val="14"/>
              </w:rPr>
              <w:t>Solution/Action</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4988CF4F" w14:textId="77777777">
            <w:pPr>
              <w:rPr>
                <w:rFonts w:eastAsia="Arial" w:cs="Arial"/>
                <w:sz w:val="14"/>
                <w:szCs w:val="14"/>
              </w:rPr>
            </w:pPr>
            <w:r w:rsidRPr="5CD4755F">
              <w:rPr>
                <w:rFonts w:eastAsia="Arial" w:cs="Arial"/>
                <w:color w:val="FFFFFF" w:themeColor="background1"/>
                <w:sz w:val="14"/>
                <w:szCs w:val="14"/>
              </w:rPr>
              <w:t>Owner</w:t>
            </w:r>
          </w:p>
        </w:tc>
        <w:tc>
          <w:tcPr>
            <w:tcW w:w="75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085DC6C" w14:textId="77777777">
            <w:pPr>
              <w:rPr>
                <w:rFonts w:eastAsia="Arial" w:cs="Arial"/>
                <w:sz w:val="14"/>
                <w:szCs w:val="14"/>
              </w:rPr>
            </w:pPr>
            <w:r w:rsidRPr="5CD4755F">
              <w:rPr>
                <w:rFonts w:eastAsia="Arial" w:cs="Arial"/>
                <w:color w:val="FFFFFF" w:themeColor="background1"/>
                <w:sz w:val="14"/>
                <w:szCs w:val="14"/>
              </w:rPr>
              <w:t>Tool</w:t>
            </w:r>
          </w:p>
        </w:tc>
        <w:tc>
          <w:tcPr>
            <w:tcW w:w="94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4A65E317"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7C2340" w14:paraId="7E6B94DA" w14:textId="77777777">
        <w:trPr>
          <w:trHeight w:val="765"/>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5BFABA08" w14:textId="75265096">
            <w:pPr>
              <w:rPr>
                <w:rFonts w:eastAsia="Arial" w:cs="Arial"/>
                <w:sz w:val="14"/>
                <w:szCs w:val="14"/>
              </w:rPr>
            </w:pPr>
            <w:r w:rsidRPr="02BA803D">
              <w:rPr>
                <w:rFonts w:eastAsia="Arial" w:cs="Arial"/>
                <w:sz w:val="14"/>
                <w:szCs w:val="14"/>
              </w:rPr>
              <w:t xml:space="preserve"> ID3_1</w:t>
            </w:r>
            <w:r w:rsidR="00D14BD7">
              <w:rPr>
                <w:rFonts w:eastAsia="Arial" w:cs="Arial"/>
                <w:sz w:val="14"/>
                <w:szCs w:val="14"/>
              </w:rPr>
              <w:t>0</w:t>
            </w:r>
          </w:p>
        </w:tc>
        <w:tc>
          <w:tcPr>
            <w:tcW w:w="1185"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3CBFAC4F" w14:textId="77777777">
            <w:pPr>
              <w:rPr>
                <w:rFonts w:eastAsia="Arial" w:cs="Arial"/>
                <w:sz w:val="14"/>
                <w:szCs w:val="14"/>
              </w:rPr>
            </w:pPr>
            <w:r w:rsidRPr="5CD4755F">
              <w:rPr>
                <w:rFonts w:eastAsia="Arial" w:cs="Arial"/>
                <w:sz w:val="14"/>
                <w:szCs w:val="14"/>
              </w:rPr>
              <w:t>Initial FB computation</w:t>
            </w:r>
          </w:p>
        </w:tc>
        <w:tc>
          <w:tcPr>
            <w:tcW w:w="208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0421FA7" w14:textId="77777777">
            <w:pPr>
              <w:rPr>
                <w:rFonts w:eastAsia="Arial" w:cs="Arial"/>
                <w:sz w:val="14"/>
                <w:szCs w:val="14"/>
              </w:rPr>
            </w:pPr>
            <w:r w:rsidRPr="5CD4755F">
              <w:rPr>
                <w:rFonts w:eastAsia="Arial" w:cs="Arial"/>
                <w:sz w:val="14"/>
                <w:szCs w:val="14"/>
              </w:rPr>
              <w:t xml:space="preserve">Issue/error with initial FB computation </w:t>
            </w:r>
          </w:p>
        </w:tc>
        <w:tc>
          <w:tcPr>
            <w:tcW w:w="276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3C5120D" w14:textId="77777777">
            <w:pPr>
              <w:rPr>
                <w:rFonts w:eastAsia="Arial" w:cs="Arial"/>
                <w:sz w:val="14"/>
                <w:szCs w:val="14"/>
              </w:rPr>
            </w:pPr>
            <w:r w:rsidRPr="5CD4755F">
              <w:rPr>
                <w:rFonts w:eastAsia="Arial" w:cs="Arial"/>
                <w:sz w:val="14"/>
                <w:szCs w:val="14"/>
              </w:rPr>
              <w:t>If computation is not successfully finished by Critical End Time, inform parties per e-mail template about failure on provision of computed NTCs.</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A524208" w14:textId="77777777">
            <w:pPr>
              <w:rPr>
                <w:rFonts w:eastAsia="Arial" w:cs="Arial"/>
                <w:sz w:val="14"/>
                <w:szCs w:val="14"/>
              </w:rPr>
            </w:pPr>
            <w:r w:rsidRPr="5CD4755F">
              <w:rPr>
                <w:rFonts w:eastAsia="Arial" w:cs="Arial"/>
                <w:sz w:val="14"/>
                <w:szCs w:val="14"/>
              </w:rPr>
              <w:t>CCC</w:t>
            </w:r>
          </w:p>
        </w:tc>
        <w:tc>
          <w:tcPr>
            <w:tcW w:w="75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0BC076C" w14:textId="77777777">
            <w:pPr>
              <w:rPr>
                <w:rFonts w:eastAsia="Arial" w:cs="Arial"/>
                <w:sz w:val="14"/>
                <w:szCs w:val="14"/>
              </w:rPr>
            </w:pPr>
            <w:r w:rsidRPr="5CD4755F">
              <w:rPr>
                <w:rFonts w:eastAsia="Arial" w:cs="Arial"/>
                <w:sz w:val="14"/>
                <w:szCs w:val="14"/>
              </w:rPr>
              <w:t>Email</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68757DE4" w14:textId="77777777">
            <w:pPr>
              <w:rPr>
                <w:rFonts w:eastAsia="Arial" w:cs="Arial"/>
                <w:sz w:val="14"/>
                <w:szCs w:val="14"/>
              </w:rPr>
            </w:pPr>
            <w:r w:rsidRPr="5CD4755F">
              <w:rPr>
                <w:rFonts w:eastAsia="Arial" w:cs="Arial"/>
                <w:sz w:val="14"/>
                <w:szCs w:val="14"/>
              </w:rPr>
              <w:t>2</w:t>
            </w:r>
          </w:p>
        </w:tc>
      </w:tr>
      <w:tr w:rsidR="00244C40" w:rsidTr="007C2340" w14:paraId="12760CB6" w14:textId="77777777">
        <w:trPr>
          <w:trHeight w:val="660"/>
        </w:trPr>
        <w:tc>
          <w:tcPr>
            <w:tcW w:w="7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003A6729" w14:textId="77777777">
            <w:pPr>
              <w:rPr>
                <w:rFonts w:eastAsia="Arial" w:cs="Arial"/>
                <w:sz w:val="14"/>
                <w:szCs w:val="14"/>
              </w:rPr>
            </w:pPr>
          </w:p>
          <w:p w:rsidR="00244C40" w:rsidP="007C2340" w:rsidRDefault="00244C40" w14:paraId="5B943C07" w14:textId="59EE7CE8">
            <w:pPr>
              <w:rPr>
                <w:rFonts w:eastAsia="Arial" w:cs="Arial"/>
                <w:sz w:val="14"/>
                <w:szCs w:val="14"/>
              </w:rPr>
            </w:pPr>
            <w:r w:rsidRPr="02BA803D">
              <w:rPr>
                <w:rFonts w:eastAsia="Arial" w:cs="Arial"/>
                <w:sz w:val="14"/>
                <w:szCs w:val="14"/>
              </w:rPr>
              <w:t>ID3_1</w:t>
            </w:r>
            <w:r w:rsidR="00D14BD7">
              <w:rPr>
                <w:rFonts w:eastAsia="Arial" w:cs="Arial"/>
                <w:sz w:val="14"/>
                <w:szCs w:val="14"/>
              </w:rPr>
              <w:t>1</w:t>
            </w:r>
          </w:p>
        </w:tc>
        <w:tc>
          <w:tcPr>
            <w:tcW w:w="1185" w:type="dxa"/>
            <w:vMerge/>
            <w:tcMar>
              <w:left w:w="105" w:type="dxa"/>
              <w:right w:w="105" w:type="dxa"/>
            </w:tcMar>
            <w:vAlign w:val="center"/>
          </w:tcPr>
          <w:p w:rsidR="00244C40" w:rsidP="007C2340" w:rsidRDefault="00244C40" w14:paraId="60CFB1DB" w14:textId="77777777">
            <w:pPr>
              <w:rPr>
                <w:rFonts w:eastAsia="Arial" w:cs="Arial"/>
                <w:sz w:val="14"/>
                <w:szCs w:val="14"/>
              </w:rPr>
            </w:pPr>
          </w:p>
        </w:tc>
        <w:tc>
          <w:tcPr>
            <w:tcW w:w="208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1AE71A91" w14:textId="77777777">
            <w:pPr>
              <w:rPr>
                <w:rFonts w:eastAsia="Arial" w:cs="Arial"/>
                <w:sz w:val="14"/>
                <w:szCs w:val="14"/>
              </w:rPr>
            </w:pPr>
            <w:r w:rsidRPr="5CD4755F">
              <w:rPr>
                <w:rFonts w:eastAsia="Arial" w:cs="Arial"/>
                <w:sz w:val="14"/>
                <w:szCs w:val="14"/>
              </w:rPr>
              <w:t>Fallback applied for TSs during initial FB computation</w:t>
            </w:r>
          </w:p>
          <w:p w:rsidR="00244C40" w:rsidP="007C2340" w:rsidRDefault="00244C40" w14:paraId="2EF2F7C1" w14:textId="77777777">
            <w:pPr>
              <w:rPr>
                <w:rFonts w:eastAsia="Arial" w:cs="Arial"/>
                <w:sz w:val="14"/>
                <w:szCs w:val="14"/>
              </w:rPr>
            </w:pPr>
          </w:p>
        </w:tc>
        <w:tc>
          <w:tcPr>
            <w:tcW w:w="276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A17811A" w14:textId="77777777">
            <w:pPr>
              <w:rPr>
                <w:rFonts w:eastAsia="Arial" w:cs="Arial"/>
                <w:sz w:val="14"/>
                <w:szCs w:val="14"/>
              </w:rPr>
            </w:pPr>
            <w:r w:rsidRPr="5CD4755F">
              <w:rPr>
                <w:rFonts w:eastAsia="Arial" w:cs="Arial"/>
                <w:sz w:val="14"/>
                <w:szCs w:val="14"/>
              </w:rPr>
              <w:t>1. Inform all parties via email template about results and the timestamps with a fallback applied</w:t>
            </w:r>
          </w:p>
          <w:p w:rsidR="00244C40" w:rsidP="007C2340" w:rsidRDefault="00244C40" w14:paraId="32C0A20E" w14:textId="77777777">
            <w:pPr>
              <w:rPr>
                <w:rFonts w:eastAsia="Arial" w:cs="Arial"/>
                <w:sz w:val="14"/>
                <w:szCs w:val="14"/>
              </w:rPr>
            </w:pPr>
            <w:r w:rsidRPr="5CD4755F">
              <w:rPr>
                <w:rFonts w:eastAsia="Arial" w:cs="Arial"/>
                <w:sz w:val="14"/>
                <w:szCs w:val="14"/>
              </w:rPr>
              <w:t>2. Trigger an investigation by Unicorn</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315C43C" w14:textId="77777777">
            <w:pPr>
              <w:rPr>
                <w:rFonts w:eastAsia="Arial" w:cs="Arial"/>
                <w:sz w:val="14"/>
                <w:szCs w:val="14"/>
              </w:rPr>
            </w:pPr>
            <w:r w:rsidRPr="5CD4755F">
              <w:rPr>
                <w:rFonts w:eastAsia="Arial" w:cs="Arial"/>
                <w:sz w:val="14"/>
                <w:szCs w:val="14"/>
              </w:rPr>
              <w:t>CCC</w:t>
            </w:r>
          </w:p>
        </w:tc>
        <w:tc>
          <w:tcPr>
            <w:tcW w:w="75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51600C6" w14:textId="77777777">
            <w:pPr>
              <w:rPr>
                <w:rFonts w:eastAsia="Arial" w:cs="Arial"/>
                <w:sz w:val="14"/>
                <w:szCs w:val="14"/>
              </w:rPr>
            </w:pPr>
            <w:r w:rsidRPr="5CD4755F">
              <w:rPr>
                <w:rFonts w:eastAsia="Arial" w:cs="Arial"/>
                <w:sz w:val="14"/>
                <w:szCs w:val="14"/>
              </w:rPr>
              <w:t>Email</w:t>
            </w:r>
          </w:p>
        </w:tc>
        <w:tc>
          <w:tcPr>
            <w:tcW w:w="9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082870A5" w14:textId="77777777">
            <w:pPr>
              <w:rPr>
                <w:rFonts w:eastAsia="Arial" w:cs="Arial"/>
                <w:sz w:val="14"/>
                <w:szCs w:val="14"/>
              </w:rPr>
            </w:pPr>
            <w:r w:rsidRPr="5CD4755F">
              <w:rPr>
                <w:rFonts w:eastAsia="Arial" w:cs="Arial"/>
                <w:sz w:val="14"/>
                <w:szCs w:val="14"/>
              </w:rPr>
              <w:t>5</w:t>
            </w:r>
          </w:p>
        </w:tc>
      </w:tr>
    </w:tbl>
    <w:p w:rsidR="00244C40" w:rsidP="00852782" w:rsidRDefault="00244C40" w14:paraId="55D26062" w14:textId="77777777"/>
    <w:p w:rsidR="00244C40" w:rsidP="00244C40" w:rsidRDefault="00244C40" w14:paraId="02C86746" w14:textId="77777777">
      <w:pPr>
        <w:pStyle w:val="Heading2"/>
        <w:rPr>
          <w:lang w:val="en-IE"/>
        </w:rPr>
      </w:pPr>
      <w:bookmarkStart w:name="_Toc224121703" w:id="338"/>
      <w:r>
        <w:t>Individual Validation</w:t>
      </w:r>
      <w:bookmarkEnd w:id="338"/>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65"/>
        <w:gridCol w:w="1005"/>
        <w:gridCol w:w="1035"/>
        <w:gridCol w:w="870"/>
        <w:gridCol w:w="900"/>
        <w:gridCol w:w="900"/>
        <w:gridCol w:w="1010"/>
        <w:gridCol w:w="1010"/>
        <w:gridCol w:w="1010"/>
      </w:tblGrid>
      <w:tr w:rsidR="00244C40" w:rsidTr="007C2340" w14:paraId="2E71A0A2" w14:textId="77777777">
        <w:trPr>
          <w:trHeight w:val="270"/>
        </w:trPr>
        <w:tc>
          <w:tcPr>
            <w:tcW w:w="136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D2E8979" w14:textId="77777777">
            <w:pPr>
              <w:rPr>
                <w:rFonts w:eastAsia="Arial" w:cs="Arial"/>
                <w:sz w:val="14"/>
                <w:szCs w:val="14"/>
              </w:rPr>
            </w:pPr>
            <w:r w:rsidRPr="5CD4755F">
              <w:rPr>
                <w:rFonts w:eastAsia="Arial" w:cs="Arial"/>
                <w:color w:val="FFFFFF" w:themeColor="background1"/>
                <w:sz w:val="14"/>
                <w:szCs w:val="14"/>
              </w:rPr>
              <w:t>Activity</w:t>
            </w:r>
          </w:p>
        </w:tc>
        <w:tc>
          <w:tcPr>
            <w:tcW w:w="100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D5CC4C5" w14:textId="77777777">
            <w:pPr>
              <w:rPr>
                <w:rFonts w:eastAsia="Arial" w:cs="Arial"/>
                <w:sz w:val="14"/>
                <w:szCs w:val="14"/>
              </w:rPr>
            </w:pPr>
            <w:r w:rsidRPr="5CD4755F">
              <w:rPr>
                <w:rFonts w:eastAsia="Arial" w:cs="Arial"/>
                <w:color w:val="FFFFFF" w:themeColor="background1"/>
                <w:sz w:val="14"/>
                <w:szCs w:val="14"/>
              </w:rPr>
              <w:t>Owner</w:t>
            </w:r>
          </w:p>
        </w:tc>
        <w:tc>
          <w:tcPr>
            <w:tcW w:w="103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AF593EE" w14:textId="77777777">
            <w:pPr>
              <w:rPr>
                <w:rFonts w:eastAsia="Arial" w:cs="Arial"/>
                <w:sz w:val="14"/>
                <w:szCs w:val="14"/>
              </w:rPr>
            </w:pPr>
            <w:r w:rsidRPr="5CD4755F">
              <w:rPr>
                <w:rFonts w:eastAsia="Arial" w:cs="Arial"/>
                <w:color w:val="FFFFFF" w:themeColor="background1"/>
                <w:sz w:val="14"/>
                <w:szCs w:val="14"/>
              </w:rPr>
              <w:t>Tool</w:t>
            </w:r>
          </w:p>
        </w:tc>
        <w:tc>
          <w:tcPr>
            <w:tcW w:w="87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A38ED8C" w14:textId="77777777">
            <w:pPr>
              <w:rPr>
                <w:rFonts w:eastAsia="Arial" w:cs="Arial"/>
                <w:sz w:val="14"/>
                <w:szCs w:val="14"/>
              </w:rPr>
            </w:pPr>
            <w:r w:rsidRPr="5CD4755F">
              <w:rPr>
                <w:rFonts w:eastAsia="Arial" w:cs="Arial"/>
                <w:color w:val="FFFFFF" w:themeColor="background1"/>
                <w:sz w:val="14"/>
                <w:szCs w:val="14"/>
              </w:rPr>
              <w:t>Target Start Time</w:t>
            </w:r>
          </w:p>
        </w:tc>
        <w:tc>
          <w:tcPr>
            <w:tcW w:w="90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4FDF6C5" w14:textId="77777777">
            <w:pPr>
              <w:rPr>
                <w:rFonts w:eastAsia="Arial" w:cs="Arial"/>
                <w:sz w:val="14"/>
                <w:szCs w:val="14"/>
              </w:rPr>
            </w:pPr>
            <w:r w:rsidRPr="5CD4755F">
              <w:rPr>
                <w:rFonts w:eastAsia="Arial" w:cs="Arial"/>
                <w:color w:val="FFFFFF" w:themeColor="background1"/>
                <w:sz w:val="14"/>
                <w:szCs w:val="14"/>
              </w:rPr>
              <w:t>Target End Time</w:t>
            </w:r>
          </w:p>
        </w:tc>
        <w:tc>
          <w:tcPr>
            <w:tcW w:w="90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DF08E0E" w14:textId="77777777">
            <w:pPr>
              <w:rPr>
                <w:rFonts w:eastAsia="Arial" w:cs="Arial"/>
                <w:sz w:val="14"/>
                <w:szCs w:val="14"/>
              </w:rPr>
            </w:pPr>
            <w:r w:rsidRPr="5CD4755F">
              <w:rPr>
                <w:rFonts w:eastAsia="Arial" w:cs="Arial"/>
                <w:color w:val="FFFFFF" w:themeColor="background1"/>
                <w:sz w:val="14"/>
                <w:szCs w:val="14"/>
              </w:rPr>
              <w:t>Critical End Time</w:t>
            </w:r>
          </w:p>
        </w:tc>
        <w:tc>
          <w:tcPr>
            <w:tcW w:w="3030"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0866230"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2DDAEB94" w14:textId="77777777">
        <w:trPr>
          <w:trHeight w:val="270"/>
        </w:trPr>
        <w:tc>
          <w:tcPr>
            <w:tcW w:w="1365" w:type="dxa"/>
            <w:vMerge/>
            <w:vAlign w:val="center"/>
          </w:tcPr>
          <w:p w:rsidR="00244C40" w:rsidP="007C2340" w:rsidRDefault="00244C40" w14:paraId="582C2E7B" w14:textId="77777777"/>
        </w:tc>
        <w:tc>
          <w:tcPr>
            <w:tcW w:w="1005" w:type="dxa"/>
            <w:vMerge/>
            <w:vAlign w:val="center"/>
          </w:tcPr>
          <w:p w:rsidR="00244C40" w:rsidP="007C2340" w:rsidRDefault="00244C40" w14:paraId="32001766" w14:textId="77777777"/>
        </w:tc>
        <w:tc>
          <w:tcPr>
            <w:tcW w:w="1035" w:type="dxa"/>
            <w:vMerge/>
            <w:vAlign w:val="center"/>
          </w:tcPr>
          <w:p w:rsidR="00244C40" w:rsidP="007C2340" w:rsidRDefault="00244C40" w14:paraId="488E816A" w14:textId="77777777"/>
        </w:tc>
        <w:tc>
          <w:tcPr>
            <w:tcW w:w="870" w:type="dxa"/>
            <w:vMerge/>
            <w:vAlign w:val="center"/>
          </w:tcPr>
          <w:p w:rsidR="00244C40" w:rsidP="007C2340" w:rsidRDefault="00244C40" w14:paraId="1E07A5CA" w14:textId="77777777"/>
        </w:tc>
        <w:tc>
          <w:tcPr>
            <w:tcW w:w="900" w:type="dxa"/>
            <w:vMerge/>
            <w:vAlign w:val="center"/>
          </w:tcPr>
          <w:p w:rsidR="00244C40" w:rsidP="007C2340" w:rsidRDefault="00244C40" w14:paraId="266FE78A" w14:textId="77777777"/>
        </w:tc>
        <w:tc>
          <w:tcPr>
            <w:tcW w:w="900" w:type="dxa"/>
            <w:vMerge/>
            <w:vAlign w:val="center"/>
          </w:tcPr>
          <w:p w:rsidR="00244C40" w:rsidP="007C2340" w:rsidRDefault="00244C40" w14:paraId="2E12529B" w14:textId="77777777"/>
        </w:tc>
        <w:tc>
          <w:tcPr>
            <w:tcW w:w="1010"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FF7C400" w14:textId="77777777">
            <w:pPr>
              <w:rPr>
                <w:rFonts w:eastAsia="Arial" w:cs="Arial"/>
                <w:sz w:val="14"/>
                <w:szCs w:val="14"/>
              </w:rPr>
            </w:pPr>
            <w:r w:rsidRPr="5CD4755F">
              <w:rPr>
                <w:rFonts w:eastAsia="Arial" w:cs="Arial"/>
                <w:color w:val="FFFFFF" w:themeColor="background1"/>
                <w:sz w:val="14"/>
                <w:szCs w:val="14"/>
              </w:rPr>
              <w:t>Input</w:t>
            </w:r>
          </w:p>
        </w:tc>
        <w:tc>
          <w:tcPr>
            <w:tcW w:w="1010"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F26F69D" w14:textId="77777777">
            <w:pPr>
              <w:rPr>
                <w:rFonts w:eastAsia="Arial" w:cs="Arial"/>
                <w:sz w:val="14"/>
                <w:szCs w:val="14"/>
              </w:rPr>
            </w:pPr>
            <w:r w:rsidRPr="5CD4755F">
              <w:rPr>
                <w:rFonts w:eastAsia="Arial" w:cs="Arial"/>
                <w:color w:val="FFFFFF" w:themeColor="background1"/>
                <w:sz w:val="14"/>
                <w:szCs w:val="14"/>
              </w:rPr>
              <w:t>Output</w:t>
            </w:r>
          </w:p>
        </w:tc>
        <w:tc>
          <w:tcPr>
            <w:tcW w:w="1010"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4CFAADF"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1A796013" w14:textId="77777777">
        <w:trPr>
          <w:trHeight w:val="270"/>
        </w:trPr>
        <w:tc>
          <w:tcPr>
            <w:tcW w:w="136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28C59F1" w14:textId="77777777">
            <w:pPr>
              <w:rPr>
                <w:rFonts w:eastAsia="Arial" w:cs="Arial"/>
                <w:sz w:val="14"/>
                <w:szCs w:val="14"/>
              </w:rPr>
            </w:pPr>
            <w:r w:rsidRPr="5CD4755F">
              <w:rPr>
                <w:rFonts w:eastAsia="Arial" w:cs="Arial"/>
                <w:sz w:val="14"/>
                <w:szCs w:val="14"/>
              </w:rPr>
              <w:t>Re-open Individual Validation</w:t>
            </w:r>
          </w:p>
        </w:tc>
        <w:tc>
          <w:tcPr>
            <w:tcW w:w="100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D634FD7" w14:textId="77777777">
            <w:pPr>
              <w:rPr>
                <w:rFonts w:eastAsia="Arial" w:cs="Arial"/>
                <w:sz w:val="14"/>
                <w:szCs w:val="14"/>
              </w:rPr>
            </w:pPr>
            <w:r w:rsidRPr="5CD4755F">
              <w:rPr>
                <w:rFonts w:eastAsia="Arial" w:cs="Arial"/>
                <w:sz w:val="14"/>
                <w:szCs w:val="14"/>
              </w:rPr>
              <w:t>CCC</w:t>
            </w:r>
          </w:p>
        </w:tc>
        <w:tc>
          <w:tcPr>
            <w:tcW w:w="103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5FAA40E" w14:textId="77777777">
            <w:pPr>
              <w:rPr>
                <w:rFonts w:eastAsia="Arial" w:cs="Arial"/>
                <w:sz w:val="14"/>
                <w:szCs w:val="14"/>
              </w:rPr>
            </w:pPr>
            <w:r w:rsidRPr="5CD4755F">
              <w:rPr>
                <w:rFonts w:eastAsia="Arial" w:cs="Arial"/>
                <w:sz w:val="14"/>
                <w:szCs w:val="14"/>
              </w:rPr>
              <w:t>CCCt</w:t>
            </w:r>
          </w:p>
        </w:tc>
        <w:tc>
          <w:tcPr>
            <w:tcW w:w="267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AEE42E2" w14:textId="77777777">
            <w:pPr>
              <w:rPr>
                <w:rFonts w:eastAsia="Arial" w:cs="Arial"/>
                <w:sz w:val="14"/>
                <w:szCs w:val="14"/>
              </w:rPr>
            </w:pPr>
            <w:r w:rsidRPr="5CD4755F">
              <w:rPr>
                <w:rFonts w:eastAsia="Arial" w:cs="Arial"/>
                <w:sz w:val="14"/>
                <w:szCs w:val="14"/>
              </w:rPr>
              <w:t>See HLBP timetable as referred to under ‘2. Related documents’</w:t>
            </w:r>
          </w:p>
        </w:tc>
        <w:tc>
          <w:tcPr>
            <w:tcW w:w="10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1889B4F" w14:textId="77777777">
            <w:pPr>
              <w:rPr>
                <w:rFonts w:eastAsia="Arial" w:cs="Arial"/>
                <w:sz w:val="14"/>
                <w:szCs w:val="14"/>
              </w:rPr>
            </w:pPr>
            <w:r w:rsidRPr="5CD4755F">
              <w:rPr>
                <w:rFonts w:eastAsia="Arial" w:cs="Arial"/>
                <w:sz w:val="14"/>
                <w:szCs w:val="14"/>
              </w:rPr>
              <w:t>-</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0BB2347" w14:textId="77777777">
            <w:pPr>
              <w:rPr>
                <w:rFonts w:eastAsia="Arial" w:cs="Arial"/>
                <w:sz w:val="14"/>
                <w:szCs w:val="14"/>
              </w:rPr>
            </w:pPr>
            <w:r w:rsidRPr="5CD4755F">
              <w:rPr>
                <w:rFonts w:eastAsia="Arial" w:cs="Arial"/>
                <w:sz w:val="14"/>
                <w:szCs w:val="14"/>
              </w:rPr>
              <w:t>-</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645451E" w14:textId="77777777">
            <w:pPr>
              <w:rPr>
                <w:rFonts w:eastAsia="Arial" w:cs="Arial"/>
                <w:sz w:val="14"/>
                <w:szCs w:val="14"/>
              </w:rPr>
            </w:pPr>
            <w:r w:rsidRPr="5CD4755F">
              <w:rPr>
                <w:rFonts w:eastAsia="Arial" w:cs="Arial"/>
                <w:sz w:val="14"/>
                <w:szCs w:val="14"/>
              </w:rPr>
              <w:t>-</w:t>
            </w:r>
          </w:p>
        </w:tc>
      </w:tr>
      <w:tr w:rsidR="00244C40" w:rsidTr="007C2340" w14:paraId="6482F071" w14:textId="77777777">
        <w:trPr>
          <w:trHeight w:val="270"/>
        </w:trPr>
        <w:tc>
          <w:tcPr>
            <w:tcW w:w="13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D677A04" w14:textId="77777777">
            <w:pPr>
              <w:rPr>
                <w:rFonts w:eastAsia="Arial" w:cs="Arial"/>
                <w:sz w:val="14"/>
                <w:szCs w:val="14"/>
              </w:rPr>
            </w:pPr>
            <w:r w:rsidRPr="5CD4755F">
              <w:rPr>
                <w:rFonts w:eastAsia="Arial" w:cs="Arial"/>
                <w:sz w:val="14"/>
                <w:szCs w:val="14"/>
              </w:rPr>
              <w:t>Close Individual Validation</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5C0BF5F" w14:textId="77777777">
            <w:pPr>
              <w:rPr>
                <w:rFonts w:eastAsia="Arial" w:cs="Arial"/>
                <w:sz w:val="14"/>
                <w:szCs w:val="14"/>
              </w:rPr>
            </w:pPr>
            <w:r w:rsidRPr="5CD4755F">
              <w:rPr>
                <w:rFonts w:eastAsia="Arial" w:cs="Arial"/>
                <w:sz w:val="14"/>
                <w:szCs w:val="14"/>
              </w:rPr>
              <w:t>CCC</w:t>
            </w:r>
          </w:p>
        </w:tc>
        <w:tc>
          <w:tcPr>
            <w:tcW w:w="10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E7A8A23" w14:textId="77777777">
            <w:pPr>
              <w:rPr>
                <w:rFonts w:eastAsia="Arial" w:cs="Arial"/>
                <w:sz w:val="14"/>
                <w:szCs w:val="14"/>
              </w:rPr>
            </w:pPr>
            <w:r w:rsidRPr="5CD4755F">
              <w:rPr>
                <w:rFonts w:eastAsia="Arial" w:cs="Arial"/>
                <w:sz w:val="14"/>
                <w:szCs w:val="14"/>
              </w:rPr>
              <w:t>CCCt</w:t>
            </w:r>
          </w:p>
        </w:tc>
        <w:tc>
          <w:tcPr>
            <w:tcW w:w="2670" w:type="dxa"/>
            <w:gridSpan w:val="3"/>
            <w:vMerge/>
            <w:vAlign w:val="center"/>
          </w:tcPr>
          <w:p w:rsidR="00244C40" w:rsidP="007C2340" w:rsidRDefault="00244C40" w14:paraId="0E122667" w14:textId="77777777"/>
        </w:tc>
        <w:tc>
          <w:tcPr>
            <w:tcW w:w="10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957EE0B" w14:textId="77777777">
            <w:pPr>
              <w:rPr>
                <w:rFonts w:eastAsia="Arial" w:cs="Arial"/>
                <w:sz w:val="14"/>
                <w:szCs w:val="14"/>
              </w:rPr>
            </w:pPr>
            <w:r w:rsidRPr="5CD4755F">
              <w:rPr>
                <w:rFonts w:eastAsia="Arial" w:cs="Arial"/>
                <w:sz w:val="14"/>
                <w:szCs w:val="14"/>
              </w:rPr>
              <w:t>Individual CB validation, Individual ATC validation</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D5417C6" w14:textId="77777777">
            <w:pPr>
              <w:rPr>
                <w:rFonts w:eastAsia="Arial" w:cs="Arial"/>
                <w:sz w:val="14"/>
                <w:szCs w:val="14"/>
              </w:rPr>
            </w:pPr>
            <w:r w:rsidRPr="5CD4755F">
              <w:rPr>
                <w:rFonts w:eastAsia="Arial" w:cs="Arial"/>
                <w:sz w:val="14"/>
                <w:szCs w:val="14"/>
              </w:rPr>
              <w:t>-</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E2109D4" w14:textId="77777777">
            <w:pPr>
              <w:rPr>
                <w:rFonts w:eastAsia="Arial" w:cs="Arial"/>
                <w:sz w:val="14"/>
                <w:szCs w:val="14"/>
              </w:rPr>
            </w:pPr>
            <w:r w:rsidRPr="5CD4755F">
              <w:rPr>
                <w:rFonts w:eastAsia="Arial" w:cs="Arial"/>
                <w:sz w:val="14"/>
                <w:szCs w:val="14"/>
              </w:rPr>
              <w:t>TSOs</w:t>
            </w:r>
          </w:p>
        </w:tc>
      </w:tr>
      <w:tr w:rsidR="00244C40" w:rsidTr="007C2340" w14:paraId="4DB6A731" w14:textId="77777777">
        <w:trPr>
          <w:trHeight w:val="270"/>
        </w:trPr>
        <w:tc>
          <w:tcPr>
            <w:tcW w:w="13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E4F0482" w14:textId="77777777">
            <w:pPr>
              <w:rPr>
                <w:rFonts w:eastAsia="Arial" w:cs="Arial"/>
                <w:sz w:val="14"/>
                <w:szCs w:val="14"/>
              </w:rPr>
            </w:pPr>
            <w:r w:rsidRPr="5CD4755F">
              <w:rPr>
                <w:rFonts w:eastAsia="Arial" w:cs="Arial"/>
                <w:sz w:val="14"/>
                <w:szCs w:val="14"/>
              </w:rPr>
              <w:t>Merge &amp; distribute Validations</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86CA075" w14:textId="77777777">
            <w:pPr>
              <w:rPr>
                <w:rFonts w:eastAsia="Arial" w:cs="Arial"/>
                <w:sz w:val="14"/>
                <w:szCs w:val="14"/>
              </w:rPr>
            </w:pPr>
            <w:r w:rsidRPr="5CD4755F">
              <w:rPr>
                <w:rFonts w:eastAsia="Arial" w:cs="Arial"/>
                <w:sz w:val="14"/>
                <w:szCs w:val="14"/>
              </w:rPr>
              <w:t>CCC</w:t>
            </w:r>
          </w:p>
        </w:tc>
        <w:tc>
          <w:tcPr>
            <w:tcW w:w="103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A5468F1" w14:textId="77777777">
            <w:pPr>
              <w:rPr>
                <w:rFonts w:eastAsia="Arial" w:cs="Arial"/>
                <w:sz w:val="14"/>
                <w:szCs w:val="14"/>
              </w:rPr>
            </w:pPr>
            <w:r w:rsidRPr="5CD4755F">
              <w:rPr>
                <w:rFonts w:eastAsia="Arial" w:cs="Arial"/>
                <w:sz w:val="14"/>
                <w:szCs w:val="14"/>
              </w:rPr>
              <w:t>CCCt</w:t>
            </w:r>
          </w:p>
        </w:tc>
        <w:tc>
          <w:tcPr>
            <w:tcW w:w="2670" w:type="dxa"/>
            <w:gridSpan w:val="3"/>
            <w:vMerge/>
            <w:vAlign w:val="center"/>
          </w:tcPr>
          <w:p w:rsidR="00244C40" w:rsidP="007C2340" w:rsidRDefault="00244C40" w14:paraId="234AC77C" w14:textId="77777777"/>
        </w:tc>
        <w:tc>
          <w:tcPr>
            <w:tcW w:w="10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6D3A309" w14:textId="77777777">
            <w:pPr>
              <w:rPr>
                <w:rFonts w:eastAsia="Arial" w:cs="Arial"/>
                <w:sz w:val="14"/>
                <w:szCs w:val="14"/>
              </w:rPr>
            </w:pPr>
            <w:r w:rsidRPr="5CD4755F">
              <w:rPr>
                <w:rFonts w:eastAsia="Arial" w:cs="Arial"/>
                <w:sz w:val="14"/>
                <w:szCs w:val="14"/>
              </w:rPr>
              <w:t>-</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0225296" w14:textId="77777777">
            <w:pPr>
              <w:rPr>
                <w:rFonts w:eastAsia="Arial" w:cs="Arial"/>
                <w:sz w:val="14"/>
                <w:szCs w:val="14"/>
              </w:rPr>
            </w:pPr>
            <w:r w:rsidRPr="5CD4755F">
              <w:rPr>
                <w:rFonts w:eastAsia="Arial" w:cs="Arial"/>
                <w:sz w:val="14"/>
                <w:szCs w:val="14"/>
              </w:rPr>
              <w:t>Merged CB validation, Merged ATC validation</w:t>
            </w:r>
          </w:p>
        </w:tc>
        <w:tc>
          <w:tcPr>
            <w:tcW w:w="10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FC6EE74" w14:textId="77777777">
            <w:pPr>
              <w:rPr>
                <w:rFonts w:eastAsia="Arial" w:cs="Arial"/>
                <w:sz w:val="14"/>
                <w:szCs w:val="14"/>
              </w:rPr>
            </w:pPr>
            <w:r w:rsidRPr="5CD4755F">
              <w:rPr>
                <w:rFonts w:eastAsia="Arial" w:cs="Arial"/>
                <w:sz w:val="14"/>
                <w:szCs w:val="14"/>
              </w:rPr>
              <w:t>TSOs, JAO</w:t>
            </w:r>
          </w:p>
        </w:tc>
      </w:tr>
    </w:tbl>
    <w:p w:rsidR="00244C40" w:rsidP="00244C40" w:rsidRDefault="00244C40" w14:paraId="7338DCDD" w14:textId="77777777">
      <w:pPr>
        <w:spacing w:before="240" w:after="240"/>
        <w:rPr>
          <w:rFonts w:eastAsia="Arial" w:cs="Arial"/>
          <w:color w:val="000000" w:themeColor="text1"/>
        </w:rPr>
      </w:pPr>
      <w:r w:rsidRPr="5CD4755F">
        <w:rPr>
          <w:rFonts w:eastAsia="Arial" w:cs="Arial"/>
          <w:color w:val="000000" w:themeColor="text1"/>
        </w:rPr>
        <w:t xml:space="preserve">The purpose of this phase is that each Core TSO analyses whether the cross-zonal capacity could violate operational security limits in its own control area and whether these violations can be avoided with the application of RAs. </w:t>
      </w:r>
    </w:p>
    <w:p w:rsidR="00244C40" w:rsidP="00244C40" w:rsidRDefault="00244C40" w14:paraId="677DF0DC" w14:textId="77777777">
      <w:pPr>
        <w:pStyle w:val="Heading3"/>
        <w:rPr>
          <w:lang w:val="en-IE"/>
        </w:rPr>
      </w:pPr>
      <w:r w:rsidRPr="5CD4755F">
        <w:t>Backup and Fallback processes</w:t>
      </w:r>
    </w:p>
    <w:p w:rsidR="00244C40" w:rsidP="00244C40" w:rsidRDefault="00244C40" w14:paraId="658E1B62" w14:textId="77777777">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 for them to solve the issue before the Critical End time of the process step.</w:t>
      </w:r>
    </w:p>
    <w:p w:rsidR="00244C40" w:rsidP="00244C40" w:rsidRDefault="00244C40" w14:paraId="17BD7B49" w14:textId="77777777">
      <w:pPr>
        <w:spacing w:after="240"/>
        <w:rPr>
          <w:rFonts w:eastAsia="Arial" w:cs="Arial"/>
          <w:color w:val="000000" w:themeColor="text1"/>
        </w:rPr>
      </w:pPr>
      <w:r w:rsidRPr="02BA803D">
        <w:rPr>
          <w:rFonts w:eastAsia="Arial" w:cs="Arial"/>
          <w:color w:val="000000" w:themeColor="text1"/>
        </w:rPr>
        <w:t>The process timings are detailed in the HLBP excel document as referred to in Section 2.1.</w:t>
      </w:r>
    </w:p>
    <w:p w:rsidR="00244C40" w:rsidP="00244C40" w:rsidRDefault="00244C40" w14:paraId="5B2F5C96" w14:textId="77777777">
      <w:pPr>
        <w:spacing w:after="240"/>
        <w:rPr>
          <w:rFonts w:eastAsia="Arial" w:cs="Arial"/>
          <w:color w:val="000000" w:themeColor="text1"/>
        </w:rPr>
      </w:pPr>
    </w:p>
    <w:p w:rsidR="00244C40" w:rsidP="00244C40" w:rsidRDefault="00244C40" w14:paraId="42FFC1C1" w14:textId="77777777">
      <w:pPr>
        <w:pStyle w:val="Heading2"/>
        <w:rPr>
          <w:lang w:val="en-IE"/>
        </w:rPr>
      </w:pPr>
      <w:bookmarkStart w:name="_Toc224121704" w:id="339"/>
      <w:r>
        <w:t>Final FB Computation</w:t>
      </w:r>
      <w:bookmarkEnd w:id="339"/>
    </w:p>
    <w:p w:rsidR="00244C40" w:rsidP="00244C40" w:rsidRDefault="00244C40" w14:paraId="68B8EC17" w14:textId="77777777">
      <w:pPr>
        <w:spacing w:after="240"/>
        <w:rPr>
          <w:rFonts w:eastAsia="Arial" w:cs="Arial"/>
          <w:color w:val="000000" w:themeColor="text1"/>
        </w:rPr>
      </w:pPr>
      <w:r w:rsidRPr="5CD4755F">
        <w:rPr>
          <w:rFonts w:eastAsia="Arial" w:cs="Arial"/>
          <w:color w:val="000000" w:themeColor="text1"/>
        </w:rPr>
        <w:t>The final FB parameter computation involves the calculation of FB domain based on latest input data.</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60"/>
        <w:gridCol w:w="960"/>
        <w:gridCol w:w="990"/>
        <w:gridCol w:w="840"/>
        <w:gridCol w:w="855"/>
        <w:gridCol w:w="855"/>
        <w:gridCol w:w="1122"/>
        <w:gridCol w:w="1115"/>
        <w:gridCol w:w="1115"/>
      </w:tblGrid>
      <w:tr w:rsidR="00244C40" w:rsidTr="007C2340" w14:paraId="58E8E336" w14:textId="77777777">
        <w:trPr>
          <w:trHeight w:val="270"/>
        </w:trPr>
        <w:tc>
          <w:tcPr>
            <w:tcW w:w="12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9462C8A" w14:textId="77777777">
            <w:pPr>
              <w:rPr>
                <w:rFonts w:eastAsia="Arial" w:cs="Arial"/>
                <w:sz w:val="14"/>
                <w:szCs w:val="14"/>
              </w:rPr>
            </w:pPr>
            <w:r w:rsidRPr="5CD4755F">
              <w:rPr>
                <w:rFonts w:eastAsia="Arial" w:cs="Arial"/>
                <w:color w:val="FFFFFF" w:themeColor="background1"/>
                <w:sz w:val="14"/>
                <w:szCs w:val="14"/>
              </w:rPr>
              <w:t>Activity</w:t>
            </w:r>
          </w:p>
        </w:tc>
        <w:tc>
          <w:tcPr>
            <w:tcW w:w="9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427591D" w14:textId="77777777">
            <w:pPr>
              <w:rPr>
                <w:rFonts w:eastAsia="Arial" w:cs="Arial"/>
                <w:sz w:val="14"/>
                <w:szCs w:val="14"/>
              </w:rPr>
            </w:pPr>
            <w:r w:rsidRPr="5CD4755F">
              <w:rPr>
                <w:rFonts w:eastAsia="Arial" w:cs="Arial"/>
                <w:color w:val="FFFFFF" w:themeColor="background1"/>
                <w:sz w:val="14"/>
                <w:szCs w:val="14"/>
              </w:rPr>
              <w:t>Owner</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492831A" w14:textId="77777777">
            <w:pPr>
              <w:rPr>
                <w:rFonts w:eastAsia="Arial" w:cs="Arial"/>
                <w:sz w:val="14"/>
                <w:szCs w:val="14"/>
              </w:rPr>
            </w:pPr>
            <w:r w:rsidRPr="5CD4755F">
              <w:rPr>
                <w:rFonts w:eastAsia="Arial" w:cs="Arial"/>
                <w:color w:val="FFFFFF" w:themeColor="background1"/>
                <w:sz w:val="14"/>
                <w:szCs w:val="14"/>
              </w:rPr>
              <w:t>Tool</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3BC66EB" w14:textId="77777777">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DC5237B" w14:textId="77777777">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EEF04EB" w14:textId="77777777">
            <w:pPr>
              <w:rPr>
                <w:rFonts w:eastAsia="Arial" w:cs="Arial"/>
                <w:sz w:val="14"/>
                <w:szCs w:val="14"/>
              </w:rPr>
            </w:pPr>
            <w:r w:rsidRPr="5CD4755F">
              <w:rPr>
                <w:rFonts w:eastAsia="Arial" w:cs="Arial"/>
                <w:color w:val="FFFFFF" w:themeColor="background1"/>
                <w:sz w:val="14"/>
                <w:szCs w:val="14"/>
              </w:rPr>
              <w:t>Critical End Time</w:t>
            </w:r>
          </w:p>
        </w:tc>
        <w:tc>
          <w:tcPr>
            <w:tcW w:w="335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29C800A"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1AD3A215" w14:textId="77777777">
        <w:trPr>
          <w:trHeight w:val="270"/>
        </w:trPr>
        <w:tc>
          <w:tcPr>
            <w:tcW w:w="1260" w:type="dxa"/>
            <w:vMerge/>
            <w:vAlign w:val="center"/>
          </w:tcPr>
          <w:p w:rsidR="00244C40" w:rsidP="007C2340" w:rsidRDefault="00244C40" w14:paraId="796177D0" w14:textId="77777777"/>
        </w:tc>
        <w:tc>
          <w:tcPr>
            <w:tcW w:w="960" w:type="dxa"/>
            <w:vMerge/>
            <w:vAlign w:val="center"/>
          </w:tcPr>
          <w:p w:rsidR="00244C40" w:rsidP="007C2340" w:rsidRDefault="00244C40" w14:paraId="2B3E67AA" w14:textId="77777777"/>
        </w:tc>
        <w:tc>
          <w:tcPr>
            <w:tcW w:w="990" w:type="dxa"/>
            <w:vMerge/>
            <w:vAlign w:val="center"/>
          </w:tcPr>
          <w:p w:rsidR="00244C40" w:rsidP="007C2340" w:rsidRDefault="00244C40" w14:paraId="141BBD67" w14:textId="77777777"/>
        </w:tc>
        <w:tc>
          <w:tcPr>
            <w:tcW w:w="840" w:type="dxa"/>
            <w:vMerge/>
            <w:vAlign w:val="center"/>
          </w:tcPr>
          <w:p w:rsidR="00244C40" w:rsidP="007C2340" w:rsidRDefault="00244C40" w14:paraId="073DC754" w14:textId="77777777"/>
        </w:tc>
        <w:tc>
          <w:tcPr>
            <w:tcW w:w="855" w:type="dxa"/>
            <w:vMerge/>
            <w:vAlign w:val="center"/>
          </w:tcPr>
          <w:p w:rsidR="00244C40" w:rsidP="007C2340" w:rsidRDefault="00244C40" w14:paraId="681489C0" w14:textId="77777777"/>
        </w:tc>
        <w:tc>
          <w:tcPr>
            <w:tcW w:w="855" w:type="dxa"/>
            <w:vMerge/>
            <w:vAlign w:val="center"/>
          </w:tcPr>
          <w:p w:rsidR="00244C40" w:rsidP="007C2340" w:rsidRDefault="00244C40" w14:paraId="76F57957" w14:textId="77777777"/>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23D02B4" w14:textId="77777777">
            <w:pPr>
              <w:rPr>
                <w:rFonts w:eastAsia="Arial" w:cs="Arial"/>
                <w:sz w:val="14"/>
                <w:szCs w:val="14"/>
              </w:rPr>
            </w:pPr>
            <w:r w:rsidRPr="5CD4755F">
              <w:rPr>
                <w:rFonts w:eastAsia="Arial" w:cs="Arial"/>
                <w:color w:val="FFFFFF" w:themeColor="background1"/>
                <w:sz w:val="14"/>
                <w:szCs w:val="14"/>
              </w:rPr>
              <w:t>Input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99D9639" w14:textId="77777777">
            <w:pPr>
              <w:rPr>
                <w:rFonts w:eastAsia="Arial" w:cs="Arial"/>
                <w:sz w:val="14"/>
                <w:szCs w:val="14"/>
              </w:rPr>
            </w:pPr>
            <w:r w:rsidRPr="5CD4755F">
              <w:rPr>
                <w:rFonts w:eastAsia="Arial" w:cs="Arial"/>
                <w:color w:val="FFFFFF" w:themeColor="background1"/>
                <w:sz w:val="14"/>
                <w:szCs w:val="14"/>
              </w:rPr>
              <w:t>Output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D98D295" w14:textId="77777777">
            <w:pPr>
              <w:rPr>
                <w:rFonts w:eastAsia="Arial" w:cs="Arial"/>
                <w:sz w:val="14"/>
                <w:szCs w:val="14"/>
              </w:rPr>
            </w:pPr>
            <w:r w:rsidRPr="5CD4755F">
              <w:rPr>
                <w:rFonts w:eastAsia="Arial" w:cs="Arial"/>
                <w:color w:val="FFFFFF" w:themeColor="background1"/>
                <w:sz w:val="14"/>
                <w:szCs w:val="14"/>
              </w:rPr>
              <w:t>Counter part</w:t>
            </w:r>
          </w:p>
        </w:tc>
      </w:tr>
      <w:tr w:rsidR="00231CA9" w:rsidTr="007C2340" w14:paraId="6F7C43FF" w14:textId="77777777">
        <w:trPr>
          <w:trHeight w:val="270"/>
        </w:trPr>
        <w:tc>
          <w:tcPr>
            <w:tcW w:w="12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43FDAE29" w14:textId="77777777">
            <w:pPr>
              <w:rPr>
                <w:rFonts w:eastAsia="Arial" w:cs="Arial"/>
                <w:sz w:val="14"/>
                <w:szCs w:val="14"/>
              </w:rPr>
            </w:pPr>
            <w:r w:rsidRPr="5CD4755F">
              <w:rPr>
                <w:rFonts w:eastAsia="Arial" w:cs="Arial"/>
                <w:sz w:val="14"/>
                <w:szCs w:val="14"/>
              </w:rPr>
              <w:t>Split flows before Trigger FBPCM for Final FBC</w:t>
            </w:r>
          </w:p>
        </w:tc>
        <w:tc>
          <w:tcPr>
            <w:tcW w:w="9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760F2D03" w14:textId="77777777">
            <w:pPr>
              <w:rPr>
                <w:rFonts w:eastAsia="Arial" w:cs="Arial"/>
                <w:sz w:val="14"/>
                <w:szCs w:val="14"/>
              </w:rPr>
            </w:pPr>
            <w:r w:rsidRPr="5CD4755F">
              <w:rPr>
                <w:rFonts w:eastAsia="Arial" w:cs="Arial"/>
                <w:sz w:val="14"/>
                <w:szCs w:val="14"/>
              </w:rPr>
              <w:t>CCC</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3F3ECF4A" w14:textId="77777777">
            <w:pPr>
              <w:rPr>
                <w:rFonts w:eastAsia="Arial" w:cs="Arial"/>
                <w:sz w:val="14"/>
                <w:szCs w:val="14"/>
              </w:rPr>
            </w:pPr>
            <w:r w:rsidRPr="5CD4755F">
              <w:rPr>
                <w:rFonts w:eastAsia="Arial" w:cs="Arial"/>
                <w:sz w:val="14"/>
                <w:szCs w:val="14"/>
              </w:rPr>
              <w:t>CCCt</w:t>
            </w:r>
          </w:p>
        </w:tc>
        <w:tc>
          <w:tcPr>
            <w:tcW w:w="255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4A193BF7" w14:textId="2D3AB835">
            <w:pPr>
              <w:rPr>
                <w:rFonts w:eastAsia="Arial" w:cs="Arial"/>
                <w:sz w:val="14"/>
                <w:szCs w:val="14"/>
              </w:rPr>
            </w:pPr>
            <w:r w:rsidRPr="5CD4755F">
              <w:rPr>
                <w:rFonts w:eastAsia="Arial" w:cs="Arial"/>
                <w:sz w:val="14"/>
                <w:szCs w:val="14"/>
              </w:rPr>
              <w:t>See HLBP timetable as referred to under ‘2. Related documents’</w:t>
            </w:r>
          </w:p>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451E5603"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37D67E6B"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3ABC93BB" w14:textId="77777777">
            <w:pPr>
              <w:rPr>
                <w:rFonts w:eastAsia="Arial" w:cs="Arial"/>
                <w:sz w:val="14"/>
                <w:szCs w:val="14"/>
              </w:rPr>
            </w:pPr>
            <w:r w:rsidRPr="5CD4755F">
              <w:rPr>
                <w:rFonts w:eastAsia="Arial" w:cs="Arial"/>
                <w:sz w:val="14"/>
                <w:szCs w:val="14"/>
              </w:rPr>
              <w:t>-</w:t>
            </w:r>
          </w:p>
        </w:tc>
      </w:tr>
      <w:tr w:rsidR="00231CA9" w:rsidTr="000210F7" w14:paraId="7167E094"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0D499064" w14:textId="77777777">
            <w:pPr>
              <w:rPr>
                <w:rFonts w:eastAsia="Arial" w:cs="Arial"/>
                <w:sz w:val="14"/>
                <w:szCs w:val="14"/>
              </w:rPr>
            </w:pPr>
            <w:r w:rsidRPr="5CD4755F">
              <w:rPr>
                <w:rFonts w:eastAsia="Arial" w:cs="Arial"/>
                <w:sz w:val="14"/>
                <w:szCs w:val="14"/>
              </w:rPr>
              <w:t>Trigger FBPCM for Final FBC</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5A34FE74"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3E1295D6" w14:textId="77777777">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tcMar>
              <w:left w:w="90" w:type="dxa"/>
              <w:right w:w="90" w:type="dxa"/>
            </w:tcMar>
            <w:vAlign w:val="center"/>
          </w:tcPr>
          <w:p w:rsidR="00231CA9" w:rsidP="007C2340" w:rsidRDefault="00231CA9" w14:paraId="6A0B0995" w14:textId="77777777">
            <w:pPr>
              <w:rPr>
                <w:rFonts w:eastAsia="Arial" w:cs="Arial"/>
                <w:sz w:val="14"/>
                <w:szCs w:val="14"/>
              </w:rPr>
            </w:pPr>
          </w:p>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447B86F9"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51F5E33C"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611B5A66" w14:textId="77777777">
            <w:pPr>
              <w:rPr>
                <w:rFonts w:eastAsia="Arial" w:cs="Arial"/>
                <w:sz w:val="14"/>
                <w:szCs w:val="14"/>
              </w:rPr>
            </w:pPr>
            <w:r w:rsidRPr="5CD4755F">
              <w:rPr>
                <w:rFonts w:eastAsia="Arial" w:cs="Arial"/>
                <w:sz w:val="14"/>
                <w:szCs w:val="14"/>
              </w:rPr>
              <w:t>-</w:t>
            </w:r>
          </w:p>
        </w:tc>
      </w:tr>
      <w:tr w:rsidR="00231CA9" w:rsidTr="000210F7" w14:paraId="7331E8E7"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391F92B0" w14:textId="77777777">
            <w:pPr>
              <w:rPr>
                <w:rFonts w:eastAsia="Arial" w:cs="Arial"/>
                <w:sz w:val="14"/>
                <w:szCs w:val="14"/>
              </w:rPr>
            </w:pPr>
            <w:r w:rsidRPr="5CD4755F">
              <w:rPr>
                <w:rFonts w:eastAsia="Arial" w:cs="Arial"/>
                <w:sz w:val="14"/>
                <w:szCs w:val="14"/>
              </w:rPr>
              <w:t>Process Final FBC Results</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0B4B4C9F"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62C72BB4" w14:textId="77777777">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vAlign w:val="center"/>
          </w:tcPr>
          <w:p w:rsidR="00231CA9" w:rsidP="007C2340" w:rsidRDefault="00231CA9" w14:paraId="0DE47E39" w14:textId="77777777"/>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11CAFE6B"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338EFAB5"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31CA9" w:rsidP="007C2340" w:rsidRDefault="00231CA9" w14:paraId="0F34AF33" w14:textId="77777777">
            <w:pPr>
              <w:rPr>
                <w:rFonts w:eastAsia="Arial" w:cs="Arial"/>
                <w:sz w:val="14"/>
                <w:szCs w:val="14"/>
              </w:rPr>
            </w:pPr>
            <w:r w:rsidRPr="5CD4755F">
              <w:rPr>
                <w:rFonts w:eastAsia="Arial" w:cs="Arial"/>
                <w:sz w:val="14"/>
                <w:szCs w:val="14"/>
              </w:rPr>
              <w:t>-</w:t>
            </w:r>
          </w:p>
        </w:tc>
      </w:tr>
      <w:tr w:rsidR="00231CA9" w:rsidTr="000210F7" w14:paraId="53645A0E" w14:textId="77777777">
        <w:trPr>
          <w:trHeight w:val="270"/>
        </w:trPr>
        <w:tc>
          <w:tcPr>
            <w:tcW w:w="12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231CA9" w:rsidP="007C2340" w:rsidRDefault="00231CA9" w14:paraId="2E0236DB" w14:textId="284FFABE">
            <w:pPr>
              <w:rPr>
                <w:rFonts w:eastAsia="Arial" w:cs="Arial"/>
                <w:sz w:val="14"/>
                <w:szCs w:val="14"/>
              </w:rPr>
            </w:pPr>
            <w:r>
              <w:rPr>
                <w:rFonts w:eastAsia="Arial" w:cs="Arial"/>
                <w:sz w:val="14"/>
                <w:szCs w:val="14"/>
              </w:rPr>
              <w:t>Distribute Fallback Report after Final</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231CA9" w:rsidP="007C2340" w:rsidRDefault="00231CA9" w14:paraId="25FF2DAD" w14:textId="6A505FB6">
            <w:pPr>
              <w:rPr>
                <w:rFonts w:eastAsia="Arial" w:cs="Arial"/>
                <w:sz w:val="14"/>
                <w:szCs w:val="14"/>
              </w:rPr>
            </w:pPr>
            <w:r>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231CA9" w:rsidP="007C2340" w:rsidRDefault="00231CA9" w14:paraId="49880F94" w14:textId="32B42A0A">
            <w:pPr>
              <w:rPr>
                <w:rFonts w:eastAsia="Arial" w:cs="Arial"/>
                <w:sz w:val="14"/>
                <w:szCs w:val="14"/>
              </w:rPr>
            </w:pPr>
            <w:r>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231CA9" w:rsidP="007C2340" w:rsidRDefault="00231CA9" w14:paraId="03CA706B" w14:textId="77777777"/>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231CA9" w:rsidP="007C2340" w:rsidRDefault="00231CA9" w14:paraId="08476F93" w14:textId="331CB351">
            <w:pPr>
              <w:rPr>
                <w:rFonts w:eastAsia="Arial" w:cs="Arial"/>
                <w:sz w:val="14"/>
                <w:szCs w:val="14"/>
              </w:rPr>
            </w:pPr>
            <w:r>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231CA9" w:rsidP="007C2340" w:rsidRDefault="00231CA9" w14:paraId="378FFE72" w14:textId="6F17FB32">
            <w:pPr>
              <w:rPr>
                <w:rFonts w:eastAsia="Arial" w:cs="Arial"/>
                <w:sz w:val="14"/>
                <w:szCs w:val="14"/>
              </w:rPr>
            </w:pPr>
            <w:r>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231CA9" w:rsidP="007C2340" w:rsidRDefault="00231CA9" w14:paraId="2A211D0E" w14:textId="6F961531">
            <w:pPr>
              <w:rPr>
                <w:rFonts w:eastAsia="Arial" w:cs="Arial"/>
                <w:sz w:val="14"/>
                <w:szCs w:val="14"/>
              </w:rPr>
            </w:pPr>
            <w:r>
              <w:rPr>
                <w:rFonts w:eastAsia="Arial" w:cs="Arial"/>
                <w:sz w:val="14"/>
                <w:szCs w:val="14"/>
              </w:rPr>
              <w:t>-</w:t>
            </w:r>
          </w:p>
        </w:tc>
      </w:tr>
    </w:tbl>
    <w:p w:rsidR="00244C40" w:rsidP="00244C40" w:rsidRDefault="00244C40" w14:paraId="5CC0DAA8" w14:textId="77777777">
      <w:pPr>
        <w:spacing w:before="240" w:after="240"/>
        <w:rPr>
          <w:rFonts w:eastAsia="Arial" w:cs="Arial"/>
          <w:color w:val="000000" w:themeColor="text1"/>
        </w:rPr>
      </w:pPr>
      <w:r w:rsidRPr="5CD4755F">
        <w:rPr>
          <w:rFonts w:eastAsia="Arial" w:cs="Arial"/>
          <w:color w:val="000000" w:themeColor="text1"/>
        </w:rPr>
        <w:t>The FB parameters that have been computed indicate what net positions, given the Critical Branches that are specified by the TSOs in Core, can be facilitated under ID trading without endangering the grid security.</w:t>
      </w:r>
    </w:p>
    <w:p w:rsidR="00244C40" w:rsidP="00244C40" w:rsidRDefault="00244C40" w14:paraId="6D9138B8" w14:textId="77777777">
      <w:pPr>
        <w:spacing w:after="240"/>
        <w:rPr>
          <w:rFonts w:eastAsia="Arial" w:cs="Arial"/>
          <w:color w:val="000000" w:themeColor="text1"/>
        </w:rPr>
      </w:pPr>
      <w:r w:rsidRPr="5CD4755F">
        <w:rPr>
          <w:rFonts w:eastAsia="Arial" w:cs="Arial"/>
          <w:color w:val="000000" w:themeColor="text1"/>
        </w:rPr>
        <w:t xml:space="preserve">For the final FB computation, the results of the initial FB computation are updated by the IVAs sent by TSOs to consider the outcome of the validation phase. In addition, TSOs can update the ECs for this process step. </w:t>
      </w:r>
    </w:p>
    <w:p w:rsidR="00244C40" w:rsidP="00244C40" w:rsidRDefault="00244C40" w14:paraId="7739D4F0" w14:textId="77777777">
      <w:pPr>
        <w:spacing w:after="240"/>
        <w:rPr>
          <w:rFonts w:eastAsia="Arial" w:cs="Arial"/>
          <w:color w:val="000000" w:themeColor="text1"/>
        </w:rPr>
      </w:pPr>
      <w:r w:rsidRPr="5CD4755F">
        <w:rPr>
          <w:rFonts w:eastAsia="Arial" w:cs="Arial"/>
          <w:color w:val="000000" w:themeColor="text1"/>
        </w:rPr>
        <w:t>The final FB results are shifted in a next step to the latest AAC.</w:t>
      </w:r>
    </w:p>
    <w:p w:rsidR="00244C40" w:rsidP="00244C40" w:rsidRDefault="00244C40" w14:paraId="00AB0330" w14:textId="77777777">
      <w:pPr>
        <w:pStyle w:val="Heading3"/>
        <w:rPr>
          <w:lang w:val="en-IE"/>
        </w:rPr>
      </w:pPr>
      <w:r w:rsidRPr="5CD4755F">
        <w:t>Backup and Fallback processes</w:t>
      </w:r>
    </w:p>
    <w:p w:rsidR="00244C40" w:rsidP="00244C40" w:rsidRDefault="00244C40" w14:paraId="3BA5EFA0" w14:textId="77777777">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 If applicable trigger the following actions before the Backup/fallback time:</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990"/>
        <w:gridCol w:w="2265"/>
        <w:gridCol w:w="3000"/>
        <w:gridCol w:w="645"/>
        <w:gridCol w:w="735"/>
        <w:gridCol w:w="870"/>
      </w:tblGrid>
      <w:tr w:rsidR="00244C40" w:rsidTr="007C2340" w14:paraId="5C394360" w14:textId="77777777">
        <w:trPr>
          <w:trHeight w:val="525"/>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67E6A6E3" w14:textId="77777777">
            <w:pPr>
              <w:rPr>
                <w:rFonts w:eastAsia="Arial" w:cs="Arial"/>
                <w:sz w:val="14"/>
                <w:szCs w:val="14"/>
              </w:rPr>
            </w:pPr>
            <w:r w:rsidRPr="5CD4755F">
              <w:rPr>
                <w:rFonts w:eastAsia="Arial" w:cs="Arial"/>
                <w:color w:val="FFFFFF" w:themeColor="background1"/>
                <w:sz w:val="14"/>
                <w:szCs w:val="14"/>
              </w:rPr>
              <w:t>Backup ID</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69D4F00" w14:textId="77777777">
            <w:pPr>
              <w:rPr>
                <w:rFonts w:eastAsia="Arial" w:cs="Arial"/>
                <w:sz w:val="14"/>
                <w:szCs w:val="14"/>
              </w:rPr>
            </w:pPr>
            <w:r w:rsidRPr="5CD4755F">
              <w:rPr>
                <w:rFonts w:eastAsia="Arial" w:cs="Arial"/>
                <w:color w:val="FFFFFF" w:themeColor="background1"/>
                <w:sz w:val="14"/>
                <w:szCs w:val="14"/>
              </w:rPr>
              <w:t>Process Step</w:t>
            </w:r>
          </w:p>
        </w:tc>
        <w:tc>
          <w:tcPr>
            <w:tcW w:w="22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BEC6222" w14:textId="77777777">
            <w:pPr>
              <w:rPr>
                <w:rFonts w:eastAsia="Arial" w:cs="Arial"/>
                <w:sz w:val="14"/>
                <w:szCs w:val="14"/>
              </w:rPr>
            </w:pPr>
            <w:r w:rsidRPr="5CD4755F">
              <w:rPr>
                <w:rFonts w:eastAsia="Arial" w:cs="Arial"/>
                <w:color w:val="FFFFFF" w:themeColor="background1"/>
                <w:sz w:val="14"/>
                <w:szCs w:val="14"/>
              </w:rPr>
              <w:t>Description</w:t>
            </w:r>
          </w:p>
        </w:tc>
        <w:tc>
          <w:tcPr>
            <w:tcW w:w="300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67D6F7F" w14:textId="77777777">
            <w:pPr>
              <w:rPr>
                <w:rFonts w:eastAsia="Arial" w:cs="Arial"/>
                <w:sz w:val="14"/>
                <w:szCs w:val="14"/>
              </w:rPr>
            </w:pPr>
            <w:r w:rsidRPr="5CD4755F">
              <w:rPr>
                <w:rFonts w:eastAsia="Arial" w:cs="Arial"/>
                <w:color w:val="FFFFFF" w:themeColor="background1"/>
                <w:sz w:val="14"/>
                <w:szCs w:val="14"/>
              </w:rPr>
              <w:t>Solution/Action</w:t>
            </w:r>
          </w:p>
        </w:tc>
        <w:tc>
          <w:tcPr>
            <w:tcW w:w="64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52B1701" w14:textId="77777777">
            <w:pPr>
              <w:rPr>
                <w:rFonts w:eastAsia="Arial" w:cs="Arial"/>
                <w:sz w:val="14"/>
                <w:szCs w:val="14"/>
              </w:rPr>
            </w:pPr>
            <w:r w:rsidRPr="5CD4755F">
              <w:rPr>
                <w:rFonts w:eastAsia="Arial" w:cs="Arial"/>
                <w:color w:val="FFFFFF" w:themeColor="background1"/>
                <w:sz w:val="14"/>
                <w:szCs w:val="14"/>
              </w:rPr>
              <w:t>Owner</w:t>
            </w:r>
          </w:p>
        </w:tc>
        <w:tc>
          <w:tcPr>
            <w:tcW w:w="73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511E6039" w14:textId="77777777">
            <w:pPr>
              <w:rPr>
                <w:rFonts w:eastAsia="Arial" w:cs="Arial"/>
                <w:sz w:val="14"/>
                <w:szCs w:val="14"/>
              </w:rPr>
            </w:pPr>
            <w:r w:rsidRPr="5CD4755F">
              <w:rPr>
                <w:rFonts w:eastAsia="Arial" w:cs="Arial"/>
                <w:color w:val="FFFFFF" w:themeColor="background1"/>
                <w:sz w:val="14"/>
                <w:szCs w:val="14"/>
              </w:rPr>
              <w:t>Tool</w:t>
            </w:r>
          </w:p>
        </w:tc>
        <w:tc>
          <w:tcPr>
            <w:tcW w:w="870"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155E42E7"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7C2340" w14:paraId="07F95AA8" w14:textId="77777777">
        <w:trPr>
          <w:trHeight w:val="99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1BDAA134" w14:textId="40B9A09F">
            <w:pPr>
              <w:rPr>
                <w:rFonts w:eastAsia="Arial" w:cs="Arial"/>
                <w:sz w:val="14"/>
                <w:szCs w:val="14"/>
              </w:rPr>
            </w:pPr>
            <w:r w:rsidRPr="02BA803D">
              <w:rPr>
                <w:rFonts w:eastAsia="Arial" w:cs="Arial"/>
                <w:sz w:val="14"/>
                <w:szCs w:val="14"/>
              </w:rPr>
              <w:t>ID3_1</w:t>
            </w:r>
            <w:r w:rsidR="00D14BD7">
              <w:rPr>
                <w:rFonts w:eastAsia="Arial" w:cs="Arial"/>
                <w:sz w:val="14"/>
                <w:szCs w:val="14"/>
              </w:rPr>
              <w:t>2</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D670DE0" w14:textId="77777777">
            <w:pPr>
              <w:rPr>
                <w:rFonts w:eastAsia="Arial" w:cs="Arial"/>
                <w:sz w:val="14"/>
                <w:szCs w:val="14"/>
              </w:rPr>
            </w:pPr>
            <w:r w:rsidRPr="5CD4755F">
              <w:rPr>
                <w:rFonts w:eastAsia="Arial" w:cs="Arial"/>
                <w:sz w:val="14"/>
                <w:szCs w:val="14"/>
              </w:rPr>
              <w:t>Final FB computation</w:t>
            </w:r>
          </w:p>
        </w:tc>
        <w:tc>
          <w:tcPr>
            <w:tcW w:w="226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658C16E0" w14:textId="77777777">
            <w:pPr>
              <w:rPr>
                <w:rFonts w:eastAsia="Arial" w:cs="Arial"/>
                <w:sz w:val="14"/>
                <w:szCs w:val="14"/>
              </w:rPr>
            </w:pPr>
            <w:r w:rsidRPr="5CD4755F">
              <w:rPr>
                <w:rFonts w:eastAsia="Arial" w:cs="Arial"/>
                <w:sz w:val="14"/>
                <w:szCs w:val="14"/>
              </w:rPr>
              <w:t xml:space="preserve">Issue/error with Final FB computation </w:t>
            </w:r>
          </w:p>
        </w:tc>
        <w:tc>
          <w:tcPr>
            <w:tcW w:w="30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4A567AAC" w14:textId="77777777">
            <w:pPr>
              <w:rPr>
                <w:rFonts w:eastAsia="Arial" w:cs="Arial"/>
                <w:sz w:val="14"/>
                <w:szCs w:val="14"/>
              </w:rPr>
            </w:pPr>
            <w:r w:rsidRPr="5CD4755F">
              <w:rPr>
                <w:rFonts w:eastAsia="Arial" w:cs="Arial"/>
                <w:sz w:val="14"/>
                <w:szCs w:val="14"/>
              </w:rPr>
              <w:t>If computation is not successfully finished by Critical End Time, inform parties per e-mail template about failure on provision of computed NTCs.</w:t>
            </w:r>
          </w:p>
        </w:tc>
        <w:tc>
          <w:tcPr>
            <w:tcW w:w="6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2ACF684" w14:textId="77777777">
            <w:pPr>
              <w:rPr>
                <w:rFonts w:eastAsia="Arial" w:cs="Arial"/>
                <w:sz w:val="14"/>
                <w:szCs w:val="14"/>
              </w:rPr>
            </w:pPr>
            <w:r w:rsidRPr="5CD4755F">
              <w:rPr>
                <w:rFonts w:eastAsia="Arial" w:cs="Arial"/>
                <w:sz w:val="14"/>
                <w:szCs w:val="14"/>
              </w:rPr>
              <w:t>CCC</w:t>
            </w:r>
          </w:p>
        </w:tc>
        <w:tc>
          <w:tcPr>
            <w:tcW w:w="73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07A2494" w14:textId="77777777">
            <w:pPr>
              <w:rPr>
                <w:rFonts w:eastAsia="Arial" w:cs="Arial"/>
                <w:sz w:val="14"/>
                <w:szCs w:val="14"/>
              </w:rPr>
            </w:pPr>
            <w:r w:rsidRPr="5CD4755F">
              <w:rPr>
                <w:rFonts w:eastAsia="Arial" w:cs="Arial"/>
                <w:sz w:val="14"/>
                <w:szCs w:val="14"/>
              </w:rPr>
              <w:t>Email</w:t>
            </w:r>
          </w:p>
        </w:tc>
        <w:tc>
          <w:tcPr>
            <w:tcW w:w="87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8DA40EC" w14:textId="77777777">
            <w:pPr>
              <w:rPr>
                <w:rFonts w:eastAsia="Arial" w:cs="Arial"/>
                <w:sz w:val="14"/>
                <w:szCs w:val="14"/>
              </w:rPr>
            </w:pPr>
            <w:r w:rsidRPr="5CD4755F">
              <w:rPr>
                <w:rFonts w:eastAsia="Arial" w:cs="Arial"/>
                <w:sz w:val="14"/>
                <w:szCs w:val="14"/>
              </w:rPr>
              <w:t>2</w:t>
            </w:r>
          </w:p>
        </w:tc>
      </w:tr>
      <w:tr w:rsidR="00244C40" w:rsidTr="007C2340" w14:paraId="6751AAC2" w14:textId="77777777">
        <w:trPr>
          <w:trHeight w:val="375"/>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041785FF" w14:textId="2C53C5A9">
            <w:pPr>
              <w:rPr>
                <w:rFonts w:eastAsia="Arial" w:cs="Arial"/>
                <w:sz w:val="14"/>
                <w:szCs w:val="14"/>
              </w:rPr>
            </w:pPr>
            <w:r w:rsidRPr="02BA803D">
              <w:rPr>
                <w:rFonts w:eastAsia="Arial" w:cs="Arial"/>
                <w:sz w:val="14"/>
                <w:szCs w:val="14"/>
              </w:rPr>
              <w:t>ID3_1</w:t>
            </w:r>
            <w:r w:rsidR="00D14BD7">
              <w:rPr>
                <w:rFonts w:eastAsia="Arial" w:cs="Arial"/>
                <w:sz w:val="14"/>
                <w:szCs w:val="14"/>
              </w:rPr>
              <w:t>3</w:t>
            </w:r>
          </w:p>
        </w:tc>
        <w:tc>
          <w:tcPr>
            <w:tcW w:w="990" w:type="dxa"/>
            <w:vMerge/>
            <w:vAlign w:val="center"/>
          </w:tcPr>
          <w:p w:rsidR="00244C40" w:rsidP="007C2340" w:rsidRDefault="00244C40" w14:paraId="157C4C80" w14:textId="77777777"/>
        </w:tc>
        <w:tc>
          <w:tcPr>
            <w:tcW w:w="226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5C8F7B34" w14:textId="77777777">
            <w:pPr>
              <w:rPr>
                <w:rFonts w:eastAsia="Arial" w:cs="Arial"/>
                <w:sz w:val="14"/>
                <w:szCs w:val="14"/>
              </w:rPr>
            </w:pPr>
            <w:r w:rsidRPr="5CD4755F">
              <w:rPr>
                <w:rFonts w:eastAsia="Arial" w:cs="Arial"/>
                <w:sz w:val="14"/>
                <w:szCs w:val="14"/>
              </w:rPr>
              <w:t>Fallback applied for TSs during Final FB computation</w:t>
            </w:r>
          </w:p>
          <w:p w:rsidR="00244C40" w:rsidP="007C2340" w:rsidRDefault="00244C40" w14:paraId="07765648" w14:textId="77777777">
            <w:pPr>
              <w:rPr>
                <w:rFonts w:eastAsia="Arial" w:cs="Arial"/>
                <w:sz w:val="14"/>
                <w:szCs w:val="14"/>
              </w:rPr>
            </w:pPr>
          </w:p>
        </w:tc>
        <w:tc>
          <w:tcPr>
            <w:tcW w:w="30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61D8BA35" w14:textId="77777777">
            <w:pPr>
              <w:rPr>
                <w:rFonts w:eastAsia="Arial" w:cs="Arial"/>
                <w:sz w:val="14"/>
                <w:szCs w:val="14"/>
              </w:rPr>
            </w:pPr>
            <w:r w:rsidRPr="5CD4755F">
              <w:rPr>
                <w:rFonts w:eastAsia="Arial" w:cs="Arial"/>
                <w:sz w:val="14"/>
                <w:szCs w:val="14"/>
              </w:rPr>
              <w:t>1. Inform all parties via email template about results and the timestamps with a fallback applied</w:t>
            </w:r>
          </w:p>
          <w:p w:rsidR="00244C40" w:rsidP="007C2340" w:rsidRDefault="00244C40" w14:paraId="526C69FB" w14:textId="77777777">
            <w:pPr>
              <w:rPr>
                <w:rFonts w:eastAsia="Arial" w:cs="Arial"/>
                <w:sz w:val="14"/>
                <w:szCs w:val="14"/>
              </w:rPr>
            </w:pPr>
            <w:r w:rsidRPr="5CD4755F">
              <w:rPr>
                <w:rFonts w:eastAsia="Arial" w:cs="Arial"/>
                <w:sz w:val="14"/>
                <w:szCs w:val="14"/>
              </w:rPr>
              <w:t>2. Trigger an investigation by Unicorn</w:t>
            </w:r>
          </w:p>
        </w:tc>
        <w:tc>
          <w:tcPr>
            <w:tcW w:w="64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42A9D26" w14:textId="77777777">
            <w:pPr>
              <w:rPr>
                <w:rFonts w:eastAsia="Arial" w:cs="Arial"/>
                <w:sz w:val="14"/>
                <w:szCs w:val="14"/>
              </w:rPr>
            </w:pPr>
            <w:r w:rsidRPr="5CD4755F">
              <w:rPr>
                <w:rFonts w:eastAsia="Arial" w:cs="Arial"/>
                <w:sz w:val="14"/>
                <w:szCs w:val="14"/>
              </w:rPr>
              <w:t>CCC</w:t>
            </w:r>
          </w:p>
        </w:tc>
        <w:tc>
          <w:tcPr>
            <w:tcW w:w="73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1DB81EA" w14:textId="77777777">
            <w:pPr>
              <w:rPr>
                <w:rFonts w:eastAsia="Arial" w:cs="Arial"/>
                <w:sz w:val="14"/>
                <w:szCs w:val="14"/>
              </w:rPr>
            </w:pPr>
            <w:r w:rsidRPr="5CD4755F">
              <w:rPr>
                <w:rFonts w:eastAsia="Arial" w:cs="Arial"/>
                <w:sz w:val="14"/>
                <w:szCs w:val="14"/>
              </w:rPr>
              <w:t>Email</w:t>
            </w:r>
          </w:p>
        </w:tc>
        <w:tc>
          <w:tcPr>
            <w:tcW w:w="87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D13AFF2" w14:textId="77777777">
            <w:pPr>
              <w:rPr>
                <w:rFonts w:eastAsia="Arial" w:cs="Arial"/>
                <w:sz w:val="14"/>
                <w:szCs w:val="14"/>
              </w:rPr>
            </w:pPr>
            <w:r w:rsidRPr="5CD4755F">
              <w:rPr>
                <w:rFonts w:eastAsia="Arial" w:cs="Arial"/>
                <w:sz w:val="14"/>
                <w:szCs w:val="14"/>
              </w:rPr>
              <w:t>5</w:t>
            </w:r>
          </w:p>
        </w:tc>
      </w:tr>
    </w:tbl>
    <w:p w:rsidR="00244C40" w:rsidP="00244C40" w:rsidRDefault="00244C40" w14:paraId="4310B822" w14:textId="77777777">
      <w:pPr>
        <w:spacing w:before="240" w:after="240"/>
        <w:rPr>
          <w:rFonts w:eastAsia="Arial" w:cs="Arial"/>
          <w:color w:val="000000" w:themeColor="text1"/>
        </w:rPr>
      </w:pPr>
      <w:r w:rsidRPr="02BA803D">
        <w:rPr>
          <w:rFonts w:eastAsia="Arial" w:cs="Arial"/>
          <w:color w:val="000000" w:themeColor="text1"/>
        </w:rPr>
        <w:t>The Backup/Fallback timings are detailed in the HLBP excel document made available in Section 2.1.</w:t>
      </w:r>
    </w:p>
    <w:p w:rsidR="00244C40" w:rsidP="00244C40" w:rsidRDefault="00244C40" w14:paraId="7374BA27" w14:textId="77777777">
      <w:pPr>
        <w:spacing w:before="240" w:after="240"/>
        <w:rPr>
          <w:rFonts w:eastAsia="Arial" w:cs="Arial"/>
          <w:color w:val="000000" w:themeColor="text1"/>
        </w:rPr>
      </w:pPr>
    </w:p>
    <w:p w:rsidR="00244C40" w:rsidP="00244C40" w:rsidRDefault="00244C40" w14:paraId="60166726" w14:textId="77777777">
      <w:pPr>
        <w:pStyle w:val="Heading2"/>
        <w:rPr>
          <w:lang w:val="en-IE"/>
        </w:rPr>
      </w:pPr>
      <w:bookmarkStart w:name="_Toc224121705" w:id="340"/>
      <w:r>
        <w:t>Market Coupling Inputs Gathering</w:t>
      </w:r>
      <w:bookmarkEnd w:id="340"/>
    </w:p>
    <w:p w:rsidR="00244C40" w:rsidP="00244C40" w:rsidRDefault="00244C40" w14:paraId="567FF5BE" w14:textId="77777777">
      <w:pPr>
        <w:spacing w:after="240"/>
        <w:rPr>
          <w:rFonts w:eastAsia="Arial" w:cs="Arial"/>
          <w:color w:val="000000" w:themeColor="text1"/>
        </w:rPr>
      </w:pPr>
      <w:r w:rsidRPr="5CD4755F">
        <w:rPr>
          <w:rFonts w:eastAsia="Arial" w:cs="Arial"/>
          <w:color w:val="000000" w:themeColor="text1"/>
        </w:rPr>
        <w:t>The Market Coupling Mechanism for the Intraday timeframe is not able to accommodate flow-based parameters, yet. To handle the capacity calculation results, an ID ATC/NTC extraction has to be performed, which is done on the latest ID market position, being the NPs resulting from the already allocated capacities (AACs).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60"/>
        <w:gridCol w:w="945"/>
        <w:gridCol w:w="855"/>
        <w:gridCol w:w="870"/>
        <w:gridCol w:w="885"/>
        <w:gridCol w:w="1105"/>
        <w:gridCol w:w="1105"/>
        <w:gridCol w:w="1105"/>
      </w:tblGrid>
      <w:tr w:rsidR="00244C40" w:rsidTr="007C2340" w14:paraId="62A2549E"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6036B2B" w14:textId="77777777">
            <w:pPr>
              <w:rPr>
                <w:rFonts w:eastAsia="Arial" w:cs="Arial"/>
                <w:sz w:val="14"/>
                <w:szCs w:val="14"/>
              </w:rPr>
            </w:pPr>
            <w:r w:rsidRPr="5CD4755F">
              <w:rPr>
                <w:rFonts w:eastAsia="Arial" w:cs="Arial"/>
                <w:color w:val="FFFFFF" w:themeColor="background1"/>
                <w:sz w:val="14"/>
                <w:szCs w:val="14"/>
              </w:rPr>
              <w:t>Activity</w:t>
            </w:r>
          </w:p>
        </w:tc>
        <w:tc>
          <w:tcPr>
            <w:tcW w:w="96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C330EBC" w14:textId="77777777">
            <w:pPr>
              <w:rPr>
                <w:rFonts w:eastAsia="Arial" w:cs="Arial"/>
                <w:sz w:val="14"/>
                <w:szCs w:val="14"/>
              </w:rPr>
            </w:pPr>
            <w:r w:rsidRPr="5CD4755F">
              <w:rPr>
                <w:rFonts w:eastAsia="Arial" w:cs="Arial"/>
                <w:color w:val="FFFFFF" w:themeColor="background1"/>
                <w:sz w:val="14"/>
                <w:szCs w:val="14"/>
              </w:rPr>
              <w:t>Owner</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DC93263" w14:textId="77777777">
            <w:pPr>
              <w:rPr>
                <w:rFonts w:eastAsia="Arial" w:cs="Arial"/>
                <w:sz w:val="14"/>
                <w:szCs w:val="14"/>
              </w:rPr>
            </w:pPr>
            <w:r w:rsidRPr="5CD4755F">
              <w:rPr>
                <w:rFonts w:eastAsia="Arial" w:cs="Arial"/>
                <w:color w:val="FFFFFF" w:themeColor="background1"/>
                <w:sz w:val="14"/>
                <w:szCs w:val="14"/>
              </w:rPr>
              <w:t>Tool</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A9EF5FB" w14:textId="77777777">
            <w:pPr>
              <w:rPr>
                <w:rFonts w:eastAsia="Arial" w:cs="Arial"/>
                <w:sz w:val="14"/>
                <w:szCs w:val="14"/>
              </w:rPr>
            </w:pPr>
            <w:r w:rsidRPr="5CD4755F">
              <w:rPr>
                <w:rFonts w:eastAsia="Arial" w:cs="Arial"/>
                <w:color w:val="FFFFFF" w:themeColor="background1"/>
                <w:sz w:val="14"/>
                <w:szCs w:val="14"/>
              </w:rPr>
              <w:t>Target Start Time</w:t>
            </w:r>
          </w:p>
        </w:tc>
        <w:tc>
          <w:tcPr>
            <w:tcW w:w="87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F4F54E2" w14:textId="77777777">
            <w:pPr>
              <w:rPr>
                <w:rFonts w:eastAsia="Arial" w:cs="Arial"/>
                <w:sz w:val="14"/>
                <w:szCs w:val="14"/>
              </w:rPr>
            </w:pPr>
            <w:r w:rsidRPr="5CD4755F">
              <w:rPr>
                <w:rFonts w:eastAsia="Arial" w:cs="Arial"/>
                <w:color w:val="FFFFFF" w:themeColor="background1"/>
                <w:sz w:val="14"/>
                <w:szCs w:val="14"/>
              </w:rPr>
              <w:t>Target End Time</w:t>
            </w:r>
          </w:p>
        </w:tc>
        <w:tc>
          <w:tcPr>
            <w:tcW w:w="88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1782C81" w14:textId="77777777">
            <w:pPr>
              <w:rPr>
                <w:rFonts w:eastAsia="Arial" w:cs="Arial"/>
                <w:sz w:val="14"/>
                <w:szCs w:val="14"/>
              </w:rPr>
            </w:pPr>
            <w:r w:rsidRPr="5CD4755F">
              <w:rPr>
                <w:rFonts w:eastAsia="Arial" w:cs="Arial"/>
                <w:color w:val="FFFFFF" w:themeColor="background1"/>
                <w:sz w:val="14"/>
                <w:szCs w:val="14"/>
              </w:rPr>
              <w:t>Critical End Time</w:t>
            </w:r>
          </w:p>
        </w:tc>
        <w:tc>
          <w:tcPr>
            <w:tcW w:w="331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A5038DE"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0999B489" w14:textId="77777777">
        <w:trPr>
          <w:trHeight w:val="270"/>
        </w:trPr>
        <w:tc>
          <w:tcPr>
            <w:tcW w:w="1290" w:type="dxa"/>
            <w:vMerge/>
            <w:vAlign w:val="center"/>
          </w:tcPr>
          <w:p w:rsidR="00244C40" w:rsidP="007C2340" w:rsidRDefault="00244C40" w14:paraId="0895258A" w14:textId="77777777"/>
        </w:tc>
        <w:tc>
          <w:tcPr>
            <w:tcW w:w="960" w:type="dxa"/>
            <w:vMerge/>
            <w:vAlign w:val="center"/>
          </w:tcPr>
          <w:p w:rsidR="00244C40" w:rsidP="007C2340" w:rsidRDefault="00244C40" w14:paraId="5CCDE770" w14:textId="77777777"/>
        </w:tc>
        <w:tc>
          <w:tcPr>
            <w:tcW w:w="945" w:type="dxa"/>
            <w:vMerge/>
            <w:vAlign w:val="center"/>
          </w:tcPr>
          <w:p w:rsidR="00244C40" w:rsidP="007C2340" w:rsidRDefault="00244C40" w14:paraId="62349864" w14:textId="77777777"/>
        </w:tc>
        <w:tc>
          <w:tcPr>
            <w:tcW w:w="855" w:type="dxa"/>
            <w:vMerge/>
            <w:vAlign w:val="center"/>
          </w:tcPr>
          <w:p w:rsidR="00244C40" w:rsidP="007C2340" w:rsidRDefault="00244C40" w14:paraId="16C712F7" w14:textId="77777777"/>
        </w:tc>
        <w:tc>
          <w:tcPr>
            <w:tcW w:w="870" w:type="dxa"/>
            <w:vMerge/>
            <w:vAlign w:val="center"/>
          </w:tcPr>
          <w:p w:rsidR="00244C40" w:rsidP="007C2340" w:rsidRDefault="00244C40" w14:paraId="6E2F5103" w14:textId="77777777"/>
        </w:tc>
        <w:tc>
          <w:tcPr>
            <w:tcW w:w="885" w:type="dxa"/>
            <w:vMerge/>
            <w:vAlign w:val="center"/>
          </w:tcPr>
          <w:p w:rsidR="00244C40" w:rsidP="007C2340" w:rsidRDefault="00244C40" w14:paraId="2843E4A4" w14:textId="77777777"/>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FA7277E" w14:textId="77777777">
            <w:pPr>
              <w:rPr>
                <w:rFonts w:eastAsia="Arial" w:cs="Arial"/>
                <w:sz w:val="14"/>
                <w:szCs w:val="14"/>
              </w:rPr>
            </w:pPr>
            <w:r w:rsidRPr="5CD4755F">
              <w:rPr>
                <w:rFonts w:eastAsia="Arial" w:cs="Arial"/>
                <w:color w:val="FFFFFF" w:themeColor="background1"/>
                <w:sz w:val="14"/>
                <w:szCs w:val="14"/>
              </w:rPr>
              <w:t>Input</w:t>
            </w:r>
          </w:p>
        </w:tc>
        <w:tc>
          <w:tcPr>
            <w:tcW w:w="110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AA2E44A" w14:textId="77777777">
            <w:pPr>
              <w:rPr>
                <w:rFonts w:eastAsia="Arial" w:cs="Arial"/>
                <w:sz w:val="14"/>
                <w:szCs w:val="14"/>
              </w:rPr>
            </w:pPr>
            <w:r w:rsidRPr="5CD4755F">
              <w:rPr>
                <w:rFonts w:eastAsia="Arial" w:cs="Arial"/>
                <w:color w:val="FFFFFF" w:themeColor="background1"/>
                <w:sz w:val="14"/>
                <w:szCs w:val="14"/>
              </w:rPr>
              <w:t>Output</w:t>
            </w:r>
          </w:p>
        </w:tc>
        <w:tc>
          <w:tcPr>
            <w:tcW w:w="110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61CCAB8"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2A0F6635"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8AFAE61" w14:textId="77777777">
            <w:pPr>
              <w:rPr>
                <w:rFonts w:eastAsia="Arial" w:cs="Arial"/>
                <w:sz w:val="14"/>
                <w:szCs w:val="14"/>
              </w:rPr>
            </w:pPr>
            <w:r w:rsidRPr="5CD4755F">
              <w:rPr>
                <w:rFonts w:eastAsia="Arial" w:cs="Arial"/>
                <w:sz w:val="14"/>
                <w:szCs w:val="14"/>
              </w:rPr>
              <w:t>Re-Open gates for AACs and ACs</w:t>
            </w:r>
          </w:p>
        </w:tc>
        <w:tc>
          <w:tcPr>
            <w:tcW w:w="96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6C1AB70" w14:textId="77777777">
            <w:pPr>
              <w:rPr>
                <w:rFonts w:eastAsia="Arial" w:cs="Arial"/>
                <w:sz w:val="14"/>
                <w:szCs w:val="14"/>
              </w:rPr>
            </w:pPr>
            <w:r w:rsidRPr="5CD4755F">
              <w:rPr>
                <w:rFonts w:eastAsia="Arial" w:cs="Arial"/>
                <w:sz w:val="14"/>
                <w:szCs w:val="14"/>
              </w:rPr>
              <w:t>CCC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EDAA641" w14:textId="77777777">
            <w:pPr>
              <w:rPr>
                <w:rFonts w:eastAsia="Arial" w:cs="Arial"/>
                <w:sz w:val="14"/>
                <w:szCs w:val="14"/>
              </w:rPr>
            </w:pPr>
            <w:r w:rsidRPr="5CD4755F">
              <w:rPr>
                <w:rFonts w:eastAsia="Arial" w:cs="Arial"/>
                <w:sz w:val="14"/>
                <w:szCs w:val="14"/>
              </w:rPr>
              <w:t>CCCt</w:t>
            </w:r>
          </w:p>
        </w:tc>
        <w:tc>
          <w:tcPr>
            <w:tcW w:w="261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528D8CA" w14:textId="77777777">
            <w:pPr>
              <w:rPr>
                <w:rFonts w:eastAsia="Arial" w:cs="Arial"/>
                <w:sz w:val="14"/>
                <w:szCs w:val="14"/>
              </w:rPr>
            </w:pPr>
          </w:p>
          <w:p w:rsidR="00244C40" w:rsidP="007C2340" w:rsidRDefault="00244C40" w14:paraId="6B119AAB" w14:textId="77777777">
            <w:pPr>
              <w:rPr>
                <w:rFonts w:eastAsia="Arial" w:cs="Arial"/>
                <w:sz w:val="14"/>
                <w:szCs w:val="14"/>
              </w:rPr>
            </w:pPr>
            <w:r w:rsidRPr="5CD4755F">
              <w:rPr>
                <w:rFonts w:eastAsia="Arial" w:cs="Arial"/>
                <w:sz w:val="14"/>
                <w:szCs w:val="14"/>
              </w:rPr>
              <w:t>See HLBP timetable as referred to under ‘2. Related documents’</w:t>
            </w:r>
          </w:p>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D67716F" w14:textId="77777777">
            <w:pPr>
              <w:rPr>
                <w:rFonts w:eastAsia="Arial" w:cs="Arial"/>
                <w:sz w:val="14"/>
                <w:szCs w:val="14"/>
              </w:rPr>
            </w:pPr>
            <w:r w:rsidRPr="5CD4755F">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477649A" w14:textId="77777777">
            <w:pPr>
              <w:rPr>
                <w:rFonts w:eastAsia="Arial" w:cs="Arial"/>
                <w:sz w:val="14"/>
                <w:szCs w:val="14"/>
              </w:rPr>
            </w:pPr>
            <w:r w:rsidRPr="5CD4755F">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35B210B" w14:textId="77777777">
            <w:pPr>
              <w:rPr>
                <w:rFonts w:eastAsia="Arial" w:cs="Arial"/>
                <w:sz w:val="14"/>
                <w:szCs w:val="14"/>
              </w:rPr>
            </w:pPr>
            <w:r w:rsidRPr="5CD4755F">
              <w:rPr>
                <w:rFonts w:eastAsia="Arial" w:cs="Arial"/>
                <w:sz w:val="14"/>
                <w:szCs w:val="14"/>
              </w:rPr>
              <w:t>-</w:t>
            </w:r>
          </w:p>
        </w:tc>
      </w:tr>
      <w:tr w:rsidR="006F3215" w:rsidTr="007C2340" w14:paraId="7AFC821E"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F3215" w:rsidP="007C2340" w:rsidRDefault="006F3215" w14:paraId="0220B387" w14:textId="64391842">
            <w:pPr>
              <w:rPr>
                <w:rFonts w:eastAsia="Arial" w:cs="Arial"/>
                <w:sz w:val="14"/>
                <w:szCs w:val="14"/>
              </w:rPr>
            </w:pPr>
            <w:r>
              <w:rPr>
                <w:rFonts w:eastAsia="Arial" w:cs="Arial"/>
                <w:sz w:val="14"/>
                <w:szCs w:val="14"/>
              </w:rPr>
              <w:t>Check AAC on time delivery</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F3215" w:rsidP="007C2340" w:rsidRDefault="006F3215" w14:paraId="3B93EAA8" w14:textId="424BCD7A">
            <w:pPr>
              <w:rPr>
                <w:rFonts w:eastAsia="Arial" w:cs="Arial"/>
                <w:sz w:val="14"/>
                <w:szCs w:val="14"/>
              </w:rPr>
            </w:pPr>
            <w:r>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F3215" w:rsidP="007C2340" w:rsidRDefault="006F3215" w14:paraId="349DF3BE" w14:textId="52DFE2E1">
            <w:pPr>
              <w:rPr>
                <w:rFonts w:eastAsia="Arial" w:cs="Arial"/>
                <w:sz w:val="14"/>
                <w:szCs w:val="14"/>
              </w:rPr>
            </w:pPr>
            <w:r>
              <w:rPr>
                <w:rFonts w:eastAsia="Arial" w:cs="Arial"/>
                <w:sz w:val="14"/>
                <w:szCs w:val="14"/>
              </w:rPr>
              <w:t>CCCt</w:t>
            </w:r>
          </w:p>
        </w:tc>
        <w:tc>
          <w:tcPr>
            <w:tcW w:w="2610" w:type="dxa"/>
            <w:gridSpan w:val="3"/>
            <w:vMerge/>
            <w:vAlign w:val="center"/>
          </w:tcPr>
          <w:p w:rsidR="006F3215" w:rsidP="007C2340" w:rsidRDefault="006F3215" w14:paraId="2A9CA028" w14:textId="77777777"/>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F3215" w:rsidP="007C2340" w:rsidRDefault="006F3215" w14:paraId="55B8FA18" w14:textId="4039BFAD">
            <w:pPr>
              <w:rPr>
                <w:rFonts w:eastAsia="Arial" w:cs="Arial"/>
                <w:sz w:val="14"/>
                <w:szCs w:val="14"/>
              </w:rPr>
            </w:pPr>
            <w:r w:rsidRPr="5CD4755F">
              <w:rPr>
                <w:rFonts w:eastAsia="Arial" w:cs="Arial"/>
                <w:sz w:val="14"/>
                <w:szCs w:val="14"/>
              </w:rPr>
              <w:t>AACs</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F3215" w:rsidP="007C2340" w:rsidRDefault="006F3215" w14:paraId="345F4336" w14:textId="274A0AC5">
            <w:pPr>
              <w:rPr>
                <w:rFonts w:eastAsia="Arial" w:cs="Arial"/>
                <w:sz w:val="14"/>
                <w:szCs w:val="14"/>
              </w:rPr>
            </w:pPr>
            <w:r>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6F3215" w:rsidP="007C2340" w:rsidRDefault="006F3215" w14:paraId="45A235F3" w14:textId="5DCD1337">
            <w:pPr>
              <w:rPr>
                <w:rFonts w:eastAsia="Arial" w:cs="Arial"/>
                <w:sz w:val="14"/>
                <w:szCs w:val="14"/>
              </w:rPr>
            </w:pPr>
            <w:r w:rsidRPr="5CD4755F">
              <w:rPr>
                <w:rFonts w:eastAsia="Arial" w:cs="Arial"/>
                <w:sz w:val="14"/>
                <w:szCs w:val="14"/>
              </w:rPr>
              <w:t>XBID</w:t>
            </w:r>
          </w:p>
        </w:tc>
      </w:tr>
      <w:tr w:rsidR="00244C40" w:rsidTr="007C2340" w14:paraId="05EE9FF1"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BD0D679" w14:textId="77777777">
            <w:pPr>
              <w:rPr>
                <w:rFonts w:eastAsia="Arial" w:cs="Arial"/>
                <w:sz w:val="14"/>
                <w:szCs w:val="14"/>
              </w:rPr>
            </w:pPr>
            <w:r w:rsidRPr="5CD4755F">
              <w:rPr>
                <w:rFonts w:eastAsia="Arial" w:cs="Arial"/>
                <w:sz w:val="14"/>
                <w:szCs w:val="14"/>
              </w:rPr>
              <w:t>Close MC Inputs Gathering</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5C0A3EC"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A5D3E8B" w14:textId="77777777">
            <w:pPr>
              <w:rPr>
                <w:rFonts w:eastAsia="Arial" w:cs="Arial"/>
                <w:sz w:val="14"/>
                <w:szCs w:val="14"/>
              </w:rPr>
            </w:pPr>
            <w:r w:rsidRPr="5CD4755F">
              <w:rPr>
                <w:rFonts w:eastAsia="Arial" w:cs="Arial"/>
                <w:sz w:val="14"/>
                <w:szCs w:val="14"/>
              </w:rPr>
              <w:t>CCCt</w:t>
            </w:r>
          </w:p>
        </w:tc>
        <w:tc>
          <w:tcPr>
            <w:tcW w:w="2610" w:type="dxa"/>
            <w:gridSpan w:val="3"/>
            <w:vMerge/>
            <w:vAlign w:val="center"/>
          </w:tcPr>
          <w:p w:rsidR="00244C40" w:rsidP="007C2340" w:rsidRDefault="00244C40" w14:paraId="763541F8" w14:textId="77777777"/>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6F3215" w14:paraId="7430C160" w14:textId="24D2AC54">
            <w:pPr>
              <w:rPr>
                <w:rFonts w:eastAsia="Arial" w:cs="Arial"/>
                <w:sz w:val="14"/>
                <w:szCs w:val="14"/>
              </w:rPr>
            </w:pPr>
            <w:r>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D776A80" w14:textId="77777777">
            <w:pPr>
              <w:rPr>
                <w:rFonts w:eastAsia="Arial" w:cs="Arial"/>
                <w:sz w:val="14"/>
                <w:szCs w:val="14"/>
              </w:rPr>
            </w:pPr>
            <w:r w:rsidRPr="5CD4755F">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6F3215" w14:paraId="393D7642" w14:textId="4129D461">
            <w:pPr>
              <w:rPr>
                <w:rFonts w:eastAsia="Arial" w:cs="Arial"/>
                <w:sz w:val="14"/>
                <w:szCs w:val="14"/>
              </w:rPr>
            </w:pPr>
            <w:r>
              <w:rPr>
                <w:rFonts w:eastAsia="Arial" w:cs="Arial"/>
                <w:sz w:val="14"/>
                <w:szCs w:val="14"/>
              </w:rPr>
              <w:t>-</w:t>
            </w:r>
          </w:p>
        </w:tc>
      </w:tr>
      <w:tr w:rsidR="00244C40" w:rsidTr="007C2340" w14:paraId="333179BF"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E7A8B7C" w14:textId="77777777">
            <w:pPr>
              <w:rPr>
                <w:rFonts w:eastAsia="Arial" w:cs="Arial"/>
                <w:sz w:val="14"/>
                <w:szCs w:val="14"/>
              </w:rPr>
            </w:pPr>
            <w:r w:rsidRPr="5CD4755F">
              <w:rPr>
                <w:rFonts w:eastAsia="Arial" w:cs="Arial"/>
                <w:sz w:val="14"/>
                <w:szCs w:val="14"/>
              </w:rPr>
              <w:t>Distribute Merged AACs for ID ATC extraction</w:t>
            </w:r>
          </w:p>
        </w:tc>
        <w:tc>
          <w:tcPr>
            <w:tcW w:w="96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E45F0F6" w14:textId="77777777">
            <w:pPr>
              <w:rPr>
                <w:rFonts w:eastAsia="Arial" w:cs="Arial"/>
                <w:sz w:val="14"/>
                <w:szCs w:val="14"/>
              </w:rPr>
            </w:pPr>
            <w:r w:rsidRPr="5CD4755F">
              <w:rPr>
                <w:rFonts w:eastAsia="Arial" w:cs="Arial"/>
                <w:sz w:val="14"/>
                <w:szCs w:val="14"/>
              </w:rPr>
              <w:t>CCC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C39C9D5" w14:textId="77777777">
            <w:pPr>
              <w:rPr>
                <w:rFonts w:eastAsia="Arial" w:cs="Arial"/>
                <w:sz w:val="14"/>
                <w:szCs w:val="14"/>
              </w:rPr>
            </w:pPr>
            <w:r w:rsidRPr="5CD4755F">
              <w:rPr>
                <w:rFonts w:eastAsia="Arial" w:cs="Arial"/>
                <w:sz w:val="14"/>
                <w:szCs w:val="14"/>
              </w:rPr>
              <w:t>CCCt</w:t>
            </w:r>
          </w:p>
        </w:tc>
        <w:tc>
          <w:tcPr>
            <w:tcW w:w="2610" w:type="dxa"/>
            <w:gridSpan w:val="3"/>
            <w:vMerge/>
            <w:vAlign w:val="center"/>
          </w:tcPr>
          <w:p w:rsidR="00244C40" w:rsidP="007C2340" w:rsidRDefault="00244C40" w14:paraId="6000E09F" w14:textId="77777777"/>
        </w:tc>
        <w:tc>
          <w:tcPr>
            <w:tcW w:w="110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CB6115A" w14:textId="77777777">
            <w:pPr>
              <w:rPr>
                <w:rFonts w:eastAsia="Arial" w:cs="Arial"/>
                <w:sz w:val="14"/>
                <w:szCs w:val="14"/>
              </w:rPr>
            </w:pPr>
            <w:r w:rsidRPr="5CD4755F">
              <w:rPr>
                <w:rFonts w:eastAsia="Arial" w:cs="Arial"/>
                <w:sz w:val="14"/>
                <w:szCs w:val="14"/>
              </w:rPr>
              <w:t>-</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FC45827" w14:textId="77777777">
            <w:pPr>
              <w:rPr>
                <w:rFonts w:eastAsia="Arial" w:cs="Arial"/>
                <w:sz w:val="14"/>
                <w:szCs w:val="14"/>
              </w:rPr>
            </w:pPr>
            <w:r w:rsidRPr="5CD4755F">
              <w:rPr>
                <w:rFonts w:eastAsia="Arial" w:cs="Arial"/>
                <w:sz w:val="14"/>
                <w:szCs w:val="14"/>
              </w:rPr>
              <w:t>Merged AACs</w:t>
            </w:r>
          </w:p>
        </w:tc>
        <w:tc>
          <w:tcPr>
            <w:tcW w:w="11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A769B51" w14:textId="77777777">
            <w:pPr>
              <w:rPr>
                <w:rFonts w:eastAsia="Arial" w:cs="Arial"/>
                <w:sz w:val="14"/>
                <w:szCs w:val="14"/>
              </w:rPr>
            </w:pPr>
            <w:r w:rsidRPr="5CD4755F">
              <w:rPr>
                <w:rFonts w:eastAsia="Arial" w:cs="Arial"/>
                <w:sz w:val="14"/>
                <w:szCs w:val="14"/>
              </w:rPr>
              <w:t>TSOs</w:t>
            </w:r>
          </w:p>
        </w:tc>
      </w:tr>
    </w:tbl>
    <w:p w:rsidR="00244C40" w:rsidP="00244C40" w:rsidRDefault="00244C40" w14:paraId="0C186FE1" w14:textId="77777777">
      <w:pPr>
        <w:spacing w:before="240"/>
        <w:rPr>
          <w:rFonts w:eastAsia="Arial" w:cs="Arial"/>
          <w:color w:val="000000" w:themeColor="text1"/>
        </w:rPr>
      </w:pPr>
      <w:r w:rsidRPr="5CD4755F">
        <w:rPr>
          <w:rFonts w:eastAsia="Arial" w:cs="Arial"/>
          <w:color w:val="000000" w:themeColor="text1"/>
        </w:rPr>
        <w:t xml:space="preserve">The AACs are provided on a daily basis, and on Core BZB level by XBID.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870"/>
        <w:gridCol w:w="1110"/>
        <w:gridCol w:w="1260"/>
        <w:gridCol w:w="1260"/>
        <w:gridCol w:w="2235"/>
        <w:gridCol w:w="1200"/>
      </w:tblGrid>
      <w:tr w:rsidR="00244C40" w:rsidTr="007C2340" w14:paraId="3FC072C5" w14:textId="77777777">
        <w:trPr>
          <w:trHeight w:val="300"/>
        </w:trPr>
        <w:tc>
          <w:tcPr>
            <w:tcW w:w="870" w:type="dxa"/>
            <w:shd w:val="clear" w:color="auto" w:fill="2F2F2F" w:themeFill="text2" w:themeFillShade="80"/>
            <w:tcMar>
              <w:left w:w="105" w:type="dxa"/>
              <w:right w:w="105" w:type="dxa"/>
            </w:tcMar>
          </w:tcPr>
          <w:p w:rsidR="00244C40" w:rsidP="007C2340" w:rsidRDefault="00244C40" w14:paraId="2088B5E6" w14:textId="77777777">
            <w:pPr>
              <w:rPr>
                <w:rFonts w:eastAsia="Arial" w:cs="Arial"/>
                <w:sz w:val="14"/>
                <w:szCs w:val="14"/>
              </w:rPr>
            </w:pPr>
            <w:r w:rsidRPr="5CD4755F">
              <w:rPr>
                <w:rFonts w:eastAsia="Arial" w:cs="Arial"/>
                <w:color w:val="FFFFFF" w:themeColor="background1"/>
                <w:sz w:val="14"/>
                <w:szCs w:val="14"/>
              </w:rPr>
              <w:t>Party</w:t>
            </w:r>
          </w:p>
        </w:tc>
        <w:tc>
          <w:tcPr>
            <w:tcW w:w="1110" w:type="dxa"/>
            <w:shd w:val="clear" w:color="auto" w:fill="2F2F2F" w:themeFill="text2" w:themeFillShade="80"/>
            <w:tcMar>
              <w:left w:w="105" w:type="dxa"/>
              <w:right w:w="105" w:type="dxa"/>
            </w:tcMar>
          </w:tcPr>
          <w:p w:rsidR="00244C40" w:rsidP="007C2340" w:rsidRDefault="00244C40" w14:paraId="37B70402" w14:textId="77777777">
            <w:pPr>
              <w:rPr>
                <w:rFonts w:eastAsia="Arial" w:cs="Arial"/>
                <w:sz w:val="14"/>
                <w:szCs w:val="14"/>
              </w:rPr>
            </w:pPr>
            <w:r w:rsidRPr="5CD4755F">
              <w:rPr>
                <w:rFonts w:eastAsia="Arial" w:cs="Arial"/>
                <w:color w:val="FFFFFF" w:themeColor="background1"/>
                <w:sz w:val="14"/>
                <w:szCs w:val="14"/>
              </w:rPr>
              <w:t>Party code</w:t>
            </w:r>
          </w:p>
        </w:tc>
        <w:tc>
          <w:tcPr>
            <w:tcW w:w="1260" w:type="dxa"/>
            <w:shd w:val="clear" w:color="auto" w:fill="2F2F2F" w:themeFill="text2" w:themeFillShade="80"/>
            <w:tcMar>
              <w:left w:w="105" w:type="dxa"/>
              <w:right w:w="105" w:type="dxa"/>
            </w:tcMar>
          </w:tcPr>
          <w:p w:rsidR="00244C40" w:rsidP="007C2340" w:rsidRDefault="00244C40" w14:paraId="03219733" w14:textId="77777777">
            <w:pPr>
              <w:rPr>
                <w:rFonts w:eastAsia="Arial" w:cs="Arial"/>
                <w:sz w:val="14"/>
                <w:szCs w:val="14"/>
              </w:rPr>
            </w:pPr>
            <w:r w:rsidRPr="5CD4755F">
              <w:rPr>
                <w:rFonts w:eastAsia="Arial" w:cs="Arial"/>
                <w:color w:val="FFFFFF" w:themeColor="background1"/>
                <w:sz w:val="14"/>
                <w:szCs w:val="14"/>
              </w:rPr>
              <w:t>Mandatory</w:t>
            </w:r>
          </w:p>
        </w:tc>
        <w:tc>
          <w:tcPr>
            <w:tcW w:w="1260" w:type="dxa"/>
            <w:shd w:val="clear" w:color="auto" w:fill="2F2F2F" w:themeFill="text2" w:themeFillShade="80"/>
            <w:tcMar>
              <w:left w:w="105" w:type="dxa"/>
              <w:right w:w="105" w:type="dxa"/>
            </w:tcMar>
          </w:tcPr>
          <w:p w:rsidR="00244C40" w:rsidP="007C2340" w:rsidRDefault="00244C40" w14:paraId="3AB2242B" w14:textId="77777777">
            <w:pPr>
              <w:rPr>
                <w:rFonts w:eastAsia="Arial" w:cs="Arial"/>
                <w:sz w:val="14"/>
                <w:szCs w:val="14"/>
              </w:rPr>
            </w:pPr>
            <w:r w:rsidRPr="5CD4755F">
              <w:rPr>
                <w:rFonts w:eastAsia="Arial" w:cs="Arial"/>
                <w:color w:val="FFFFFF" w:themeColor="background1"/>
                <w:sz w:val="14"/>
                <w:szCs w:val="14"/>
              </w:rPr>
              <w:t>MessageFlow number</w:t>
            </w:r>
          </w:p>
        </w:tc>
        <w:tc>
          <w:tcPr>
            <w:tcW w:w="2235" w:type="dxa"/>
            <w:shd w:val="clear" w:color="auto" w:fill="2F2F2F" w:themeFill="text2" w:themeFillShade="80"/>
            <w:tcMar>
              <w:left w:w="105" w:type="dxa"/>
              <w:right w:w="105" w:type="dxa"/>
            </w:tcMar>
          </w:tcPr>
          <w:p w:rsidR="00244C40" w:rsidP="007C2340" w:rsidRDefault="00244C40" w14:paraId="5F2258A4" w14:textId="77777777">
            <w:pPr>
              <w:rPr>
                <w:rFonts w:eastAsia="Arial" w:cs="Arial"/>
                <w:sz w:val="14"/>
                <w:szCs w:val="14"/>
              </w:rPr>
            </w:pPr>
            <w:r w:rsidRPr="5CD4755F">
              <w:rPr>
                <w:rFonts w:eastAsia="Arial" w:cs="Arial"/>
                <w:color w:val="FFFFFF" w:themeColor="background1"/>
                <w:sz w:val="14"/>
                <w:szCs w:val="14"/>
              </w:rPr>
              <w:t>Description</w:t>
            </w:r>
          </w:p>
        </w:tc>
        <w:tc>
          <w:tcPr>
            <w:tcW w:w="1200" w:type="dxa"/>
            <w:shd w:val="clear" w:color="auto" w:fill="2F2F2F" w:themeFill="text2" w:themeFillShade="80"/>
            <w:tcMar>
              <w:left w:w="105" w:type="dxa"/>
              <w:right w:w="105" w:type="dxa"/>
            </w:tcMar>
          </w:tcPr>
          <w:p w:rsidR="00244C40" w:rsidP="007C2340" w:rsidRDefault="00244C40" w14:paraId="43AF8650" w14:textId="77777777">
            <w:pPr>
              <w:rPr>
                <w:rFonts w:eastAsia="Arial" w:cs="Arial"/>
                <w:sz w:val="14"/>
                <w:szCs w:val="14"/>
              </w:rPr>
            </w:pPr>
            <w:r w:rsidRPr="5CD4755F">
              <w:rPr>
                <w:rFonts w:eastAsia="Arial" w:cs="Arial"/>
                <w:color w:val="FFFFFF" w:themeColor="background1"/>
                <w:sz w:val="14"/>
                <w:szCs w:val="14"/>
              </w:rPr>
              <w:t>Receiver</w:t>
            </w:r>
          </w:p>
        </w:tc>
      </w:tr>
      <w:tr w:rsidR="00244C40" w:rsidTr="007C2340" w14:paraId="7B6CE5F6" w14:textId="77777777">
        <w:trPr>
          <w:trHeight w:val="300"/>
        </w:trPr>
        <w:tc>
          <w:tcPr>
            <w:tcW w:w="870" w:type="dxa"/>
            <w:shd w:val="clear" w:color="auto" w:fill="67B8FF" w:themeFill="accent6" w:themeFillTint="66"/>
            <w:tcMar>
              <w:left w:w="105" w:type="dxa"/>
              <w:right w:w="105" w:type="dxa"/>
            </w:tcMar>
          </w:tcPr>
          <w:p w:rsidR="00244C40" w:rsidP="007C2340" w:rsidRDefault="00244C40" w14:paraId="54FFC2E3" w14:textId="77777777">
            <w:pPr>
              <w:rPr>
                <w:rFonts w:eastAsia="Arial" w:cs="Arial"/>
                <w:sz w:val="14"/>
                <w:szCs w:val="14"/>
              </w:rPr>
            </w:pPr>
            <w:r w:rsidRPr="5CD4755F">
              <w:rPr>
                <w:rFonts w:eastAsia="Arial" w:cs="Arial"/>
                <w:sz w:val="14"/>
                <w:szCs w:val="14"/>
              </w:rPr>
              <w:t>XBID</w:t>
            </w:r>
          </w:p>
        </w:tc>
        <w:tc>
          <w:tcPr>
            <w:tcW w:w="1110" w:type="dxa"/>
            <w:shd w:val="clear" w:color="auto" w:fill="67B8FF" w:themeFill="accent6" w:themeFillTint="66"/>
            <w:tcMar>
              <w:left w:w="105" w:type="dxa"/>
              <w:right w:w="105" w:type="dxa"/>
            </w:tcMar>
          </w:tcPr>
          <w:p w:rsidR="00244C40" w:rsidP="007C2340" w:rsidRDefault="00244C40" w14:paraId="72E457B4" w14:textId="77777777">
            <w:pPr>
              <w:rPr>
                <w:rFonts w:eastAsia="Arial" w:cs="Arial"/>
                <w:sz w:val="14"/>
                <w:szCs w:val="14"/>
              </w:rPr>
            </w:pPr>
            <w:r w:rsidRPr="5CD4755F">
              <w:rPr>
                <w:rFonts w:eastAsia="Arial" w:cs="Arial"/>
                <w:sz w:val="14"/>
                <w:szCs w:val="14"/>
              </w:rPr>
              <w:t>…</w:t>
            </w:r>
          </w:p>
        </w:tc>
        <w:tc>
          <w:tcPr>
            <w:tcW w:w="1260" w:type="dxa"/>
            <w:shd w:val="clear" w:color="auto" w:fill="B3DBFF" w:themeFill="accent6" w:themeFillTint="33"/>
            <w:tcMar>
              <w:left w:w="105" w:type="dxa"/>
              <w:right w:w="105" w:type="dxa"/>
            </w:tcMar>
          </w:tcPr>
          <w:p w:rsidR="00244C40" w:rsidP="007C2340" w:rsidRDefault="00244C40" w14:paraId="3D057B0B" w14:textId="77777777">
            <w:pPr>
              <w:rPr>
                <w:rFonts w:eastAsia="Arial" w:cs="Arial"/>
                <w:sz w:val="14"/>
                <w:szCs w:val="14"/>
              </w:rPr>
            </w:pPr>
            <w:r w:rsidRPr="5CD4755F">
              <w:rPr>
                <w:rFonts w:eastAsia="Arial" w:cs="Arial"/>
                <w:sz w:val="14"/>
                <w:szCs w:val="14"/>
              </w:rPr>
              <w:t>YES</w:t>
            </w:r>
          </w:p>
        </w:tc>
        <w:tc>
          <w:tcPr>
            <w:tcW w:w="1260" w:type="dxa"/>
            <w:shd w:val="clear" w:color="auto" w:fill="B3DBFF" w:themeFill="accent6" w:themeFillTint="33"/>
            <w:tcMar>
              <w:left w:w="105" w:type="dxa"/>
              <w:right w:w="105" w:type="dxa"/>
            </w:tcMar>
          </w:tcPr>
          <w:p w:rsidR="00244C40" w:rsidP="007C2340" w:rsidRDefault="00244C40" w14:paraId="164E28FE" w14:textId="77777777">
            <w:pPr>
              <w:rPr>
                <w:rFonts w:eastAsia="Arial" w:cs="Arial"/>
                <w:sz w:val="14"/>
                <w:szCs w:val="14"/>
              </w:rPr>
            </w:pPr>
            <w:r w:rsidRPr="5CD4755F">
              <w:rPr>
                <w:rFonts w:eastAsia="Arial" w:cs="Arial"/>
                <w:sz w:val="14"/>
                <w:szCs w:val="14"/>
              </w:rPr>
              <w:t>830</w:t>
            </w:r>
          </w:p>
        </w:tc>
        <w:tc>
          <w:tcPr>
            <w:tcW w:w="2235" w:type="dxa"/>
            <w:shd w:val="clear" w:color="auto" w:fill="B3DBFF" w:themeFill="accent6" w:themeFillTint="33"/>
            <w:tcMar>
              <w:left w:w="105" w:type="dxa"/>
              <w:right w:w="105" w:type="dxa"/>
            </w:tcMar>
          </w:tcPr>
          <w:p w:rsidR="00244C40" w:rsidP="007C2340" w:rsidRDefault="00244C40" w14:paraId="4F876380" w14:textId="77777777">
            <w:pPr>
              <w:rPr>
                <w:rFonts w:eastAsia="Arial" w:cs="Arial"/>
                <w:sz w:val="14"/>
                <w:szCs w:val="14"/>
              </w:rPr>
            </w:pPr>
            <w:r w:rsidRPr="5CD4755F">
              <w:rPr>
                <w:rFonts w:eastAsia="Arial" w:cs="Arial"/>
                <w:sz w:val="14"/>
                <w:szCs w:val="14"/>
              </w:rPr>
              <w:t>Already Allocated Capacities (AAC)</w:t>
            </w:r>
          </w:p>
        </w:tc>
        <w:tc>
          <w:tcPr>
            <w:tcW w:w="1200" w:type="dxa"/>
            <w:shd w:val="clear" w:color="auto" w:fill="B3DBFF" w:themeFill="accent6" w:themeFillTint="33"/>
            <w:tcMar>
              <w:left w:w="105" w:type="dxa"/>
              <w:right w:w="105" w:type="dxa"/>
            </w:tcMar>
          </w:tcPr>
          <w:p w:rsidR="00244C40" w:rsidP="007C2340" w:rsidRDefault="00244C40" w14:paraId="18010D6E" w14:textId="77777777">
            <w:pPr>
              <w:rPr>
                <w:rFonts w:eastAsia="Arial" w:cs="Arial"/>
                <w:sz w:val="14"/>
                <w:szCs w:val="14"/>
              </w:rPr>
            </w:pPr>
            <w:r w:rsidRPr="5CD4755F">
              <w:rPr>
                <w:rFonts w:eastAsia="Arial" w:cs="Arial"/>
                <w:sz w:val="14"/>
                <w:szCs w:val="14"/>
              </w:rPr>
              <w:t>Core IDCC Tool</w:t>
            </w:r>
          </w:p>
        </w:tc>
      </w:tr>
    </w:tbl>
    <w:p w:rsidR="00244C40" w:rsidP="00244C40" w:rsidRDefault="00244C40" w14:paraId="1BBF06A1" w14:textId="77777777">
      <w:pPr>
        <w:pStyle w:val="Heading3"/>
        <w:rPr>
          <w:lang w:val="en-IE"/>
        </w:rPr>
      </w:pPr>
      <w:r w:rsidRPr="5CD4755F">
        <w:t>Backup and Fallback processes</w:t>
      </w:r>
    </w:p>
    <w:p w:rsidR="00244C40" w:rsidP="00244C40" w:rsidRDefault="00244C40" w14:paraId="0A6E167F" w14:textId="77777777">
      <w:pPr>
        <w:spacing w:after="240"/>
        <w:rPr>
          <w:rFonts w:eastAsia="Arial" w:cs="Arial"/>
          <w:color w:val="000000" w:themeColor="text1"/>
        </w:rPr>
      </w:pPr>
      <w:r w:rsidRPr="75ED1DBF">
        <w:rPr>
          <w:rFonts w:eastAsia="Arial" w:cs="Arial"/>
          <w:color w:val="000000" w:themeColor="text1"/>
        </w:rPr>
        <w:t xml:space="preserve">If AACs are not received on time, the ID ATC extraction cannot be performed. Thus, the CCCt retrospectively checks if an update of AACs was received within the last 17 minutes. In case no AACs were received, the process waits for maximal additional 5 minutes.  If the condition is not met, the process fails automatically. </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795"/>
        <w:gridCol w:w="930"/>
        <w:gridCol w:w="2925"/>
        <w:gridCol w:w="660"/>
        <w:gridCol w:w="795"/>
        <w:gridCol w:w="2385"/>
      </w:tblGrid>
      <w:tr w:rsidR="00244C40" w:rsidTr="007C2340" w14:paraId="7A2F5D5E" w14:textId="77777777">
        <w:trPr>
          <w:trHeight w:val="570"/>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C61CEF8" w14:textId="77777777">
            <w:pPr>
              <w:rPr>
                <w:rFonts w:eastAsia="Arial" w:cs="Arial"/>
                <w:sz w:val="14"/>
                <w:szCs w:val="14"/>
              </w:rPr>
            </w:pPr>
            <w:r w:rsidRPr="5CD4755F">
              <w:rPr>
                <w:rFonts w:eastAsia="Arial" w:cs="Arial"/>
                <w:color w:val="FFFFFF" w:themeColor="background1"/>
                <w:sz w:val="14"/>
                <w:szCs w:val="14"/>
              </w:rPr>
              <w:t>Backup ID</w:t>
            </w:r>
          </w:p>
        </w:tc>
        <w:tc>
          <w:tcPr>
            <w:tcW w:w="79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0F4DC8DA" w14:textId="77777777">
            <w:pPr>
              <w:rPr>
                <w:rFonts w:eastAsia="Arial" w:cs="Arial"/>
                <w:sz w:val="14"/>
                <w:szCs w:val="14"/>
              </w:rPr>
            </w:pPr>
            <w:r w:rsidRPr="5CD4755F">
              <w:rPr>
                <w:rFonts w:eastAsia="Arial" w:cs="Arial"/>
                <w:color w:val="FFFFFF" w:themeColor="background1"/>
                <w:sz w:val="14"/>
                <w:szCs w:val="14"/>
              </w:rPr>
              <w:t>Process Step</w:t>
            </w:r>
          </w:p>
        </w:tc>
        <w:tc>
          <w:tcPr>
            <w:tcW w:w="93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61F14FC" w14:textId="77777777">
            <w:pPr>
              <w:rPr>
                <w:rFonts w:eastAsia="Arial" w:cs="Arial"/>
                <w:sz w:val="14"/>
                <w:szCs w:val="14"/>
              </w:rPr>
            </w:pPr>
            <w:r w:rsidRPr="5CD4755F">
              <w:rPr>
                <w:rFonts w:eastAsia="Arial" w:cs="Arial"/>
                <w:color w:val="FFFFFF" w:themeColor="background1"/>
                <w:sz w:val="14"/>
                <w:szCs w:val="14"/>
              </w:rPr>
              <w:t>Description</w:t>
            </w:r>
          </w:p>
        </w:tc>
        <w:tc>
          <w:tcPr>
            <w:tcW w:w="292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6174CD74" w14:textId="77777777">
            <w:pPr>
              <w:rPr>
                <w:rFonts w:eastAsia="Arial" w:cs="Arial"/>
                <w:sz w:val="14"/>
                <w:szCs w:val="14"/>
              </w:rPr>
            </w:pPr>
            <w:r w:rsidRPr="5CD4755F">
              <w:rPr>
                <w:rFonts w:eastAsia="Arial" w:cs="Arial"/>
                <w:color w:val="FFFFFF" w:themeColor="background1"/>
                <w:sz w:val="14"/>
                <w:szCs w:val="14"/>
              </w:rPr>
              <w:t>Solution/Action</w:t>
            </w:r>
          </w:p>
        </w:tc>
        <w:tc>
          <w:tcPr>
            <w:tcW w:w="66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bottom"/>
          </w:tcPr>
          <w:p w:rsidR="00244C40" w:rsidP="007C2340" w:rsidRDefault="00244C40" w14:paraId="58FAC709" w14:textId="77777777">
            <w:pPr>
              <w:rPr>
                <w:rFonts w:eastAsia="Arial" w:cs="Arial"/>
                <w:sz w:val="14"/>
                <w:szCs w:val="14"/>
              </w:rPr>
            </w:pPr>
            <w:r w:rsidRPr="5CD4755F">
              <w:rPr>
                <w:rFonts w:eastAsia="Arial" w:cs="Arial"/>
                <w:color w:val="FFFFFF" w:themeColor="background1"/>
                <w:sz w:val="14"/>
                <w:szCs w:val="14"/>
              </w:rPr>
              <w:t>Owner</w:t>
            </w:r>
          </w:p>
        </w:tc>
        <w:tc>
          <w:tcPr>
            <w:tcW w:w="79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7B293B1" w14:textId="77777777">
            <w:pPr>
              <w:rPr>
                <w:rFonts w:eastAsia="Arial" w:cs="Arial"/>
                <w:sz w:val="14"/>
                <w:szCs w:val="14"/>
              </w:rPr>
            </w:pPr>
            <w:r w:rsidRPr="5CD4755F">
              <w:rPr>
                <w:rFonts w:eastAsia="Arial" w:cs="Arial"/>
                <w:color w:val="FFFFFF" w:themeColor="background1"/>
                <w:sz w:val="14"/>
                <w:szCs w:val="14"/>
              </w:rPr>
              <w:t>Tool</w:t>
            </w:r>
          </w:p>
        </w:tc>
        <w:tc>
          <w:tcPr>
            <w:tcW w:w="238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08D8A49A"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7C2340" w14:paraId="2B1DB424" w14:textId="77777777">
        <w:trPr>
          <w:trHeight w:val="720"/>
        </w:trPr>
        <w:tc>
          <w:tcPr>
            <w:tcW w:w="765" w:type="dxa"/>
            <w:tcBorders>
              <w:top w:val="single" w:color="FFFFFF" w:themeColor="background1" w:sz="6" w:space="0"/>
              <w:left w:val="single" w:color="FFFFFF" w:themeColor="background1" w:sz="6" w:space="0"/>
              <w:bottom w:val="single" w:color="FFFFFF" w:themeColor="background1" w:sz="6" w:space="0"/>
              <w:right w:val="nil"/>
            </w:tcBorders>
            <w:shd w:val="clear" w:color="auto" w:fill="BFBFBF" w:themeFill="background1" w:themeFillShade="BF"/>
            <w:tcMar>
              <w:left w:w="105" w:type="dxa"/>
              <w:right w:w="105" w:type="dxa"/>
            </w:tcMar>
            <w:vAlign w:val="center"/>
          </w:tcPr>
          <w:p w:rsidR="00244C40" w:rsidP="007C2340" w:rsidRDefault="00244C40" w14:paraId="061DCC8C" w14:textId="7CC55A1C">
            <w:pPr>
              <w:rPr>
                <w:rFonts w:eastAsia="Arial" w:cs="Arial"/>
                <w:sz w:val="14"/>
                <w:szCs w:val="14"/>
              </w:rPr>
            </w:pPr>
            <w:r w:rsidRPr="02BA803D">
              <w:rPr>
                <w:rFonts w:eastAsia="Arial" w:cs="Arial"/>
                <w:sz w:val="14"/>
                <w:szCs w:val="14"/>
              </w:rPr>
              <w:t>ID3_1</w:t>
            </w:r>
            <w:r w:rsidR="00D14BD7">
              <w:rPr>
                <w:rFonts w:eastAsia="Arial" w:cs="Arial"/>
                <w:sz w:val="14"/>
                <w:szCs w:val="14"/>
              </w:rPr>
              <w:t>4</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403CD1D4" w14:textId="77777777">
            <w:pPr>
              <w:rPr>
                <w:rFonts w:eastAsia="Arial" w:cs="Arial"/>
                <w:sz w:val="14"/>
                <w:szCs w:val="14"/>
              </w:rPr>
            </w:pPr>
          </w:p>
        </w:tc>
        <w:tc>
          <w:tcPr>
            <w:tcW w:w="93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Pr="006F3215" w:rsidR="00244C40" w:rsidP="007C2340" w:rsidRDefault="00244C40" w14:paraId="784A89FA" w14:textId="77777777">
            <w:pPr>
              <w:rPr>
                <w:rFonts w:eastAsia="Arial" w:cs="Arial"/>
                <w:sz w:val="14"/>
                <w:szCs w:val="14"/>
              </w:rPr>
            </w:pPr>
            <w:commentRangeStart w:id="341"/>
            <w:r w:rsidRPr="006F3215">
              <w:rPr>
                <w:rFonts w:eastAsia="Arial" w:cs="Arial"/>
                <w:sz w:val="14"/>
                <w:szCs w:val="14"/>
              </w:rPr>
              <w:t>Automatic process failure due to missing AAC update</w:t>
            </w:r>
            <w:commentRangeEnd w:id="341"/>
            <w:r w:rsidRPr="006F3215" w:rsidR="005D1606">
              <w:rPr>
                <w:rStyle w:val="CommentReference"/>
                <w:rFonts w:eastAsia="Arial" w:cs="Arial"/>
                <w:sz w:val="14"/>
                <w:szCs w:val="14"/>
              </w:rPr>
              <w:commentReference w:id="341"/>
            </w:r>
          </w:p>
        </w:tc>
        <w:tc>
          <w:tcPr>
            <w:tcW w:w="292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E9C4576" w14:textId="77777777">
            <w:pPr>
              <w:rPr>
                <w:rFonts w:eastAsia="Arial" w:cs="Arial"/>
                <w:sz w:val="14"/>
                <w:szCs w:val="14"/>
              </w:rPr>
            </w:pPr>
            <w:r w:rsidRPr="5CD4755F">
              <w:rPr>
                <w:rFonts w:eastAsia="Arial" w:cs="Arial"/>
                <w:sz w:val="14"/>
                <w:szCs w:val="14"/>
              </w:rPr>
              <w:t>1. Inform all parties via email about the process failure</w:t>
            </w:r>
          </w:p>
          <w:p w:rsidR="00244C40" w:rsidP="007C2340" w:rsidRDefault="00244C40" w14:paraId="2C21B3A2" w14:textId="77777777">
            <w:pPr>
              <w:rPr>
                <w:rFonts w:ascii="Arial Narrow" w:hAnsi="Arial Narrow" w:eastAsia="Arial Narrow" w:cs="Arial Narrow"/>
                <w:sz w:val="16"/>
                <w:szCs w:val="16"/>
              </w:rPr>
            </w:pPr>
            <w:r w:rsidRPr="02BA803D">
              <w:rPr>
                <w:rFonts w:ascii="Arial Narrow" w:hAnsi="Arial Narrow" w:eastAsia="Arial Narrow" w:cs="Arial Narrow"/>
                <w:sz w:val="16"/>
                <w:szCs w:val="16"/>
              </w:rPr>
              <w:t>2. send UMM</w:t>
            </w:r>
          </w:p>
        </w:tc>
        <w:tc>
          <w:tcPr>
            <w:tcW w:w="66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3F519AE" w14:textId="77777777">
            <w:pPr>
              <w:rPr>
                <w:rFonts w:eastAsia="Arial" w:cs="Arial"/>
                <w:sz w:val="14"/>
                <w:szCs w:val="14"/>
              </w:rPr>
            </w:pPr>
            <w:r w:rsidRPr="5CD4755F">
              <w:rPr>
                <w:rFonts w:eastAsia="Arial" w:cs="Arial"/>
                <w:sz w:val="14"/>
                <w:szCs w:val="14"/>
              </w:rPr>
              <w:t>CCC</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0CE6FB29" w14:textId="77777777">
            <w:pPr>
              <w:rPr>
                <w:rFonts w:eastAsia="Arial" w:cs="Arial"/>
                <w:sz w:val="14"/>
                <w:szCs w:val="14"/>
              </w:rPr>
            </w:pPr>
            <w:r w:rsidRPr="5CD4755F">
              <w:rPr>
                <w:rFonts w:eastAsia="Arial" w:cs="Arial"/>
                <w:sz w:val="14"/>
                <w:szCs w:val="14"/>
              </w:rPr>
              <w:t>Email</w:t>
            </w:r>
          </w:p>
        </w:tc>
        <w:tc>
          <w:tcPr>
            <w:tcW w:w="23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43E0A4C" w14:textId="3A1EF250">
            <w:pPr>
              <w:rPr>
                <w:rFonts w:eastAsia="Arial" w:cs="Arial"/>
                <w:sz w:val="14"/>
                <w:szCs w:val="14"/>
              </w:rPr>
            </w:pPr>
            <w:r w:rsidRPr="02BA803D">
              <w:rPr>
                <w:rFonts w:eastAsia="Arial" w:cs="Arial"/>
                <w:sz w:val="14"/>
                <w:szCs w:val="14"/>
              </w:rPr>
              <w:t>2, 2</w:t>
            </w:r>
            <w:r w:rsidR="00231CA9">
              <w:rPr>
                <w:rFonts w:eastAsia="Arial" w:cs="Arial"/>
                <w:sz w:val="14"/>
                <w:szCs w:val="14"/>
              </w:rPr>
              <w:t>9</w:t>
            </w:r>
          </w:p>
        </w:tc>
      </w:tr>
    </w:tbl>
    <w:p w:rsidRPr="004F0303" w:rsidR="004F0303" w:rsidP="004F0303" w:rsidRDefault="004F0303" w14:paraId="7B73F092" w14:textId="77777777"/>
    <w:p w:rsidR="00244C40" w:rsidP="00244C40" w:rsidRDefault="00244C40" w14:paraId="2D949B33" w14:textId="006D481B">
      <w:pPr>
        <w:pStyle w:val="Heading2"/>
        <w:rPr>
          <w:rFonts w:eastAsia="Arial"/>
          <w:color w:val="000000" w:themeColor="text1"/>
          <w:lang w:val="en-IE"/>
        </w:rPr>
      </w:pPr>
      <w:bookmarkStart w:name="_Toc224121706" w:id="342"/>
      <w:r>
        <w:t>ID ATC Extraction</w:t>
      </w:r>
      <w:bookmarkEnd w:id="342"/>
    </w:p>
    <w:p w:rsidR="00244C40" w:rsidP="00244C40" w:rsidRDefault="00244C40" w14:paraId="3912D05D" w14:textId="77777777">
      <w:pPr>
        <w:spacing w:after="240"/>
        <w:rPr>
          <w:rFonts w:eastAsia="Arial" w:cs="Arial"/>
          <w:color w:val="000000" w:themeColor="text1"/>
        </w:rPr>
      </w:pPr>
      <w:r w:rsidRPr="5CD4755F">
        <w:rPr>
          <w:rFonts w:eastAsia="Arial" w:cs="Arial"/>
          <w:color w:val="000000" w:themeColor="text1"/>
        </w:rPr>
        <w:t>The final step before sending results of capacity calculation to the coupling process is the ID ATC Extraction (and the related NTC, because Coupling Mechanism use the NTC and AAC for their coupling process). The ID ATC consists of three steps: firstly, the remaining RAM after AAC is calculated, secondly negative RAM are curtailed to zero, “low PTDF” under a certain threshold for CNECs with low RAMs are set to zero, and positive RAM are used for calculation of remaining positive ATCs for intraday market. At the end, the negative RAM, previously curtailed are used to perform the negative ATC calculation.</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75"/>
        <w:gridCol w:w="945"/>
        <w:gridCol w:w="1005"/>
        <w:gridCol w:w="855"/>
        <w:gridCol w:w="870"/>
        <w:gridCol w:w="885"/>
        <w:gridCol w:w="1102"/>
        <w:gridCol w:w="1095"/>
        <w:gridCol w:w="1095"/>
      </w:tblGrid>
      <w:tr w:rsidR="00244C40" w:rsidTr="007C2340" w14:paraId="46572474" w14:textId="77777777">
        <w:trPr>
          <w:trHeight w:val="270"/>
        </w:trPr>
        <w:tc>
          <w:tcPr>
            <w:tcW w:w="127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1D05BA6" w14:textId="77777777">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158BD4E" w14:textId="77777777">
            <w:pPr>
              <w:rPr>
                <w:rFonts w:eastAsia="Arial" w:cs="Arial"/>
                <w:sz w:val="14"/>
                <w:szCs w:val="14"/>
              </w:rPr>
            </w:pPr>
            <w:r w:rsidRPr="5CD4755F">
              <w:rPr>
                <w:rFonts w:eastAsia="Arial" w:cs="Arial"/>
                <w:color w:val="FFFFFF" w:themeColor="background1"/>
                <w:sz w:val="14"/>
                <w:szCs w:val="14"/>
              </w:rPr>
              <w:t>Owner</w:t>
            </w:r>
          </w:p>
        </w:tc>
        <w:tc>
          <w:tcPr>
            <w:tcW w:w="100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463368C" w14:textId="77777777">
            <w:pPr>
              <w:rPr>
                <w:rFonts w:eastAsia="Arial" w:cs="Arial"/>
                <w:sz w:val="14"/>
                <w:szCs w:val="14"/>
              </w:rPr>
            </w:pPr>
            <w:r w:rsidRPr="5CD4755F">
              <w:rPr>
                <w:rFonts w:eastAsia="Arial" w:cs="Arial"/>
                <w:color w:val="FFFFFF" w:themeColor="background1"/>
                <w:sz w:val="14"/>
                <w:szCs w:val="14"/>
              </w:rPr>
              <w:t>Tool</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D307132" w14:textId="77777777">
            <w:pPr>
              <w:rPr>
                <w:rFonts w:eastAsia="Arial" w:cs="Arial"/>
                <w:sz w:val="14"/>
                <w:szCs w:val="14"/>
              </w:rPr>
            </w:pPr>
            <w:r w:rsidRPr="5CD4755F">
              <w:rPr>
                <w:rFonts w:eastAsia="Arial" w:cs="Arial"/>
                <w:color w:val="FFFFFF" w:themeColor="background1"/>
                <w:sz w:val="14"/>
                <w:szCs w:val="14"/>
              </w:rPr>
              <w:t>Target Start Time</w:t>
            </w:r>
          </w:p>
        </w:tc>
        <w:tc>
          <w:tcPr>
            <w:tcW w:w="87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6739149" w14:textId="77777777">
            <w:pPr>
              <w:rPr>
                <w:rFonts w:eastAsia="Arial" w:cs="Arial"/>
                <w:sz w:val="14"/>
                <w:szCs w:val="14"/>
              </w:rPr>
            </w:pPr>
            <w:r w:rsidRPr="5CD4755F">
              <w:rPr>
                <w:rFonts w:eastAsia="Arial" w:cs="Arial"/>
                <w:color w:val="FFFFFF" w:themeColor="background1"/>
                <w:sz w:val="14"/>
                <w:szCs w:val="14"/>
              </w:rPr>
              <w:t>Target End Time</w:t>
            </w:r>
          </w:p>
        </w:tc>
        <w:tc>
          <w:tcPr>
            <w:tcW w:w="88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A997C9A" w14:textId="77777777">
            <w:pPr>
              <w:rPr>
                <w:rFonts w:eastAsia="Arial" w:cs="Arial"/>
                <w:sz w:val="14"/>
                <w:szCs w:val="14"/>
              </w:rPr>
            </w:pPr>
            <w:r w:rsidRPr="5CD4755F">
              <w:rPr>
                <w:rFonts w:eastAsia="Arial" w:cs="Arial"/>
                <w:color w:val="FFFFFF" w:themeColor="background1"/>
                <w:sz w:val="14"/>
                <w:szCs w:val="14"/>
              </w:rPr>
              <w:t>Critical End Time</w:t>
            </w:r>
          </w:p>
        </w:tc>
        <w:tc>
          <w:tcPr>
            <w:tcW w:w="329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D4E0D0A"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13E10AD0" w14:textId="77777777">
        <w:trPr>
          <w:trHeight w:val="270"/>
        </w:trPr>
        <w:tc>
          <w:tcPr>
            <w:tcW w:w="1275" w:type="dxa"/>
            <w:vMerge/>
            <w:vAlign w:val="center"/>
          </w:tcPr>
          <w:p w:rsidR="00244C40" w:rsidP="007C2340" w:rsidRDefault="00244C40" w14:paraId="181E5E98" w14:textId="77777777"/>
        </w:tc>
        <w:tc>
          <w:tcPr>
            <w:tcW w:w="945" w:type="dxa"/>
            <w:vMerge/>
            <w:vAlign w:val="center"/>
          </w:tcPr>
          <w:p w:rsidR="00244C40" w:rsidP="007C2340" w:rsidRDefault="00244C40" w14:paraId="601FA8A3" w14:textId="77777777"/>
        </w:tc>
        <w:tc>
          <w:tcPr>
            <w:tcW w:w="1005" w:type="dxa"/>
            <w:vMerge/>
            <w:vAlign w:val="center"/>
          </w:tcPr>
          <w:p w:rsidR="00244C40" w:rsidP="007C2340" w:rsidRDefault="00244C40" w14:paraId="399550A1" w14:textId="77777777"/>
        </w:tc>
        <w:tc>
          <w:tcPr>
            <w:tcW w:w="855" w:type="dxa"/>
            <w:vMerge/>
            <w:vAlign w:val="center"/>
          </w:tcPr>
          <w:p w:rsidR="00244C40" w:rsidP="007C2340" w:rsidRDefault="00244C40" w14:paraId="3042FB0B" w14:textId="77777777"/>
        </w:tc>
        <w:tc>
          <w:tcPr>
            <w:tcW w:w="870" w:type="dxa"/>
            <w:vMerge/>
            <w:vAlign w:val="center"/>
          </w:tcPr>
          <w:p w:rsidR="00244C40" w:rsidP="007C2340" w:rsidRDefault="00244C40" w14:paraId="14A5A493" w14:textId="77777777"/>
        </w:tc>
        <w:tc>
          <w:tcPr>
            <w:tcW w:w="885" w:type="dxa"/>
            <w:vMerge/>
            <w:vAlign w:val="center"/>
          </w:tcPr>
          <w:p w:rsidR="00244C40" w:rsidP="007C2340" w:rsidRDefault="00244C40" w14:paraId="31A74B22"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9FA25E0" w14:textId="77777777">
            <w:pPr>
              <w:rPr>
                <w:rFonts w:eastAsia="Arial" w:cs="Arial"/>
                <w:sz w:val="14"/>
                <w:szCs w:val="14"/>
              </w:rPr>
            </w:pPr>
            <w:r w:rsidRPr="5CD4755F">
              <w:rPr>
                <w:rFonts w:eastAsia="Arial" w:cs="Arial"/>
                <w:color w:val="FFFFFF" w:themeColor="background1"/>
                <w:sz w:val="14"/>
                <w:szCs w:val="14"/>
              </w:rPr>
              <w:t>Input</w:t>
            </w:r>
          </w:p>
        </w:tc>
        <w:tc>
          <w:tcPr>
            <w:tcW w:w="109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C8BEA01" w14:textId="77777777">
            <w:pPr>
              <w:rPr>
                <w:rFonts w:eastAsia="Arial" w:cs="Arial"/>
                <w:sz w:val="14"/>
                <w:szCs w:val="14"/>
              </w:rPr>
            </w:pPr>
            <w:r w:rsidRPr="5CD4755F">
              <w:rPr>
                <w:rFonts w:eastAsia="Arial" w:cs="Arial"/>
                <w:color w:val="FFFFFF" w:themeColor="background1"/>
                <w:sz w:val="14"/>
                <w:szCs w:val="14"/>
              </w:rPr>
              <w:t>Output</w:t>
            </w:r>
          </w:p>
        </w:tc>
        <w:tc>
          <w:tcPr>
            <w:tcW w:w="109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E9CE3EE"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61F817AF" w14:textId="77777777">
        <w:trPr>
          <w:trHeight w:val="300"/>
        </w:trPr>
        <w:tc>
          <w:tcPr>
            <w:tcW w:w="127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B688FE0" w14:textId="77777777">
            <w:pPr>
              <w:rPr>
                <w:rFonts w:eastAsia="Arial" w:cs="Arial"/>
                <w:sz w:val="14"/>
                <w:szCs w:val="14"/>
              </w:rPr>
            </w:pPr>
            <w:r w:rsidRPr="5CD4755F">
              <w:rPr>
                <w:rFonts w:eastAsia="Arial" w:cs="Arial"/>
                <w:sz w:val="14"/>
                <w:szCs w:val="14"/>
              </w:rPr>
              <w:t>Split flows before Trigger FBPCM for ID ATC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56454B3" w14:textId="77777777">
            <w:pPr>
              <w:rPr>
                <w:rFonts w:eastAsia="Arial" w:cs="Arial"/>
                <w:sz w:val="14"/>
                <w:szCs w:val="14"/>
              </w:rPr>
            </w:pPr>
            <w:r w:rsidRPr="5CD4755F">
              <w:rPr>
                <w:rFonts w:eastAsia="Arial" w:cs="Arial"/>
                <w:sz w:val="14"/>
                <w:szCs w:val="14"/>
              </w:rPr>
              <w:t>CCC</w:t>
            </w:r>
          </w:p>
        </w:tc>
        <w:tc>
          <w:tcPr>
            <w:tcW w:w="100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5122613" w14:textId="77777777">
            <w:pPr>
              <w:rPr>
                <w:rFonts w:eastAsia="Arial" w:cs="Arial"/>
                <w:sz w:val="14"/>
                <w:szCs w:val="14"/>
              </w:rPr>
            </w:pPr>
            <w:r w:rsidRPr="5CD4755F">
              <w:rPr>
                <w:rFonts w:eastAsia="Arial" w:cs="Arial"/>
                <w:sz w:val="14"/>
                <w:szCs w:val="14"/>
              </w:rPr>
              <w:t>CCCt</w:t>
            </w:r>
          </w:p>
        </w:tc>
        <w:tc>
          <w:tcPr>
            <w:tcW w:w="2610" w:type="dxa"/>
            <w:gridSpan w:val="3"/>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44B98F2" w14:textId="77777777">
            <w:pPr>
              <w:rPr>
                <w:rFonts w:eastAsia="Arial" w:cs="Arial"/>
                <w:sz w:val="14"/>
                <w:szCs w:val="14"/>
              </w:rPr>
            </w:pPr>
          </w:p>
          <w:p w:rsidR="00244C40" w:rsidP="007C2340" w:rsidRDefault="00244C40" w14:paraId="633740EC" w14:textId="77777777">
            <w:pPr>
              <w:rPr>
                <w:rFonts w:eastAsia="Arial" w:cs="Arial"/>
                <w:sz w:val="14"/>
                <w:szCs w:val="14"/>
              </w:rPr>
            </w:pPr>
            <w:r w:rsidRPr="5CD4755F">
              <w:rPr>
                <w:rFonts w:eastAsia="Arial" w:cs="Arial"/>
                <w:sz w:val="14"/>
                <w:szCs w:val="14"/>
              </w:rPr>
              <w:t>See HLBP timetable as referred to under ‘2. Related documents’</w:t>
            </w:r>
          </w:p>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9C282BD" w14:textId="7777777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61E60CF" w14:textId="7777777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6749801" w14:textId="77777777">
            <w:pPr>
              <w:rPr>
                <w:rFonts w:eastAsia="Arial" w:cs="Arial"/>
                <w:sz w:val="14"/>
                <w:szCs w:val="14"/>
              </w:rPr>
            </w:pPr>
            <w:r w:rsidRPr="5CD4755F">
              <w:rPr>
                <w:rFonts w:eastAsia="Arial" w:cs="Arial"/>
                <w:sz w:val="14"/>
                <w:szCs w:val="14"/>
              </w:rPr>
              <w:t>-</w:t>
            </w:r>
          </w:p>
        </w:tc>
      </w:tr>
      <w:tr w:rsidR="00244C40" w:rsidTr="007C2340" w14:paraId="77AC971E"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5B16CB2" w14:textId="77777777">
            <w:pPr>
              <w:rPr>
                <w:rFonts w:eastAsia="Arial" w:cs="Arial"/>
                <w:sz w:val="14"/>
                <w:szCs w:val="14"/>
              </w:rPr>
            </w:pPr>
            <w:r w:rsidRPr="5CD4755F">
              <w:rPr>
                <w:rFonts w:eastAsia="Arial" w:cs="Arial"/>
                <w:sz w:val="14"/>
                <w:szCs w:val="14"/>
              </w:rPr>
              <w:t>Trigger FBPCM for ID ATC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2A38D29" w14:textId="77777777">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76AFC9D" w14:textId="77777777">
            <w:pPr>
              <w:rPr>
                <w:rFonts w:eastAsia="Arial" w:cs="Arial"/>
                <w:sz w:val="14"/>
                <w:szCs w:val="14"/>
              </w:rPr>
            </w:pPr>
            <w:r w:rsidRPr="5CD4755F">
              <w:rPr>
                <w:rFonts w:eastAsia="Arial" w:cs="Arial"/>
                <w:sz w:val="14"/>
                <w:szCs w:val="14"/>
              </w:rPr>
              <w:t>FBPCM</w:t>
            </w:r>
          </w:p>
        </w:tc>
        <w:tc>
          <w:tcPr>
            <w:tcW w:w="2610" w:type="dxa"/>
            <w:gridSpan w:val="3"/>
            <w:vMerge/>
            <w:vAlign w:val="center"/>
          </w:tcPr>
          <w:p w:rsidR="00244C40" w:rsidP="007C2340" w:rsidRDefault="00244C40" w14:paraId="3E69FF02"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368D6C2" w14:textId="7777777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8037A96" w14:textId="7777777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882A97A" w14:textId="77777777">
            <w:pPr>
              <w:rPr>
                <w:rFonts w:eastAsia="Arial" w:cs="Arial"/>
                <w:sz w:val="14"/>
                <w:szCs w:val="14"/>
              </w:rPr>
            </w:pPr>
            <w:r w:rsidRPr="5CD4755F">
              <w:rPr>
                <w:rFonts w:eastAsia="Arial" w:cs="Arial"/>
                <w:sz w:val="14"/>
                <w:szCs w:val="14"/>
              </w:rPr>
              <w:t>-</w:t>
            </w:r>
          </w:p>
        </w:tc>
      </w:tr>
      <w:tr w:rsidR="00244C40" w:rsidTr="007C2340" w14:paraId="7BA9C898"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32E4605" w14:textId="77777777">
            <w:pPr>
              <w:rPr>
                <w:rFonts w:eastAsia="Arial" w:cs="Arial"/>
                <w:sz w:val="14"/>
                <w:szCs w:val="14"/>
              </w:rPr>
            </w:pPr>
            <w:r w:rsidRPr="5CD4755F">
              <w:rPr>
                <w:rFonts w:eastAsia="Arial" w:cs="Arial"/>
                <w:sz w:val="14"/>
                <w:szCs w:val="14"/>
              </w:rPr>
              <w:t>Process ID ATC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1410BDB" w14:textId="77777777">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7708277" w14:textId="77777777">
            <w:pPr>
              <w:rPr>
                <w:rFonts w:eastAsia="Arial" w:cs="Arial"/>
                <w:sz w:val="14"/>
                <w:szCs w:val="14"/>
              </w:rPr>
            </w:pPr>
            <w:r w:rsidRPr="5CD4755F">
              <w:rPr>
                <w:rFonts w:eastAsia="Arial" w:cs="Arial"/>
                <w:sz w:val="14"/>
                <w:szCs w:val="14"/>
              </w:rPr>
              <w:t>FBPCM</w:t>
            </w:r>
          </w:p>
        </w:tc>
        <w:tc>
          <w:tcPr>
            <w:tcW w:w="2610" w:type="dxa"/>
            <w:gridSpan w:val="3"/>
            <w:vMerge/>
            <w:vAlign w:val="center"/>
          </w:tcPr>
          <w:p w:rsidR="00244C40" w:rsidP="007C2340" w:rsidRDefault="00244C40" w14:paraId="0249C1A9"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2972D3C" w14:textId="7777777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CAF4385" w14:textId="7777777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ABE254D" w14:textId="77777777">
            <w:pPr>
              <w:rPr>
                <w:rFonts w:eastAsia="Arial" w:cs="Arial"/>
                <w:sz w:val="14"/>
                <w:szCs w:val="14"/>
              </w:rPr>
            </w:pPr>
            <w:r w:rsidRPr="5CD4755F">
              <w:rPr>
                <w:rFonts w:eastAsia="Arial" w:cs="Arial"/>
                <w:sz w:val="14"/>
                <w:szCs w:val="14"/>
              </w:rPr>
              <w:t>-</w:t>
            </w:r>
          </w:p>
        </w:tc>
      </w:tr>
      <w:tr w:rsidR="00244C40" w:rsidTr="007C2340" w14:paraId="26F3DA8D"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B817651" w14:textId="0A668E03">
            <w:pPr>
              <w:rPr>
                <w:rFonts w:eastAsia="Arial" w:cs="Arial"/>
                <w:sz w:val="14"/>
                <w:szCs w:val="14"/>
              </w:rPr>
            </w:pPr>
            <w:r w:rsidRPr="5CD4755F">
              <w:rPr>
                <w:rFonts w:eastAsia="Arial" w:cs="Arial"/>
                <w:sz w:val="14"/>
                <w:szCs w:val="14"/>
              </w:rPr>
              <w:t>Distribute ID ATC Results</w:t>
            </w:r>
            <w:r w:rsidR="00956DAF">
              <w:rPr>
                <w:rFonts w:eastAsia="Arial" w:cs="Arial"/>
                <w:sz w:val="14"/>
                <w:szCs w:val="14"/>
              </w:rPr>
              <w:t xml:space="preserve"> to XBID</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0A4C815" w14:textId="77777777">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C9CB27B" w14:textId="77777777">
            <w:pPr>
              <w:rPr>
                <w:rFonts w:eastAsia="Arial" w:cs="Arial"/>
                <w:sz w:val="14"/>
                <w:szCs w:val="14"/>
              </w:rPr>
            </w:pPr>
            <w:r w:rsidRPr="5CD4755F">
              <w:rPr>
                <w:rFonts w:eastAsia="Arial" w:cs="Arial"/>
                <w:sz w:val="14"/>
                <w:szCs w:val="14"/>
              </w:rPr>
              <w:t>CCCt</w:t>
            </w:r>
          </w:p>
        </w:tc>
        <w:tc>
          <w:tcPr>
            <w:tcW w:w="2610" w:type="dxa"/>
            <w:gridSpan w:val="3"/>
            <w:vMerge/>
            <w:vAlign w:val="center"/>
          </w:tcPr>
          <w:p w:rsidR="00244C40" w:rsidP="007C2340" w:rsidRDefault="00244C40" w14:paraId="22780542"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16E7018" w14:textId="7777777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4CF2E9F" w14:textId="5042B091">
            <w:pPr>
              <w:rPr>
                <w:rFonts w:eastAsia="Arial" w:cs="Arial"/>
                <w:sz w:val="14"/>
                <w:szCs w:val="14"/>
              </w:rPr>
            </w:pPr>
            <w:r w:rsidRPr="5CD4755F">
              <w:rPr>
                <w:rFonts w:eastAsia="Arial" w:cs="Arial"/>
                <w:sz w:val="14"/>
                <w:szCs w:val="14"/>
              </w:rPr>
              <w:t>NTCs</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B3C64CE" w14:textId="297C8BC9">
            <w:pPr>
              <w:rPr>
                <w:rFonts w:eastAsia="Arial" w:cs="Arial"/>
                <w:sz w:val="14"/>
                <w:szCs w:val="14"/>
              </w:rPr>
            </w:pPr>
            <w:r w:rsidRPr="5CD4755F">
              <w:rPr>
                <w:rFonts w:eastAsia="Arial" w:cs="Arial"/>
                <w:sz w:val="14"/>
                <w:szCs w:val="14"/>
              </w:rPr>
              <w:t>XBID</w:t>
            </w:r>
          </w:p>
        </w:tc>
      </w:tr>
      <w:tr w:rsidR="00956DAF" w:rsidTr="007C2340" w14:paraId="31B84108"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4E8B0619" w14:textId="3A6C835D">
            <w:pPr>
              <w:rPr>
                <w:rFonts w:eastAsia="Arial" w:cs="Arial"/>
                <w:sz w:val="14"/>
                <w:szCs w:val="14"/>
              </w:rPr>
            </w:pPr>
            <w:r w:rsidRPr="5CD4755F">
              <w:rPr>
                <w:rFonts w:eastAsia="Arial" w:cs="Arial"/>
                <w:sz w:val="14"/>
                <w:szCs w:val="14"/>
              </w:rPr>
              <w:t>Distribute ID ATC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4675CC9E" w14:textId="6FF84786">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30379394" w14:textId="22DCC296">
            <w:pPr>
              <w:rPr>
                <w:rFonts w:eastAsia="Arial" w:cs="Arial"/>
                <w:sz w:val="14"/>
                <w:szCs w:val="14"/>
              </w:rPr>
            </w:pPr>
            <w:r w:rsidRPr="5CD4755F">
              <w:rPr>
                <w:rFonts w:eastAsia="Arial" w:cs="Arial"/>
                <w:sz w:val="14"/>
                <w:szCs w:val="14"/>
              </w:rPr>
              <w:t>CCCt</w:t>
            </w:r>
          </w:p>
        </w:tc>
        <w:tc>
          <w:tcPr>
            <w:tcW w:w="2610" w:type="dxa"/>
            <w:gridSpan w:val="3"/>
            <w:vMerge/>
            <w:vAlign w:val="center"/>
          </w:tcPr>
          <w:p w:rsidR="00956DAF" w:rsidP="00956DAF" w:rsidRDefault="00956DAF" w14:paraId="5F2567DC"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390E4D9F" w14:textId="0A21C558">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74C49969" w14:textId="4C9C7412">
            <w:pPr>
              <w:rPr>
                <w:rFonts w:eastAsia="Arial" w:cs="Arial"/>
                <w:sz w:val="14"/>
                <w:szCs w:val="14"/>
              </w:rPr>
            </w:pPr>
            <w:r w:rsidRPr="5CD4755F">
              <w:rPr>
                <w:rFonts w:eastAsia="Arial" w:cs="Arial"/>
                <w:sz w:val="14"/>
                <w:szCs w:val="14"/>
              </w:rPr>
              <w:t>ATCs, NTCs</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Pr="5CD4755F" w:rsidR="00956DAF" w:rsidP="00956DAF" w:rsidRDefault="00956DAF" w14:paraId="353E4A61" w14:textId="658D815E">
            <w:pPr>
              <w:rPr>
                <w:rFonts w:eastAsia="Arial" w:cs="Arial"/>
                <w:sz w:val="14"/>
                <w:szCs w:val="14"/>
              </w:rPr>
            </w:pPr>
            <w:r w:rsidRPr="5CD4755F">
              <w:rPr>
                <w:rFonts w:eastAsia="Arial" w:cs="Arial"/>
                <w:sz w:val="14"/>
                <w:szCs w:val="14"/>
              </w:rPr>
              <w:t>TSOs</w:t>
            </w:r>
          </w:p>
        </w:tc>
      </w:tr>
      <w:tr w:rsidR="00244C40" w:rsidTr="007C2340" w14:paraId="76E2783C"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4141109" w14:textId="77777777">
            <w:pPr>
              <w:rPr>
                <w:rFonts w:eastAsia="Arial" w:cs="Arial"/>
                <w:sz w:val="14"/>
                <w:szCs w:val="14"/>
              </w:rPr>
            </w:pPr>
            <w:r w:rsidRPr="5CD4755F">
              <w:rPr>
                <w:rFonts w:eastAsia="Arial" w:cs="Arial"/>
                <w:sz w:val="14"/>
                <w:szCs w:val="14"/>
              </w:rPr>
              <w:t>Distribute merged ATC Reduction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0DE80DA" w14:textId="77777777">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3020B54" w14:textId="77777777">
            <w:pPr>
              <w:rPr>
                <w:rFonts w:eastAsia="Arial" w:cs="Arial"/>
                <w:sz w:val="14"/>
                <w:szCs w:val="14"/>
              </w:rPr>
            </w:pPr>
            <w:r w:rsidRPr="5CD4755F">
              <w:rPr>
                <w:rFonts w:eastAsia="Arial" w:cs="Arial"/>
                <w:sz w:val="14"/>
                <w:szCs w:val="14"/>
              </w:rPr>
              <w:t>CCCt</w:t>
            </w:r>
          </w:p>
        </w:tc>
        <w:tc>
          <w:tcPr>
            <w:tcW w:w="2610" w:type="dxa"/>
            <w:gridSpan w:val="3"/>
            <w:vMerge/>
            <w:vAlign w:val="center"/>
          </w:tcPr>
          <w:p w:rsidR="00244C40" w:rsidP="007C2340" w:rsidRDefault="00244C40" w14:paraId="70797113"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DF3E4C1" w14:textId="77777777">
            <w:pPr>
              <w:rPr>
                <w:rFonts w:eastAsia="Arial" w:cs="Arial"/>
                <w:sz w:val="14"/>
                <w:szCs w:val="14"/>
              </w:rPr>
            </w:pPr>
            <w:r w:rsidRPr="5CD4755F">
              <w:rPr>
                <w:rFonts w:eastAsia="Arial" w:cs="Arial"/>
                <w:sz w:val="14"/>
                <w:szCs w:val="14"/>
              </w:rPr>
              <w:t>ATCs</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09BADE3" w14:textId="77777777">
            <w:pPr>
              <w:rPr>
                <w:rFonts w:eastAsia="Arial" w:cs="Arial"/>
                <w:sz w:val="14"/>
                <w:szCs w:val="14"/>
              </w:rPr>
            </w:pPr>
            <w:r w:rsidRPr="5CD4755F">
              <w:rPr>
                <w:rFonts w:eastAsia="Arial" w:cs="Arial"/>
                <w:sz w:val="14"/>
                <w:szCs w:val="14"/>
              </w:rPr>
              <w:t>Merged ATCs</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F6A94FD" w14:textId="77777777">
            <w:pPr>
              <w:rPr>
                <w:rFonts w:eastAsia="Arial" w:cs="Arial"/>
                <w:sz w:val="14"/>
                <w:szCs w:val="14"/>
              </w:rPr>
            </w:pPr>
            <w:r w:rsidRPr="5CD4755F">
              <w:rPr>
                <w:rFonts w:eastAsia="Arial" w:cs="Arial"/>
                <w:sz w:val="14"/>
                <w:szCs w:val="14"/>
              </w:rPr>
              <w:t>TSOs</w:t>
            </w:r>
          </w:p>
        </w:tc>
      </w:tr>
      <w:tr w:rsidR="00244C40" w:rsidTr="007C2340" w14:paraId="0EC3142E"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92B9D31" w14:textId="77777777">
            <w:pPr>
              <w:rPr>
                <w:rFonts w:eastAsia="Arial" w:cs="Arial"/>
                <w:sz w:val="14"/>
                <w:szCs w:val="14"/>
              </w:rPr>
            </w:pPr>
            <w:r w:rsidRPr="5CD4755F">
              <w:rPr>
                <w:rFonts w:eastAsia="Arial" w:cs="Arial"/>
                <w:sz w:val="14"/>
                <w:szCs w:val="14"/>
              </w:rPr>
              <w:t>Distribute Final FBC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93A4355" w14:textId="77777777">
            <w:pPr>
              <w:rPr>
                <w:rFonts w:eastAsia="Arial" w:cs="Arial"/>
                <w:sz w:val="14"/>
                <w:szCs w:val="14"/>
              </w:rPr>
            </w:pPr>
            <w:r w:rsidRPr="5CD4755F">
              <w:rPr>
                <w:rFonts w:eastAsia="Arial" w:cs="Arial"/>
                <w:sz w:val="14"/>
                <w:szCs w:val="14"/>
              </w:rPr>
              <w:t>CCC</w:t>
            </w:r>
          </w:p>
        </w:tc>
        <w:tc>
          <w:tcPr>
            <w:tcW w:w="100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B35E83F" w14:textId="77777777">
            <w:pPr>
              <w:rPr>
                <w:rFonts w:eastAsia="Arial" w:cs="Arial"/>
                <w:sz w:val="14"/>
                <w:szCs w:val="14"/>
              </w:rPr>
            </w:pPr>
            <w:r w:rsidRPr="5CD4755F">
              <w:rPr>
                <w:rFonts w:eastAsia="Arial" w:cs="Arial"/>
                <w:sz w:val="14"/>
                <w:szCs w:val="14"/>
              </w:rPr>
              <w:t>CCCt</w:t>
            </w:r>
          </w:p>
        </w:tc>
        <w:tc>
          <w:tcPr>
            <w:tcW w:w="2610" w:type="dxa"/>
            <w:gridSpan w:val="3"/>
            <w:vMerge/>
            <w:vAlign w:val="center"/>
          </w:tcPr>
          <w:p w:rsidR="00244C40" w:rsidP="007C2340" w:rsidRDefault="00244C40" w14:paraId="3E1BA6F5" w14:textId="77777777"/>
        </w:tc>
        <w:tc>
          <w:tcPr>
            <w:tcW w:w="110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5E0D853" w14:textId="77777777">
            <w:pPr>
              <w:rPr>
                <w:rFonts w:eastAsia="Arial" w:cs="Arial"/>
                <w:sz w:val="14"/>
                <w:szCs w:val="14"/>
              </w:rPr>
            </w:pPr>
            <w:r w:rsidRPr="5CD4755F">
              <w:rPr>
                <w:rFonts w:eastAsia="Arial" w:cs="Arial"/>
                <w:sz w:val="14"/>
                <w:szCs w:val="14"/>
              </w:rPr>
              <w:t>-</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DD7C164" w14:textId="77777777">
            <w:pPr>
              <w:rPr>
                <w:rFonts w:eastAsia="Arial" w:cs="Arial"/>
                <w:sz w:val="14"/>
                <w:szCs w:val="14"/>
              </w:rPr>
            </w:pPr>
            <w:r w:rsidRPr="5CD4755F">
              <w:rPr>
                <w:rFonts w:eastAsia="Arial" w:cs="Arial"/>
                <w:sz w:val="14"/>
                <w:szCs w:val="14"/>
              </w:rPr>
              <w:t>Final Domain</w:t>
            </w:r>
          </w:p>
        </w:tc>
        <w:tc>
          <w:tcPr>
            <w:tcW w:w="109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922FFFB" w14:textId="77777777">
            <w:pPr>
              <w:rPr>
                <w:rFonts w:eastAsia="Arial" w:cs="Arial"/>
                <w:sz w:val="14"/>
                <w:szCs w:val="14"/>
              </w:rPr>
            </w:pPr>
            <w:r w:rsidRPr="5CD4755F">
              <w:rPr>
                <w:rFonts w:eastAsia="Arial" w:cs="Arial"/>
                <w:sz w:val="14"/>
                <w:szCs w:val="14"/>
              </w:rPr>
              <w:t>TSOs, JAO</w:t>
            </w:r>
          </w:p>
        </w:tc>
      </w:tr>
    </w:tbl>
    <w:p w:rsidR="00244C40" w:rsidP="00244C40" w:rsidRDefault="00244C40" w14:paraId="6CE9F3F0" w14:textId="77777777">
      <w:pPr>
        <w:spacing w:before="240"/>
        <w:rPr>
          <w:rFonts w:eastAsia="Arial" w:cs="Arial"/>
          <w:color w:val="000000" w:themeColor="text1"/>
        </w:rPr>
      </w:pPr>
      <w:r w:rsidRPr="5CD4755F">
        <w:rPr>
          <w:rFonts w:eastAsia="Arial" w:cs="Arial"/>
          <w:color w:val="000000" w:themeColor="text1"/>
        </w:rPr>
        <w:t>The following inputs are required to calculate the ID ATC for SIDC:</w:t>
      </w:r>
    </w:p>
    <w:p w:rsidR="00244C40" w:rsidP="00244C40" w:rsidRDefault="00244C40" w14:paraId="6640261C" w14:textId="77777777">
      <w:pPr>
        <w:pStyle w:val="ListParagraph"/>
        <w:spacing w:after="240"/>
        <w:rPr>
          <w:rFonts w:eastAsia="Arial"/>
          <w:bCs w:val="0"/>
          <w:color w:val="000000" w:themeColor="text1"/>
          <w:szCs w:val="20"/>
          <w:lang w:val="en-IE"/>
        </w:rPr>
      </w:pPr>
      <w:r w:rsidRPr="5CD4755F">
        <w:rPr>
          <w:rFonts w:eastAsia="Arial"/>
          <w:bCs w:val="0"/>
          <w:color w:val="000000" w:themeColor="text1"/>
          <w:szCs w:val="20"/>
        </w:rPr>
        <w:t xml:space="preserve">The final flow-based parameters for each MTU of the Core ID CC process at RefProg Balance consisting of the PTDFs based on the CGM the RAM for all CNECs according to Article 21 of ID CCM </w:t>
      </w:r>
    </w:p>
    <w:p w:rsidR="00244C40" w:rsidP="00244C40" w:rsidRDefault="00244C40" w14:paraId="4602FDFA" w14:textId="77777777">
      <w:pPr>
        <w:pStyle w:val="ListParagraph"/>
        <w:spacing w:after="240"/>
        <w:rPr>
          <w:rFonts w:eastAsia="Arial"/>
          <w:bCs w:val="0"/>
          <w:color w:val="000000" w:themeColor="text1"/>
          <w:szCs w:val="20"/>
          <w:lang w:val="en-IE"/>
        </w:rPr>
      </w:pPr>
      <w:r w:rsidRPr="5CD4755F">
        <w:rPr>
          <w:rFonts w:eastAsia="Arial"/>
          <w:bCs w:val="0"/>
          <w:color w:val="000000" w:themeColor="text1"/>
          <w:szCs w:val="20"/>
        </w:rPr>
        <w:t xml:space="preserve">External Constraints if necessary </w:t>
      </w:r>
    </w:p>
    <w:p w:rsidR="00244C40" w:rsidP="00244C40" w:rsidRDefault="00244C40" w14:paraId="7BD638AF" w14:textId="77777777">
      <w:pPr>
        <w:pStyle w:val="ListParagraph"/>
        <w:spacing w:after="240"/>
        <w:rPr>
          <w:rFonts w:eastAsia="Arial"/>
          <w:bCs w:val="0"/>
          <w:color w:val="000000" w:themeColor="text1"/>
          <w:szCs w:val="20"/>
          <w:lang w:val="en-IE"/>
        </w:rPr>
      </w:pPr>
      <w:r w:rsidRPr="5CD4755F">
        <w:rPr>
          <w:rFonts w:eastAsia="Arial"/>
          <w:bCs w:val="0"/>
          <w:color w:val="000000" w:themeColor="text1"/>
          <w:szCs w:val="20"/>
        </w:rPr>
        <w:t>AAC grid model and the latest AAC sent by XBID</w:t>
      </w:r>
    </w:p>
    <w:p w:rsidR="00244C40" w:rsidP="00244C40" w:rsidRDefault="00244C40" w14:paraId="64497BBF" w14:textId="77777777">
      <w:pPr>
        <w:rPr>
          <w:rFonts w:eastAsia="Arial" w:cs="Arial"/>
          <w:color w:val="000000" w:themeColor="text1"/>
        </w:rPr>
      </w:pPr>
      <w:r w:rsidRPr="5CD4755F">
        <w:rPr>
          <w:rFonts w:eastAsia="Arial" w:cs="Arial"/>
          <w:color w:val="000000" w:themeColor="text1"/>
        </w:rPr>
        <w:t>The outputs are:</w:t>
      </w:r>
    </w:p>
    <w:p w:rsidR="00244C40" w:rsidP="00244C40" w:rsidRDefault="00244C40" w14:paraId="721D370F" w14:textId="2A0B6115">
      <w:pPr>
        <w:pStyle w:val="ListParagraph"/>
        <w:spacing w:after="240"/>
        <w:rPr>
          <w:rFonts w:eastAsia="Arial"/>
          <w:bCs w:val="0"/>
          <w:color w:val="000000" w:themeColor="text1"/>
          <w:szCs w:val="20"/>
          <w:lang w:val="en-IE"/>
        </w:rPr>
      </w:pPr>
      <w:r w:rsidRPr="5CD4755F">
        <w:rPr>
          <w:rFonts w:eastAsia="Arial"/>
          <w:bCs w:val="0"/>
          <w:color w:val="000000" w:themeColor="text1"/>
          <w:szCs w:val="20"/>
        </w:rPr>
        <w:t>ID NTCs (</w:t>
      </w:r>
      <w:r w:rsidR="00956DAF">
        <w:rPr>
          <w:rFonts w:eastAsia="Arial"/>
          <w:bCs w:val="0"/>
          <w:color w:val="000000" w:themeColor="text1"/>
          <w:szCs w:val="20"/>
        </w:rPr>
        <w:t>ID3-</w:t>
      </w:r>
      <w:r w:rsidRPr="5CD4755F">
        <w:rPr>
          <w:rFonts w:eastAsia="Arial"/>
          <w:bCs w:val="0"/>
          <w:color w:val="000000" w:themeColor="text1"/>
          <w:szCs w:val="20"/>
        </w:rPr>
        <w:t>921)</w:t>
      </w:r>
    </w:p>
    <w:p w:rsidR="00244C40" w:rsidP="00244C40" w:rsidRDefault="00244C40" w14:paraId="65D63122" w14:textId="11982BE9">
      <w:pPr>
        <w:pStyle w:val="ListParagraph"/>
        <w:spacing w:after="240"/>
        <w:rPr>
          <w:rFonts w:eastAsia="Arial"/>
          <w:bCs w:val="0"/>
          <w:color w:val="000000" w:themeColor="text1"/>
          <w:szCs w:val="20"/>
          <w:lang w:val="en-IE"/>
        </w:rPr>
      </w:pPr>
      <w:r w:rsidRPr="5CD4755F">
        <w:rPr>
          <w:rFonts w:eastAsia="Arial"/>
          <w:bCs w:val="0"/>
          <w:color w:val="000000" w:themeColor="text1"/>
          <w:szCs w:val="20"/>
        </w:rPr>
        <w:t>ID ATCs (</w:t>
      </w:r>
      <w:r w:rsidR="00956DAF">
        <w:rPr>
          <w:rFonts w:eastAsia="Arial"/>
          <w:bCs w:val="0"/>
          <w:color w:val="000000" w:themeColor="text1"/>
          <w:szCs w:val="20"/>
        </w:rPr>
        <w:t>ID3-</w:t>
      </w:r>
      <w:r w:rsidRPr="5CD4755F">
        <w:rPr>
          <w:rFonts w:eastAsia="Arial"/>
          <w:bCs w:val="0"/>
          <w:color w:val="000000" w:themeColor="text1"/>
          <w:szCs w:val="20"/>
        </w:rPr>
        <w:t>922)</w:t>
      </w:r>
    </w:p>
    <w:p w:rsidR="00244C40" w:rsidP="00244C40" w:rsidRDefault="00244C40" w14:paraId="6527DAC3" w14:textId="77777777">
      <w:pPr>
        <w:pStyle w:val="ListParagraph"/>
        <w:numPr>
          <w:ilvl w:val="0"/>
          <w:numId w:val="0"/>
        </w:numPr>
        <w:spacing w:after="240"/>
        <w:ind w:left="720"/>
        <w:rPr>
          <w:rFonts w:eastAsia="Arial"/>
          <w:bCs w:val="0"/>
          <w:color w:val="000000" w:themeColor="text1"/>
          <w:szCs w:val="20"/>
          <w:lang w:val="en-IE"/>
        </w:rPr>
      </w:pPr>
    </w:p>
    <w:p w:rsidRPr="004F0303" w:rsidR="006F3215" w:rsidP="006F3215" w:rsidRDefault="006F3215" w14:paraId="35602ADC" w14:textId="63C2F7D6">
      <w:pPr>
        <w:pStyle w:val="Heading3"/>
      </w:pPr>
      <w:r w:rsidRPr="004F0303">
        <w:t>Late NTC delivery (after 09:55)</w:t>
      </w:r>
    </w:p>
    <w:p w:rsidRPr="006F3215" w:rsidR="006F3215" w:rsidP="008078E8" w:rsidRDefault="006F3215" w14:paraId="62D08225" w14:textId="286B82D9">
      <w:r w:rsidRPr="004F0303">
        <w:t>Since CCCT version 4.2, it is now possible to submit NTC to XBID after 09:55. In case the checkpoint of NTC delivery to XBID is not reached before 09:53, the IDCC(d) process is halted. It is then restarted after the end of IDA3. A new ATC extraction is triggered and will take into account the post IDA3 AAC. New NTC will be delivered to XBID before 10:30.</w:t>
      </w:r>
    </w:p>
    <w:p w:rsidR="00244C40" w:rsidP="00244C40" w:rsidRDefault="00244C40" w14:paraId="45005CE1" w14:textId="0EFEDF7D">
      <w:pPr>
        <w:pStyle w:val="Heading3"/>
        <w:rPr>
          <w:lang w:val="en-IE"/>
        </w:rPr>
      </w:pPr>
      <w:r w:rsidRPr="5CD4755F">
        <w:t>Backup and Fallback processes</w:t>
      </w:r>
    </w:p>
    <w:p w:rsidR="00244C40" w:rsidP="00244C40" w:rsidRDefault="00244C40" w14:paraId="39F80F1C" w14:textId="77777777">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855"/>
        <w:gridCol w:w="1770"/>
        <w:gridCol w:w="3405"/>
        <w:gridCol w:w="690"/>
        <w:gridCol w:w="885"/>
        <w:gridCol w:w="795"/>
      </w:tblGrid>
      <w:tr w:rsidR="00244C40" w:rsidTr="007C2340" w14:paraId="42BA6E1A" w14:textId="77777777">
        <w:trPr>
          <w:trHeight w:val="495"/>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7C688A2C" w14:textId="77777777">
            <w:pPr>
              <w:rPr>
                <w:rFonts w:eastAsia="Arial" w:cs="Arial"/>
                <w:sz w:val="14"/>
                <w:szCs w:val="14"/>
              </w:rPr>
            </w:pPr>
            <w:r w:rsidRPr="5CD4755F">
              <w:rPr>
                <w:rFonts w:eastAsia="Arial" w:cs="Arial"/>
                <w:color w:val="FFFFFF" w:themeColor="background1"/>
                <w:sz w:val="14"/>
                <w:szCs w:val="14"/>
              </w:rPr>
              <w:t>Backup ID</w:t>
            </w:r>
          </w:p>
        </w:tc>
        <w:tc>
          <w:tcPr>
            <w:tcW w:w="85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5189B47E" w14:textId="77777777">
            <w:pPr>
              <w:rPr>
                <w:rFonts w:eastAsia="Arial" w:cs="Arial"/>
                <w:sz w:val="14"/>
                <w:szCs w:val="14"/>
              </w:rPr>
            </w:pPr>
            <w:r w:rsidRPr="5CD4755F">
              <w:rPr>
                <w:rFonts w:eastAsia="Arial" w:cs="Arial"/>
                <w:color w:val="FFFFFF" w:themeColor="background1"/>
                <w:sz w:val="14"/>
                <w:szCs w:val="14"/>
              </w:rPr>
              <w:t>Process Step</w:t>
            </w:r>
          </w:p>
        </w:tc>
        <w:tc>
          <w:tcPr>
            <w:tcW w:w="177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ADE1F04" w14:textId="77777777">
            <w:pPr>
              <w:rPr>
                <w:rFonts w:eastAsia="Arial" w:cs="Arial"/>
                <w:sz w:val="14"/>
                <w:szCs w:val="14"/>
              </w:rPr>
            </w:pPr>
            <w:r w:rsidRPr="5CD4755F">
              <w:rPr>
                <w:rFonts w:eastAsia="Arial" w:cs="Arial"/>
                <w:color w:val="FFFFFF" w:themeColor="background1"/>
                <w:sz w:val="14"/>
                <w:szCs w:val="14"/>
              </w:rPr>
              <w:t>Description</w:t>
            </w:r>
          </w:p>
        </w:tc>
        <w:tc>
          <w:tcPr>
            <w:tcW w:w="340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6589CBE" w14:textId="77777777">
            <w:pPr>
              <w:rPr>
                <w:rFonts w:eastAsia="Arial" w:cs="Arial"/>
                <w:sz w:val="14"/>
                <w:szCs w:val="14"/>
              </w:rPr>
            </w:pPr>
            <w:r w:rsidRPr="5CD4755F">
              <w:rPr>
                <w:rFonts w:eastAsia="Arial" w:cs="Arial"/>
                <w:color w:val="FFFFFF" w:themeColor="background1"/>
                <w:sz w:val="14"/>
                <w:szCs w:val="14"/>
              </w:rPr>
              <w:t>Solution/Action</w:t>
            </w:r>
          </w:p>
        </w:tc>
        <w:tc>
          <w:tcPr>
            <w:tcW w:w="69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081F905" w14:textId="77777777">
            <w:pPr>
              <w:rPr>
                <w:rFonts w:eastAsia="Arial" w:cs="Arial"/>
                <w:sz w:val="14"/>
                <w:szCs w:val="14"/>
              </w:rPr>
            </w:pPr>
            <w:r w:rsidRPr="5CD4755F">
              <w:rPr>
                <w:rFonts w:eastAsia="Arial" w:cs="Arial"/>
                <w:color w:val="FFFFFF" w:themeColor="background1"/>
                <w:sz w:val="14"/>
                <w:szCs w:val="14"/>
              </w:rPr>
              <w:t>Owner</w:t>
            </w:r>
          </w:p>
        </w:tc>
        <w:tc>
          <w:tcPr>
            <w:tcW w:w="88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053B000C" w14:textId="77777777">
            <w:pPr>
              <w:rPr>
                <w:rFonts w:eastAsia="Arial" w:cs="Arial"/>
                <w:sz w:val="14"/>
                <w:szCs w:val="14"/>
              </w:rPr>
            </w:pPr>
            <w:r w:rsidRPr="5CD4755F">
              <w:rPr>
                <w:rFonts w:eastAsia="Arial" w:cs="Arial"/>
                <w:color w:val="FFFFFF" w:themeColor="background1"/>
                <w:sz w:val="14"/>
                <w:szCs w:val="14"/>
              </w:rPr>
              <w:t>Tool</w:t>
            </w:r>
          </w:p>
        </w:tc>
        <w:tc>
          <w:tcPr>
            <w:tcW w:w="79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437D8DEC"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7C2340" w14:paraId="563D18A2"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051EAD59" w14:textId="15D955D9">
            <w:pPr>
              <w:rPr>
                <w:rFonts w:eastAsia="Arial" w:cs="Arial"/>
                <w:sz w:val="14"/>
                <w:szCs w:val="14"/>
              </w:rPr>
            </w:pPr>
            <w:r w:rsidRPr="02BA803D">
              <w:rPr>
                <w:rFonts w:eastAsia="Arial" w:cs="Arial"/>
                <w:sz w:val="14"/>
                <w:szCs w:val="14"/>
              </w:rPr>
              <w:t>ID3_1</w:t>
            </w:r>
            <w:r w:rsidR="00D14BD7">
              <w:rPr>
                <w:rFonts w:eastAsia="Arial" w:cs="Arial"/>
                <w:sz w:val="14"/>
                <w:szCs w:val="14"/>
              </w:rPr>
              <w:t>5</w:t>
            </w:r>
          </w:p>
        </w:tc>
        <w:tc>
          <w:tcPr>
            <w:tcW w:w="855"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04ECD0E7" w14:textId="77777777">
            <w:pPr>
              <w:rPr>
                <w:rFonts w:eastAsia="Arial" w:cs="Arial"/>
                <w:sz w:val="14"/>
                <w:szCs w:val="14"/>
              </w:rPr>
            </w:pPr>
            <w:r w:rsidRPr="36B9E736">
              <w:rPr>
                <w:rFonts w:eastAsia="Arial" w:cs="Arial"/>
                <w:sz w:val="14"/>
                <w:szCs w:val="14"/>
              </w:rPr>
              <w:t>ID ATC Extraction</w:t>
            </w:r>
          </w:p>
        </w:tc>
        <w:tc>
          <w:tcPr>
            <w:tcW w:w="17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0C16EFC9" w14:textId="77777777">
            <w:pPr>
              <w:rPr>
                <w:rFonts w:eastAsia="Arial" w:cs="Arial"/>
                <w:color w:val="000000" w:themeColor="text1"/>
                <w:sz w:val="14"/>
                <w:szCs w:val="14"/>
                <w:highlight w:val="yellow"/>
              </w:rPr>
            </w:pPr>
            <w:commentRangeStart w:id="343"/>
            <w:r w:rsidRPr="008078E8">
              <w:rPr>
                <w:rFonts w:eastAsia="Arial" w:cs="Arial"/>
                <w:color w:val="000000" w:themeColor="text1"/>
                <w:sz w:val="14"/>
                <w:szCs w:val="14"/>
              </w:rPr>
              <w:t>Delivery of NTCs after target time 09:45 to XBID</w:t>
            </w:r>
            <w:commentRangeEnd w:id="343"/>
            <w:r w:rsidR="005D1606">
              <w:rPr>
                <w:rStyle w:val="CommentReference"/>
                <w:rFonts w:eastAsia="Arial" w:cs="Arial"/>
                <w:color w:val="000000" w:themeColor="text1"/>
                <w:sz w:val="14"/>
                <w:szCs w:val="14"/>
                <w:highlight w:val="yellow"/>
              </w:rPr>
              <w:commentReference w:id="343"/>
            </w:r>
          </w:p>
        </w:tc>
        <w:tc>
          <w:tcPr>
            <w:tcW w:w="34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8078E8" w:rsidR="00244C40" w:rsidP="007C2340" w:rsidRDefault="00244C40" w14:paraId="66F99888" w14:textId="77777777">
            <w:pPr>
              <w:rPr>
                <w:rFonts w:eastAsia="Arial" w:cs="Arial"/>
                <w:color w:val="000000" w:themeColor="text1"/>
                <w:sz w:val="14"/>
                <w:szCs w:val="14"/>
                <w:lang w:val="sv-SE"/>
              </w:rPr>
            </w:pPr>
            <w:r w:rsidRPr="008078E8">
              <w:rPr>
                <w:rFonts w:eastAsia="Arial" w:cs="Arial"/>
                <w:color w:val="000000" w:themeColor="text1"/>
                <w:sz w:val="14"/>
                <w:szCs w:val="14"/>
                <w:lang w:val="sv-SE"/>
              </w:rPr>
              <w:t>1. Inform all market parties via UMM</w:t>
            </w:r>
          </w:p>
          <w:p w:rsidR="00244C40" w:rsidP="007C2340" w:rsidRDefault="00244C40" w14:paraId="105D812F" w14:textId="77777777">
            <w:pPr>
              <w:rPr>
                <w:rFonts w:eastAsia="Arial" w:cs="Arial"/>
                <w:color w:val="000000" w:themeColor="text1"/>
                <w:sz w:val="14"/>
                <w:szCs w:val="14"/>
              </w:rPr>
            </w:pPr>
            <w:r w:rsidRPr="02BA803D">
              <w:rPr>
                <w:rFonts w:eastAsia="Arial" w:cs="Arial"/>
                <w:color w:val="000000" w:themeColor="text1"/>
                <w:sz w:val="14"/>
                <w:szCs w:val="14"/>
              </w:rPr>
              <w:t>2. Inform TSOs</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6E31B180" w14:textId="77777777">
            <w:pPr>
              <w:rPr>
                <w:rFonts w:eastAsia="Arial" w:cs="Arial"/>
                <w:sz w:val="14"/>
                <w:szCs w:val="14"/>
              </w:rPr>
            </w:pPr>
            <w:r w:rsidRPr="02BA803D">
              <w:rPr>
                <w:rFonts w:eastAsia="Arial" w:cs="Arial"/>
                <w:sz w:val="14"/>
                <w:szCs w:val="14"/>
              </w:rPr>
              <w:t>CCC</w:t>
            </w:r>
          </w:p>
        </w:tc>
        <w:tc>
          <w:tcPr>
            <w:tcW w:w="8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03737C02" w14:textId="77777777">
            <w:pPr>
              <w:rPr>
                <w:rFonts w:eastAsia="Arial" w:cs="Arial"/>
                <w:sz w:val="14"/>
                <w:szCs w:val="14"/>
              </w:rPr>
            </w:pPr>
            <w:r w:rsidRPr="02BA803D">
              <w:rPr>
                <w:rFonts w:eastAsia="Arial" w:cs="Arial"/>
                <w:sz w:val="14"/>
                <w:szCs w:val="14"/>
              </w:rPr>
              <w:t>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0068F9A0" w14:textId="77777777">
            <w:pPr>
              <w:rPr>
                <w:rFonts w:eastAsia="Arial" w:cs="Arial"/>
                <w:sz w:val="14"/>
                <w:szCs w:val="14"/>
              </w:rPr>
            </w:pPr>
            <w:r w:rsidRPr="02BA803D">
              <w:rPr>
                <w:rFonts w:eastAsia="Arial" w:cs="Arial"/>
                <w:sz w:val="14"/>
                <w:szCs w:val="14"/>
              </w:rPr>
              <w:t>23, 22</w:t>
            </w:r>
          </w:p>
        </w:tc>
      </w:tr>
      <w:tr w:rsidR="006F3215" w:rsidTr="007C2340" w14:paraId="0DF66620"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Pr="004F0303" w:rsidR="006F3215" w:rsidP="006F3215" w:rsidRDefault="006F3215" w14:paraId="3D590E69" w14:textId="53986233">
            <w:pPr>
              <w:rPr>
                <w:rFonts w:eastAsia="Arial" w:cs="Arial"/>
                <w:sz w:val="14"/>
                <w:szCs w:val="14"/>
              </w:rPr>
            </w:pPr>
            <w:r w:rsidRPr="004F0303">
              <w:rPr>
                <w:sz w:val="14"/>
                <w:szCs w:val="14"/>
              </w:rPr>
              <w:t>ID3_16</w:t>
            </w:r>
          </w:p>
        </w:tc>
        <w:tc>
          <w:tcPr>
            <w:tcW w:w="855" w:type="dxa"/>
            <w:vMerge/>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Pr="004F0303" w:rsidR="006F3215" w:rsidP="006F3215" w:rsidRDefault="006F3215" w14:paraId="1C8A9518" w14:textId="77777777">
            <w:pPr>
              <w:rPr>
                <w:rFonts w:eastAsia="Arial" w:cs="Arial"/>
                <w:sz w:val="14"/>
                <w:szCs w:val="14"/>
              </w:rPr>
            </w:pPr>
          </w:p>
        </w:tc>
        <w:tc>
          <w:tcPr>
            <w:tcW w:w="17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Pr="004F0303" w:rsidR="006F3215" w:rsidP="006F3215" w:rsidRDefault="006F3215" w14:paraId="0B868BC5" w14:textId="25C74A7B">
            <w:pPr>
              <w:rPr>
                <w:rFonts w:eastAsia="Arial" w:cs="Arial"/>
                <w:color w:val="000000" w:themeColor="text1"/>
                <w:sz w:val="14"/>
                <w:szCs w:val="14"/>
              </w:rPr>
            </w:pPr>
            <w:r w:rsidRPr="004F0303">
              <w:rPr>
                <w:sz w:val="14"/>
                <w:szCs w:val="14"/>
              </w:rPr>
              <w:t>Delivery of NTCs after 09:55</w:t>
            </w:r>
          </w:p>
        </w:tc>
        <w:tc>
          <w:tcPr>
            <w:tcW w:w="34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4F0303" w:rsidR="006F3215" w:rsidP="006F3215" w:rsidRDefault="006F3215" w14:paraId="3A86AE61" w14:textId="41AC95AC">
            <w:pPr>
              <w:rPr>
                <w:sz w:val="14"/>
                <w:szCs w:val="14"/>
              </w:rPr>
            </w:pPr>
            <w:r w:rsidRPr="004F0303">
              <w:rPr>
                <w:sz w:val="14"/>
                <w:szCs w:val="14"/>
              </w:rPr>
              <w:t xml:space="preserve">1. </w:t>
            </w:r>
            <w:commentRangeStart w:id="344"/>
            <w:r w:rsidRPr="004F0303">
              <w:rPr>
                <w:sz w:val="14"/>
                <w:szCs w:val="14"/>
              </w:rPr>
              <w:t>Inform all market parties via UMM that ID3 capacities are delayed after IDA3</w:t>
            </w:r>
            <w:commentRangeEnd w:id="344"/>
            <w:r w:rsidRPr="004F0303">
              <w:rPr>
                <w:rStyle w:val="CommentReference"/>
                <w:sz w:val="14"/>
                <w:szCs w:val="14"/>
              </w:rPr>
              <w:commentReference w:id="344"/>
            </w:r>
          </w:p>
          <w:p w:rsidRPr="004F0303" w:rsidR="006F3215" w:rsidP="006F3215" w:rsidRDefault="006F3215" w14:paraId="43ACB412" w14:textId="5BDC97A7">
            <w:pPr>
              <w:rPr>
                <w:rFonts w:eastAsia="Arial" w:cs="Arial"/>
                <w:color w:val="000000" w:themeColor="text1"/>
                <w:sz w:val="14"/>
                <w:szCs w:val="14"/>
                <w:lang w:val="sv-SE"/>
              </w:rPr>
            </w:pPr>
            <w:r w:rsidRPr="004F0303">
              <w:rPr>
                <w:sz w:val="14"/>
                <w:szCs w:val="14"/>
              </w:rPr>
              <w:t>2. Inform TSOs</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4F0303" w:rsidR="006F3215" w:rsidP="006F3215" w:rsidRDefault="006F3215" w14:paraId="5384F685" w14:textId="38B2C865">
            <w:pPr>
              <w:rPr>
                <w:rFonts w:eastAsia="Arial" w:cs="Arial"/>
                <w:sz w:val="14"/>
                <w:szCs w:val="14"/>
              </w:rPr>
            </w:pPr>
            <w:r w:rsidRPr="004F0303">
              <w:rPr>
                <w:sz w:val="14"/>
                <w:szCs w:val="14"/>
              </w:rPr>
              <w:t>CCC</w:t>
            </w:r>
          </w:p>
        </w:tc>
        <w:tc>
          <w:tcPr>
            <w:tcW w:w="8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4F0303" w:rsidR="006F3215" w:rsidP="006F3215" w:rsidRDefault="006F3215" w14:paraId="2EF2404F" w14:textId="3DBEA5A8">
            <w:pPr>
              <w:rPr>
                <w:rFonts w:eastAsia="Arial" w:cs="Arial"/>
                <w:sz w:val="14"/>
                <w:szCs w:val="14"/>
              </w:rPr>
            </w:pPr>
            <w:r w:rsidRPr="004F0303">
              <w:rPr>
                <w:sz w:val="14"/>
                <w:szCs w:val="14"/>
              </w:rPr>
              <w:t>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Pr="004F0303" w:rsidR="006F3215" w:rsidP="006F3215" w:rsidRDefault="006F3215" w14:paraId="1E99D112" w14:textId="40F3C7A6">
            <w:pPr>
              <w:rPr>
                <w:rFonts w:eastAsia="Arial" w:cs="Arial"/>
                <w:sz w:val="14"/>
                <w:szCs w:val="14"/>
              </w:rPr>
            </w:pPr>
            <w:r w:rsidRPr="004F0303">
              <w:rPr>
                <w:sz w:val="14"/>
                <w:szCs w:val="14"/>
              </w:rPr>
              <w:t>3</w:t>
            </w:r>
            <w:r w:rsidRPr="004F0303" w:rsidR="00980FB6">
              <w:rPr>
                <w:sz w:val="14"/>
                <w:szCs w:val="14"/>
              </w:rPr>
              <w:t>2</w:t>
            </w:r>
            <w:r w:rsidRPr="004F0303">
              <w:rPr>
                <w:sz w:val="14"/>
                <w:szCs w:val="14"/>
              </w:rPr>
              <w:t>, 3</w:t>
            </w:r>
            <w:r w:rsidRPr="004F0303" w:rsidR="00980FB6">
              <w:rPr>
                <w:sz w:val="14"/>
                <w:szCs w:val="14"/>
              </w:rPr>
              <w:t>3</w:t>
            </w:r>
          </w:p>
        </w:tc>
      </w:tr>
      <w:tr w:rsidR="006F3215" w:rsidTr="007C2340" w14:paraId="40501C90"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6F3215" w:rsidP="006F3215" w:rsidRDefault="006F3215" w14:paraId="00E6F0D3" w14:textId="4DBF3541">
            <w:pPr>
              <w:rPr>
                <w:rFonts w:eastAsia="Arial" w:cs="Arial"/>
                <w:sz w:val="14"/>
                <w:szCs w:val="14"/>
              </w:rPr>
            </w:pPr>
            <w:r w:rsidRPr="02BA803D">
              <w:rPr>
                <w:rFonts w:eastAsia="Arial" w:cs="Arial"/>
                <w:sz w:val="14"/>
                <w:szCs w:val="14"/>
              </w:rPr>
              <w:t xml:space="preserve"> ID3_</w:t>
            </w:r>
            <w:r w:rsidR="00D14BD7">
              <w:rPr>
                <w:rFonts w:eastAsia="Arial" w:cs="Arial"/>
                <w:sz w:val="14"/>
                <w:szCs w:val="14"/>
              </w:rPr>
              <w:t>17</w:t>
            </w:r>
          </w:p>
        </w:tc>
        <w:tc>
          <w:tcPr>
            <w:tcW w:w="855" w:type="dxa"/>
            <w:vMerge/>
            <w:vAlign w:val="center"/>
          </w:tcPr>
          <w:p w:rsidR="006F3215" w:rsidP="006F3215" w:rsidRDefault="006F3215" w14:paraId="36B174B8" w14:textId="77777777"/>
        </w:tc>
        <w:tc>
          <w:tcPr>
            <w:tcW w:w="17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6F3215" w:rsidP="006F3215" w:rsidRDefault="006F3215" w14:paraId="50D774CF" w14:textId="77777777">
            <w:pPr>
              <w:rPr>
                <w:rFonts w:eastAsia="Arial" w:cs="Arial"/>
                <w:sz w:val="14"/>
                <w:szCs w:val="14"/>
              </w:rPr>
            </w:pPr>
            <w:commentRangeStart w:id="345"/>
            <w:r w:rsidRPr="02BA803D">
              <w:rPr>
                <w:rFonts w:eastAsia="Arial" w:cs="Arial"/>
                <w:sz w:val="14"/>
                <w:szCs w:val="14"/>
              </w:rPr>
              <w:t>Failed ATC Extraction</w:t>
            </w:r>
            <w:commentRangeEnd w:id="345"/>
            <w:r>
              <w:rPr>
                <w:rStyle w:val="CommentReference"/>
                <w:rFonts w:eastAsia="Arial" w:cs="Arial"/>
                <w:sz w:val="14"/>
                <w:szCs w:val="14"/>
              </w:rPr>
              <w:commentReference w:id="345"/>
            </w:r>
          </w:p>
        </w:tc>
        <w:tc>
          <w:tcPr>
            <w:tcW w:w="34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74A916D1" w14:textId="77777777">
            <w:pPr>
              <w:rPr>
                <w:rFonts w:eastAsia="Arial" w:cs="Arial"/>
                <w:sz w:val="14"/>
                <w:szCs w:val="14"/>
              </w:rPr>
            </w:pPr>
            <w:r w:rsidRPr="02BA803D">
              <w:rPr>
                <w:rFonts w:eastAsia="Arial" w:cs="Arial"/>
                <w:sz w:val="14"/>
                <w:szCs w:val="14"/>
              </w:rPr>
              <w:t>1. If computation is not successfully finished by Critical End Time, inform parties per e-mail template about failure on provision of computed NTCs.</w:t>
            </w:r>
          </w:p>
          <w:p w:rsidR="006F3215" w:rsidP="006F3215" w:rsidRDefault="006F3215" w14:paraId="15DD462A" w14:textId="77777777">
            <w:pPr>
              <w:rPr>
                <w:rFonts w:eastAsia="Arial" w:cs="Arial"/>
                <w:sz w:val="14"/>
                <w:szCs w:val="14"/>
              </w:rPr>
            </w:pPr>
            <w:r w:rsidRPr="02BA803D">
              <w:rPr>
                <w:rFonts w:eastAsia="Arial" w:cs="Arial"/>
                <w:sz w:val="14"/>
                <w:szCs w:val="14"/>
              </w:rPr>
              <w:t>2. Send UMM</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64D984DC" w14:textId="77777777">
            <w:pPr>
              <w:rPr>
                <w:rFonts w:eastAsia="Arial" w:cs="Arial"/>
                <w:sz w:val="14"/>
                <w:szCs w:val="14"/>
              </w:rPr>
            </w:pPr>
            <w:r w:rsidRPr="5CD4755F">
              <w:rPr>
                <w:rFonts w:eastAsia="Arial" w:cs="Arial"/>
                <w:sz w:val="14"/>
                <w:szCs w:val="14"/>
              </w:rPr>
              <w:t>CCC</w:t>
            </w:r>
          </w:p>
        </w:tc>
        <w:tc>
          <w:tcPr>
            <w:tcW w:w="8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07CAD054" w14:textId="77777777">
            <w:pPr>
              <w:rPr>
                <w:rFonts w:eastAsia="Arial" w:cs="Arial"/>
                <w:sz w:val="14"/>
                <w:szCs w:val="14"/>
              </w:rPr>
            </w:pPr>
            <w:r w:rsidRPr="5CD4755F">
              <w:rPr>
                <w:rFonts w:eastAsia="Arial" w:cs="Arial"/>
                <w:sz w:val="14"/>
                <w:szCs w:val="14"/>
              </w:rPr>
              <w:t>XBID, ID_CCCt</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0AA6E948" w14:textId="3B6AED22">
            <w:pPr>
              <w:rPr>
                <w:rFonts w:eastAsia="Arial" w:cs="Arial"/>
                <w:sz w:val="14"/>
                <w:szCs w:val="14"/>
              </w:rPr>
            </w:pPr>
            <w:r w:rsidRPr="5CD4755F">
              <w:rPr>
                <w:rFonts w:eastAsia="Arial" w:cs="Arial"/>
                <w:sz w:val="14"/>
                <w:szCs w:val="14"/>
              </w:rPr>
              <w:t>2, 2</w:t>
            </w:r>
            <w:r w:rsidR="00231CA9">
              <w:rPr>
                <w:rFonts w:eastAsia="Arial" w:cs="Arial"/>
                <w:sz w:val="14"/>
                <w:szCs w:val="14"/>
              </w:rPr>
              <w:t>9</w:t>
            </w:r>
          </w:p>
        </w:tc>
      </w:tr>
      <w:tr w:rsidR="006F3215" w:rsidTr="007C2340" w14:paraId="45521BDC"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6F3215" w:rsidP="006F3215" w:rsidRDefault="006F3215" w14:paraId="5C649CFF" w14:textId="1018081F">
            <w:pPr>
              <w:rPr>
                <w:rFonts w:eastAsia="Arial" w:cs="Arial"/>
                <w:sz w:val="14"/>
                <w:szCs w:val="14"/>
              </w:rPr>
            </w:pPr>
            <w:r w:rsidRPr="02BA803D">
              <w:rPr>
                <w:rFonts w:eastAsia="Arial" w:cs="Arial"/>
                <w:sz w:val="14"/>
                <w:szCs w:val="14"/>
              </w:rPr>
              <w:t xml:space="preserve"> ID3_</w:t>
            </w:r>
            <w:r w:rsidR="00D14BD7">
              <w:rPr>
                <w:rFonts w:eastAsia="Arial" w:cs="Arial"/>
                <w:sz w:val="14"/>
                <w:szCs w:val="14"/>
              </w:rPr>
              <w:t>18</w:t>
            </w:r>
          </w:p>
        </w:tc>
        <w:tc>
          <w:tcPr>
            <w:tcW w:w="855" w:type="dxa"/>
            <w:vMerge/>
            <w:vAlign w:val="center"/>
          </w:tcPr>
          <w:p w:rsidR="006F3215" w:rsidP="006F3215" w:rsidRDefault="006F3215" w14:paraId="1AE7D6EE" w14:textId="77777777"/>
        </w:tc>
        <w:tc>
          <w:tcPr>
            <w:tcW w:w="17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6F3215" w:rsidP="006F3215" w:rsidRDefault="006F3215" w14:paraId="4B2D1857" w14:textId="77777777">
            <w:pPr>
              <w:rPr>
                <w:rFonts w:eastAsia="Arial" w:cs="Arial"/>
                <w:sz w:val="14"/>
                <w:szCs w:val="14"/>
              </w:rPr>
            </w:pPr>
            <w:commentRangeStart w:id="346"/>
            <w:r w:rsidRPr="02BA803D">
              <w:rPr>
                <w:rFonts w:eastAsia="Arial" w:cs="Arial"/>
                <w:sz w:val="14"/>
                <w:szCs w:val="14"/>
              </w:rPr>
              <w:t>No distribution of NTCs (ID3-921-XX) to XBID</w:t>
            </w:r>
            <w:commentRangeEnd w:id="346"/>
            <w:r>
              <w:rPr>
                <w:rStyle w:val="CommentReference"/>
                <w:rFonts w:eastAsia="Arial" w:cs="Arial"/>
                <w:sz w:val="14"/>
                <w:szCs w:val="14"/>
              </w:rPr>
              <w:commentReference w:id="346"/>
            </w:r>
          </w:p>
        </w:tc>
        <w:tc>
          <w:tcPr>
            <w:tcW w:w="34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1C0B9E12" w14:textId="77777777">
            <w:pPr>
              <w:rPr>
                <w:rFonts w:eastAsia="Arial" w:cs="Arial"/>
                <w:sz w:val="14"/>
                <w:szCs w:val="14"/>
              </w:rPr>
            </w:pPr>
            <w:r w:rsidRPr="7457B0FF">
              <w:rPr>
                <w:rFonts w:eastAsia="Arial" w:cs="Arial"/>
                <w:sz w:val="14"/>
                <w:szCs w:val="14"/>
              </w:rPr>
              <w:t xml:space="preserve">1. Submit to XBID via sFTP and wait for positive ACK. </w:t>
            </w:r>
          </w:p>
          <w:p w:rsidR="006F3215" w:rsidP="006F3215" w:rsidRDefault="006F3215" w14:paraId="04BBD190" w14:textId="77777777">
            <w:pPr>
              <w:rPr>
                <w:rFonts w:eastAsia="Arial" w:cs="Arial"/>
                <w:sz w:val="14"/>
                <w:szCs w:val="14"/>
              </w:rPr>
            </w:pPr>
            <w:r w:rsidRPr="7457B0FF">
              <w:rPr>
                <w:rFonts w:eastAsia="Arial" w:cs="Arial"/>
                <w:sz w:val="14"/>
                <w:szCs w:val="14"/>
              </w:rPr>
              <w:t>2. Inform parties via e-mail template.</w:t>
            </w:r>
          </w:p>
          <w:p w:rsidR="006F3215" w:rsidP="006F3215" w:rsidRDefault="006F3215" w14:paraId="34633D8E" w14:textId="77777777">
            <w:pPr>
              <w:rPr>
                <w:rFonts w:eastAsia="Arial" w:cs="Arial"/>
                <w:sz w:val="14"/>
                <w:szCs w:val="14"/>
              </w:rPr>
            </w:pPr>
            <w:r w:rsidRPr="7457B0FF">
              <w:rPr>
                <w:rFonts w:eastAsia="Arial" w:cs="Arial"/>
                <w:sz w:val="14"/>
                <w:szCs w:val="14"/>
              </w:rPr>
              <w:t>3. Request USY to investigate issue.</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5E3D4BEC" w14:textId="77777777">
            <w:pPr>
              <w:rPr>
                <w:rFonts w:eastAsia="Arial" w:cs="Arial"/>
                <w:sz w:val="14"/>
                <w:szCs w:val="14"/>
              </w:rPr>
            </w:pPr>
            <w:r w:rsidRPr="5CD4755F">
              <w:rPr>
                <w:rFonts w:eastAsia="Arial" w:cs="Arial"/>
                <w:sz w:val="14"/>
                <w:szCs w:val="14"/>
              </w:rPr>
              <w:t>CCC</w:t>
            </w:r>
          </w:p>
        </w:tc>
        <w:tc>
          <w:tcPr>
            <w:tcW w:w="8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709686AE" w14:textId="77777777">
            <w:pPr>
              <w:rPr>
                <w:rFonts w:eastAsia="Arial" w:cs="Arial"/>
                <w:sz w:val="14"/>
                <w:szCs w:val="14"/>
              </w:rPr>
            </w:pPr>
            <w:r w:rsidRPr="5CD4755F">
              <w:rPr>
                <w:rFonts w:eastAsia="Arial" w:cs="Arial"/>
                <w:sz w:val="14"/>
                <w:szCs w:val="14"/>
              </w:rPr>
              <w:t>XBID, 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59B9BB45" w14:textId="77777777">
            <w:pPr>
              <w:rPr>
                <w:rFonts w:eastAsia="Arial" w:cs="Arial"/>
                <w:sz w:val="14"/>
                <w:szCs w:val="14"/>
              </w:rPr>
            </w:pPr>
            <w:r w:rsidRPr="5CD4755F">
              <w:rPr>
                <w:rFonts w:eastAsia="Arial" w:cs="Arial"/>
                <w:sz w:val="14"/>
                <w:szCs w:val="14"/>
              </w:rPr>
              <w:t>7</w:t>
            </w:r>
          </w:p>
        </w:tc>
      </w:tr>
      <w:tr w:rsidR="006F3215" w:rsidTr="007C2340" w14:paraId="4F6BA1E0"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6F3215" w:rsidP="006F3215" w:rsidRDefault="006F3215" w14:paraId="7A039FEF" w14:textId="04FC4DC7">
            <w:pPr>
              <w:rPr>
                <w:rFonts w:eastAsia="Arial" w:cs="Arial"/>
                <w:sz w:val="14"/>
                <w:szCs w:val="14"/>
              </w:rPr>
            </w:pPr>
            <w:r w:rsidRPr="02BA803D">
              <w:rPr>
                <w:rFonts w:eastAsia="Arial" w:cs="Arial"/>
                <w:sz w:val="14"/>
                <w:szCs w:val="14"/>
              </w:rPr>
              <w:t xml:space="preserve"> ID3_</w:t>
            </w:r>
            <w:r w:rsidR="00D14BD7">
              <w:rPr>
                <w:rFonts w:eastAsia="Arial" w:cs="Arial"/>
                <w:sz w:val="14"/>
                <w:szCs w:val="14"/>
              </w:rPr>
              <w:t>19</w:t>
            </w:r>
          </w:p>
        </w:tc>
        <w:tc>
          <w:tcPr>
            <w:tcW w:w="855" w:type="dxa"/>
            <w:vMerge/>
            <w:vAlign w:val="center"/>
          </w:tcPr>
          <w:p w:rsidR="006F3215" w:rsidP="006F3215" w:rsidRDefault="006F3215" w14:paraId="781B8BEE" w14:textId="77777777"/>
        </w:tc>
        <w:tc>
          <w:tcPr>
            <w:tcW w:w="17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6F3215" w:rsidP="006F3215" w:rsidRDefault="006F3215" w14:paraId="53D43042" w14:textId="77777777">
            <w:pPr>
              <w:rPr>
                <w:rFonts w:eastAsia="Arial" w:cs="Arial"/>
                <w:sz w:val="14"/>
                <w:szCs w:val="14"/>
              </w:rPr>
            </w:pPr>
            <w:commentRangeStart w:id="347"/>
            <w:r w:rsidRPr="02BA803D">
              <w:rPr>
                <w:rFonts w:eastAsia="Arial" w:cs="Arial"/>
                <w:sz w:val="14"/>
                <w:szCs w:val="14"/>
              </w:rPr>
              <w:t>Missing or negative ACK for NTCs (ID3-921-XX)</w:t>
            </w:r>
            <w:commentRangeEnd w:id="347"/>
            <w:r>
              <w:rPr>
                <w:rStyle w:val="CommentReference"/>
                <w:rFonts w:eastAsia="Arial" w:cs="Arial"/>
                <w:sz w:val="14"/>
                <w:szCs w:val="14"/>
              </w:rPr>
              <w:commentReference w:id="347"/>
            </w:r>
          </w:p>
        </w:tc>
        <w:tc>
          <w:tcPr>
            <w:tcW w:w="34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0E4C2521" w14:textId="77777777">
            <w:pPr>
              <w:rPr>
                <w:rFonts w:eastAsia="Arial" w:cs="Arial"/>
                <w:sz w:val="14"/>
                <w:szCs w:val="14"/>
              </w:rPr>
            </w:pPr>
            <w:r w:rsidRPr="7457B0FF">
              <w:rPr>
                <w:rFonts w:eastAsia="Arial" w:cs="Arial"/>
                <w:sz w:val="14"/>
                <w:szCs w:val="14"/>
              </w:rPr>
              <w:t>1. Upload the affected flows via sFTP to XBID (secondary channel) and check the received ACK files.</w:t>
            </w:r>
          </w:p>
          <w:p w:rsidR="006F3215" w:rsidP="006F3215" w:rsidRDefault="006F3215" w14:paraId="1A390B9A" w14:textId="77777777">
            <w:pPr>
              <w:rPr>
                <w:rFonts w:eastAsia="Arial" w:cs="Arial"/>
                <w:sz w:val="14"/>
                <w:szCs w:val="14"/>
              </w:rPr>
            </w:pPr>
            <w:r w:rsidRPr="7457B0FF">
              <w:rPr>
                <w:rFonts w:eastAsia="Arial" w:cs="Arial"/>
                <w:sz w:val="14"/>
                <w:szCs w:val="14"/>
              </w:rPr>
              <w:t xml:space="preserve">2. If still no (or negative) ACK was received, check affected borders on XBID. </w:t>
            </w:r>
          </w:p>
          <w:p w:rsidR="006F3215" w:rsidP="006F3215" w:rsidRDefault="006F3215" w14:paraId="197ED7A8" w14:textId="77777777">
            <w:pPr>
              <w:rPr>
                <w:rFonts w:eastAsia="Arial" w:cs="Arial"/>
                <w:sz w:val="14"/>
                <w:szCs w:val="14"/>
              </w:rPr>
            </w:pPr>
          </w:p>
          <w:p w:rsidR="006F3215" w:rsidP="006F3215" w:rsidRDefault="006F3215" w14:paraId="3224112A" w14:textId="77777777">
            <w:pPr>
              <w:rPr>
                <w:rFonts w:eastAsia="Arial" w:cs="Arial"/>
                <w:sz w:val="14"/>
                <w:szCs w:val="14"/>
              </w:rPr>
            </w:pPr>
            <w:r w:rsidRPr="7457B0FF">
              <w:rPr>
                <w:rFonts w:eastAsia="Arial" w:cs="Arial"/>
                <w:b/>
                <w:bCs/>
                <w:sz w:val="14"/>
                <w:szCs w:val="14"/>
              </w:rPr>
              <w:t>IF XBID GUI indicates correct receiving (computed NTCs):</w:t>
            </w:r>
          </w:p>
          <w:p w:rsidR="006F3215" w:rsidP="006F3215" w:rsidRDefault="006F3215" w14:paraId="2CB33686" w14:textId="77777777">
            <w:pPr>
              <w:rPr>
                <w:rFonts w:eastAsia="Arial" w:cs="Arial"/>
                <w:sz w:val="14"/>
                <w:szCs w:val="14"/>
              </w:rPr>
            </w:pPr>
            <w:r w:rsidRPr="7457B0FF">
              <w:rPr>
                <w:rFonts w:eastAsia="Arial" w:cs="Arial"/>
                <w:sz w:val="14"/>
                <w:szCs w:val="14"/>
              </w:rPr>
              <w:t>3. Continue as normal.</w:t>
            </w:r>
          </w:p>
          <w:p w:rsidR="006F3215" w:rsidP="006F3215" w:rsidRDefault="006F3215" w14:paraId="723F8A58" w14:textId="77777777">
            <w:pPr>
              <w:rPr>
                <w:rFonts w:eastAsia="Arial" w:cs="Arial"/>
                <w:sz w:val="14"/>
                <w:szCs w:val="14"/>
              </w:rPr>
            </w:pPr>
            <w:r w:rsidRPr="7457B0FF">
              <w:rPr>
                <w:rFonts w:eastAsia="Arial" w:cs="Arial"/>
                <w:sz w:val="14"/>
                <w:szCs w:val="14"/>
              </w:rPr>
              <w:t>4. Inform parties via e-mail template.</w:t>
            </w:r>
          </w:p>
          <w:p w:rsidR="006F3215" w:rsidP="006F3215" w:rsidRDefault="006F3215" w14:paraId="0AAB3FBE" w14:textId="77777777">
            <w:pPr>
              <w:rPr>
                <w:rFonts w:eastAsia="Arial" w:cs="Arial"/>
                <w:sz w:val="14"/>
                <w:szCs w:val="14"/>
              </w:rPr>
            </w:pPr>
            <w:r w:rsidRPr="7457B0FF">
              <w:rPr>
                <w:rFonts w:eastAsia="Arial" w:cs="Arial"/>
                <w:sz w:val="14"/>
                <w:szCs w:val="14"/>
              </w:rPr>
              <w:t>5. Request USY/DBAG Helpdesk to investigate issue.</w:t>
            </w:r>
          </w:p>
          <w:p w:rsidR="006F3215" w:rsidP="006F3215" w:rsidRDefault="006F3215" w14:paraId="66B9138B" w14:textId="77777777">
            <w:pPr>
              <w:rPr>
                <w:rFonts w:eastAsia="Arial" w:cs="Arial"/>
                <w:sz w:val="14"/>
                <w:szCs w:val="14"/>
              </w:rPr>
            </w:pPr>
          </w:p>
          <w:p w:rsidR="006F3215" w:rsidP="006F3215" w:rsidRDefault="006F3215" w14:paraId="652FAC30" w14:textId="77777777">
            <w:pPr>
              <w:rPr>
                <w:rFonts w:eastAsia="Arial" w:cs="Arial"/>
                <w:sz w:val="14"/>
                <w:szCs w:val="14"/>
              </w:rPr>
            </w:pPr>
            <w:r w:rsidRPr="7457B0FF">
              <w:rPr>
                <w:rFonts w:eastAsia="Arial" w:cs="Arial"/>
                <w:b/>
                <w:bCs/>
                <w:sz w:val="14"/>
                <w:szCs w:val="14"/>
              </w:rPr>
              <w:t>IF XBID GUI indicates NO correct receiving (computed NTCs):</w:t>
            </w:r>
          </w:p>
          <w:p w:rsidR="006F3215" w:rsidP="006F3215" w:rsidRDefault="006F3215" w14:paraId="70ED8E78" w14:textId="77777777">
            <w:pPr>
              <w:rPr>
                <w:rFonts w:eastAsia="Arial" w:cs="Arial"/>
                <w:sz w:val="14"/>
                <w:szCs w:val="14"/>
              </w:rPr>
            </w:pPr>
            <w:r w:rsidRPr="7457B0FF">
              <w:rPr>
                <w:rFonts w:eastAsia="Arial" w:cs="Arial"/>
                <w:sz w:val="14"/>
                <w:szCs w:val="14"/>
              </w:rPr>
              <w:t>3. If the file is erroneous, start investigation with USY Helpdesk to fix the issue and provide per CCCt to XBID (primary channel) or per sFTP to XBID (secondary channel)</w:t>
            </w:r>
          </w:p>
          <w:p w:rsidR="006F3215" w:rsidP="006F3215" w:rsidRDefault="006F3215" w14:paraId="647F740C" w14:textId="77777777">
            <w:pPr>
              <w:rPr>
                <w:rFonts w:eastAsia="Arial" w:cs="Arial"/>
                <w:sz w:val="14"/>
                <w:szCs w:val="14"/>
              </w:rPr>
            </w:pPr>
            <w:r w:rsidRPr="7457B0FF">
              <w:rPr>
                <w:rFonts w:eastAsia="Arial" w:cs="Arial"/>
                <w:sz w:val="14"/>
                <w:szCs w:val="14"/>
              </w:rPr>
              <w:t>4. If the issue is caused by the ACK message, submit files to XBID via sFTP (publish in folder ‘in’) and wait for positive ACK (available in folder ‘out’).</w:t>
            </w:r>
          </w:p>
          <w:p w:rsidR="006F3215" w:rsidP="006F3215" w:rsidRDefault="006F3215" w14:paraId="0893E421" w14:textId="77777777">
            <w:pPr>
              <w:rPr>
                <w:rFonts w:eastAsia="Arial" w:cs="Arial"/>
                <w:sz w:val="14"/>
                <w:szCs w:val="14"/>
              </w:rPr>
            </w:pPr>
            <w:r w:rsidRPr="7457B0FF">
              <w:rPr>
                <w:rFonts w:eastAsia="Arial" w:cs="Arial"/>
                <w:sz w:val="14"/>
                <w:szCs w:val="14"/>
              </w:rPr>
              <w:t>5. CCC uploads positive ACK to CCCt</w:t>
            </w:r>
          </w:p>
          <w:p w:rsidR="006F3215" w:rsidP="006F3215" w:rsidRDefault="006F3215" w14:paraId="2CA36B74" w14:textId="77777777">
            <w:pPr>
              <w:rPr>
                <w:rFonts w:eastAsia="Arial" w:cs="Arial"/>
                <w:sz w:val="14"/>
                <w:szCs w:val="14"/>
              </w:rPr>
            </w:pPr>
            <w:r w:rsidRPr="7457B0FF">
              <w:rPr>
                <w:rFonts w:eastAsia="Arial" w:cs="Arial"/>
                <w:sz w:val="14"/>
                <w:szCs w:val="14"/>
              </w:rPr>
              <w:t xml:space="preserve">6. Inform parties via e-mail template </w:t>
            </w:r>
          </w:p>
          <w:p w:rsidR="006F3215" w:rsidP="006F3215" w:rsidRDefault="006F3215" w14:paraId="145E1417" w14:textId="77777777">
            <w:pPr>
              <w:rPr>
                <w:rFonts w:eastAsia="Arial" w:cs="Arial"/>
                <w:sz w:val="14"/>
                <w:szCs w:val="14"/>
              </w:rPr>
            </w:pPr>
            <w:r w:rsidRPr="7457B0FF">
              <w:rPr>
                <w:rFonts w:eastAsia="Arial" w:cs="Arial"/>
                <w:sz w:val="14"/>
                <w:szCs w:val="14"/>
              </w:rPr>
              <w:t>7. Request USY/DBAG helpdesk to investigate the issue.</w:t>
            </w:r>
          </w:p>
          <w:p w:rsidR="006F3215" w:rsidP="006F3215" w:rsidRDefault="006F3215" w14:paraId="78356CC0" w14:textId="77777777">
            <w:pPr>
              <w:rPr>
                <w:rFonts w:eastAsia="Arial" w:cs="Arial"/>
                <w:sz w:val="14"/>
                <w:szCs w:val="14"/>
              </w:rPr>
            </w:pP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3499FD02" w14:textId="77777777">
            <w:pPr>
              <w:rPr>
                <w:rFonts w:eastAsia="Arial" w:cs="Arial"/>
                <w:sz w:val="14"/>
                <w:szCs w:val="14"/>
              </w:rPr>
            </w:pPr>
            <w:r w:rsidRPr="5CD4755F">
              <w:rPr>
                <w:rFonts w:eastAsia="Arial" w:cs="Arial"/>
                <w:sz w:val="14"/>
                <w:szCs w:val="14"/>
              </w:rPr>
              <w:t>CCC</w:t>
            </w:r>
          </w:p>
        </w:tc>
        <w:tc>
          <w:tcPr>
            <w:tcW w:w="88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128C07ED" w14:textId="77777777">
            <w:pPr>
              <w:rPr>
                <w:rFonts w:eastAsia="Arial" w:cs="Arial"/>
                <w:sz w:val="14"/>
                <w:szCs w:val="14"/>
              </w:rPr>
            </w:pPr>
            <w:r w:rsidRPr="5CD4755F">
              <w:rPr>
                <w:rFonts w:eastAsia="Arial" w:cs="Arial"/>
                <w:sz w:val="14"/>
                <w:szCs w:val="14"/>
              </w:rPr>
              <w:t>XBID, 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6F3215" w:rsidP="006F3215" w:rsidRDefault="006F3215" w14:paraId="2118CC8B" w14:textId="77777777">
            <w:pPr>
              <w:rPr>
                <w:rFonts w:eastAsia="Arial" w:cs="Arial"/>
                <w:sz w:val="14"/>
                <w:szCs w:val="14"/>
              </w:rPr>
            </w:pPr>
            <w:r w:rsidRPr="5CD4755F">
              <w:rPr>
                <w:rFonts w:eastAsia="Arial" w:cs="Arial"/>
                <w:sz w:val="14"/>
                <w:szCs w:val="14"/>
              </w:rPr>
              <w:t>12, 7</w:t>
            </w:r>
          </w:p>
        </w:tc>
      </w:tr>
    </w:tbl>
    <w:p w:rsidR="00244C40" w:rsidP="00244C40" w:rsidRDefault="00244C40" w14:paraId="6F2DDCBF" w14:textId="77777777">
      <w:pPr>
        <w:spacing w:after="240"/>
        <w:rPr>
          <w:rFonts w:eastAsia="Arial" w:cs="Arial"/>
          <w:color w:val="000000" w:themeColor="text1"/>
        </w:rPr>
      </w:pPr>
      <w:r w:rsidRPr="02BA803D">
        <w:rPr>
          <w:rFonts w:eastAsia="Arial" w:cs="Arial"/>
          <w:b/>
          <w:bCs/>
          <w:color w:val="000000" w:themeColor="text1"/>
        </w:rPr>
        <w:t>Disclaimer – CCC will not verify the correct publication in a normal day scenario via the XBID CMM GUI. The CCC verifies the correct provisioning to XBID by means of CCCt GUI interface. Furthermore, submission of ID3-921-XX files using sFTP to XBID and transfer of ACK files from XBID to CCCt using sFTP will be on best efforts basis by the CCC. In this case, as mentioned in the email template, the TSOs on both sides of the border carry a shared responsibility to check whether the correct capacities are uploaded for their border. If possible, TSOs should validate towards CCC that the capacities on their border are correct.</w:t>
      </w:r>
    </w:p>
    <w:p w:rsidR="00244C40" w:rsidP="00244C40" w:rsidRDefault="00244C40" w14:paraId="4D7A8B70" w14:textId="77777777">
      <w:pPr>
        <w:spacing w:after="240"/>
        <w:rPr>
          <w:rFonts w:eastAsia="Arial" w:cs="Arial"/>
          <w:color w:val="000000" w:themeColor="text1"/>
        </w:rPr>
      </w:pPr>
      <w:r w:rsidRPr="5CD4755F">
        <w:rPr>
          <w:rFonts w:eastAsia="Arial" w:cs="Arial"/>
          <w:color w:val="000000" w:themeColor="text1"/>
        </w:rPr>
        <w:t>The Backup/Fallback timings are detailed in the HLBP excel document available in Section 2.1.</w:t>
      </w:r>
    </w:p>
    <w:p w:rsidR="00244C40" w:rsidP="00244C40" w:rsidRDefault="00244C40" w14:paraId="714431DC" w14:textId="77777777">
      <w:pPr>
        <w:pStyle w:val="Heading2"/>
        <w:rPr>
          <w:lang w:val="en-IE"/>
        </w:rPr>
      </w:pPr>
      <w:bookmarkStart w:name="_Toc224121707" w:id="348"/>
      <w:r>
        <w:t>Export CGM at the Already Allocated Capacities</w:t>
      </w:r>
      <w:bookmarkEnd w:id="348"/>
    </w:p>
    <w:p w:rsidR="00244C40" w:rsidP="00244C40" w:rsidRDefault="00244C40" w14:paraId="6039AD85" w14:textId="77777777">
      <w:pPr>
        <w:spacing w:after="240"/>
        <w:rPr>
          <w:rFonts w:eastAsia="Arial" w:cs="Arial"/>
          <w:color w:val="000000" w:themeColor="text1"/>
        </w:rPr>
      </w:pPr>
      <w:r w:rsidRPr="5CD4755F">
        <w:rPr>
          <w:rFonts w:eastAsia="Arial" w:cs="Arial"/>
          <w:color w:val="000000" w:themeColor="text1"/>
        </w:rPr>
        <w:t>During this process step, the provided CGM is updated with the latest commercial exchanges from XBID. This boils down to shifting the provided CGM to AAC. Since the initial combined CGM is provided at the RefProg, the CGMs need to be updated due to the fact there is continuous trade. Therefore, the CGM will be shifted to the latest exchanges using the TSOs GLSKs.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75"/>
        <w:gridCol w:w="945"/>
        <w:gridCol w:w="990"/>
        <w:gridCol w:w="840"/>
        <w:gridCol w:w="855"/>
        <w:gridCol w:w="855"/>
        <w:gridCol w:w="1122"/>
        <w:gridCol w:w="1115"/>
        <w:gridCol w:w="1115"/>
      </w:tblGrid>
      <w:tr w:rsidR="00244C40" w:rsidTr="007C2340" w14:paraId="0CCA6521" w14:textId="77777777">
        <w:trPr>
          <w:trHeight w:val="270"/>
        </w:trPr>
        <w:tc>
          <w:tcPr>
            <w:tcW w:w="127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FC2B709" w14:textId="77777777">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BF4A772" w14:textId="77777777">
            <w:pPr>
              <w:rPr>
                <w:rFonts w:eastAsia="Arial" w:cs="Arial"/>
                <w:sz w:val="14"/>
                <w:szCs w:val="14"/>
              </w:rPr>
            </w:pPr>
            <w:r w:rsidRPr="5CD4755F">
              <w:rPr>
                <w:rFonts w:eastAsia="Arial" w:cs="Arial"/>
                <w:color w:val="FFFFFF" w:themeColor="background1"/>
                <w:sz w:val="14"/>
                <w:szCs w:val="14"/>
              </w:rPr>
              <w:t>Owner</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3C8655B" w14:textId="77777777">
            <w:pPr>
              <w:rPr>
                <w:rFonts w:eastAsia="Arial" w:cs="Arial"/>
                <w:sz w:val="14"/>
                <w:szCs w:val="14"/>
              </w:rPr>
            </w:pPr>
            <w:r w:rsidRPr="5CD4755F">
              <w:rPr>
                <w:rFonts w:eastAsia="Arial" w:cs="Arial"/>
                <w:color w:val="FFFFFF" w:themeColor="background1"/>
                <w:sz w:val="14"/>
                <w:szCs w:val="14"/>
              </w:rPr>
              <w:t>Tool</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9E51C96" w14:textId="77777777">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586A019" w14:textId="77777777">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8B8D7CA" w14:textId="77777777">
            <w:pPr>
              <w:rPr>
                <w:rFonts w:eastAsia="Arial" w:cs="Arial"/>
                <w:sz w:val="14"/>
                <w:szCs w:val="14"/>
              </w:rPr>
            </w:pPr>
            <w:r w:rsidRPr="5CD4755F">
              <w:rPr>
                <w:rFonts w:eastAsia="Arial" w:cs="Arial"/>
                <w:color w:val="FFFFFF" w:themeColor="background1"/>
                <w:sz w:val="14"/>
                <w:szCs w:val="14"/>
              </w:rPr>
              <w:t>Critical End Time</w:t>
            </w:r>
          </w:p>
        </w:tc>
        <w:tc>
          <w:tcPr>
            <w:tcW w:w="3352"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63B521F"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6172FCCC" w14:textId="77777777">
        <w:trPr>
          <w:trHeight w:val="270"/>
        </w:trPr>
        <w:tc>
          <w:tcPr>
            <w:tcW w:w="1275" w:type="dxa"/>
            <w:vMerge/>
            <w:vAlign w:val="center"/>
          </w:tcPr>
          <w:p w:rsidR="00244C40" w:rsidP="007C2340" w:rsidRDefault="00244C40" w14:paraId="4B964BC0" w14:textId="77777777"/>
        </w:tc>
        <w:tc>
          <w:tcPr>
            <w:tcW w:w="945" w:type="dxa"/>
            <w:vMerge/>
            <w:vAlign w:val="center"/>
          </w:tcPr>
          <w:p w:rsidR="00244C40" w:rsidP="007C2340" w:rsidRDefault="00244C40" w14:paraId="5FE4D765" w14:textId="77777777"/>
        </w:tc>
        <w:tc>
          <w:tcPr>
            <w:tcW w:w="990" w:type="dxa"/>
            <w:vMerge/>
            <w:vAlign w:val="center"/>
          </w:tcPr>
          <w:p w:rsidR="00244C40" w:rsidP="007C2340" w:rsidRDefault="00244C40" w14:paraId="692824F1" w14:textId="77777777"/>
        </w:tc>
        <w:tc>
          <w:tcPr>
            <w:tcW w:w="840" w:type="dxa"/>
            <w:vMerge/>
            <w:vAlign w:val="center"/>
          </w:tcPr>
          <w:p w:rsidR="00244C40" w:rsidP="007C2340" w:rsidRDefault="00244C40" w14:paraId="441E16EE" w14:textId="77777777"/>
        </w:tc>
        <w:tc>
          <w:tcPr>
            <w:tcW w:w="855" w:type="dxa"/>
            <w:vMerge/>
            <w:vAlign w:val="center"/>
          </w:tcPr>
          <w:p w:rsidR="00244C40" w:rsidP="007C2340" w:rsidRDefault="00244C40" w14:paraId="51627915" w14:textId="77777777"/>
        </w:tc>
        <w:tc>
          <w:tcPr>
            <w:tcW w:w="855" w:type="dxa"/>
            <w:vMerge/>
            <w:vAlign w:val="center"/>
          </w:tcPr>
          <w:p w:rsidR="00244C40" w:rsidP="007C2340" w:rsidRDefault="00244C40" w14:paraId="49CC058D" w14:textId="77777777"/>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2FDD3C8" w14:textId="77777777">
            <w:pPr>
              <w:rPr>
                <w:rFonts w:eastAsia="Arial" w:cs="Arial"/>
                <w:sz w:val="14"/>
                <w:szCs w:val="14"/>
              </w:rPr>
            </w:pPr>
            <w:r w:rsidRPr="5CD4755F">
              <w:rPr>
                <w:rFonts w:eastAsia="Arial" w:cs="Arial"/>
                <w:color w:val="FFFFFF" w:themeColor="background1"/>
                <w:sz w:val="14"/>
                <w:szCs w:val="14"/>
              </w:rPr>
              <w:t>Input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EB2662A" w14:textId="77777777">
            <w:pPr>
              <w:rPr>
                <w:rFonts w:eastAsia="Arial" w:cs="Arial"/>
                <w:sz w:val="14"/>
                <w:szCs w:val="14"/>
              </w:rPr>
            </w:pPr>
            <w:r w:rsidRPr="5CD4755F">
              <w:rPr>
                <w:rFonts w:eastAsia="Arial" w:cs="Arial"/>
                <w:color w:val="FFFFFF" w:themeColor="background1"/>
                <w:sz w:val="14"/>
                <w:szCs w:val="14"/>
              </w:rPr>
              <w:t>Output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D06302D"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77D2F957" w14:textId="77777777">
        <w:trPr>
          <w:trHeight w:val="270"/>
        </w:trPr>
        <w:tc>
          <w:tcPr>
            <w:tcW w:w="127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358FEC5" w14:textId="77777777">
            <w:pPr>
              <w:rPr>
                <w:rFonts w:eastAsia="Arial" w:cs="Arial"/>
                <w:sz w:val="14"/>
                <w:szCs w:val="14"/>
              </w:rPr>
            </w:pPr>
            <w:r w:rsidRPr="5CD4755F">
              <w:rPr>
                <w:rFonts w:eastAsia="Arial" w:cs="Arial"/>
                <w:sz w:val="14"/>
                <w:szCs w:val="14"/>
              </w:rPr>
              <w:t>Split flows before trigger FBPCM for AAC export</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8328B2E" w14:textId="77777777">
            <w:pPr>
              <w:rPr>
                <w:rFonts w:eastAsia="Arial" w:cs="Arial"/>
                <w:sz w:val="14"/>
                <w:szCs w:val="14"/>
              </w:rPr>
            </w:pPr>
            <w:r w:rsidRPr="5CD4755F">
              <w:rPr>
                <w:rFonts w:eastAsia="Arial" w:cs="Arial"/>
                <w:sz w:val="14"/>
                <w:szCs w:val="14"/>
              </w:rPr>
              <w:t>CCC</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61245B8" w14:textId="77777777">
            <w:pPr>
              <w:rPr>
                <w:rFonts w:eastAsia="Arial" w:cs="Arial"/>
                <w:sz w:val="14"/>
                <w:szCs w:val="14"/>
              </w:rPr>
            </w:pPr>
            <w:r w:rsidRPr="5CD4755F">
              <w:rPr>
                <w:rFonts w:eastAsia="Arial" w:cs="Arial"/>
                <w:sz w:val="14"/>
                <w:szCs w:val="14"/>
              </w:rPr>
              <w:t>CCCt</w:t>
            </w:r>
          </w:p>
        </w:tc>
        <w:tc>
          <w:tcPr>
            <w:tcW w:w="255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6096DCD" w14:textId="77777777">
            <w:pPr>
              <w:rPr>
                <w:rFonts w:eastAsia="Arial" w:cs="Arial"/>
                <w:sz w:val="14"/>
                <w:szCs w:val="14"/>
              </w:rPr>
            </w:pPr>
            <w:r w:rsidRPr="5CD4755F">
              <w:rPr>
                <w:rFonts w:eastAsia="Arial" w:cs="Arial"/>
                <w:sz w:val="14"/>
                <w:szCs w:val="14"/>
              </w:rPr>
              <w:t>See HLBP timetable as referred to under ‘2. Related documents’</w:t>
            </w:r>
          </w:p>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2C60FAA"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353BD75"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E97FD09" w14:textId="77777777">
            <w:pPr>
              <w:rPr>
                <w:rFonts w:eastAsia="Arial" w:cs="Arial"/>
                <w:sz w:val="14"/>
                <w:szCs w:val="14"/>
              </w:rPr>
            </w:pPr>
            <w:r w:rsidRPr="5CD4755F">
              <w:rPr>
                <w:rFonts w:eastAsia="Arial" w:cs="Arial"/>
                <w:sz w:val="14"/>
                <w:szCs w:val="14"/>
              </w:rPr>
              <w:t>-</w:t>
            </w:r>
          </w:p>
        </w:tc>
      </w:tr>
      <w:tr w:rsidR="00244C40" w:rsidTr="007C2340" w14:paraId="39E9AA1E"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3B46BD9" w14:textId="77777777">
            <w:pPr>
              <w:rPr>
                <w:rFonts w:eastAsia="Arial" w:cs="Arial"/>
                <w:sz w:val="14"/>
                <w:szCs w:val="14"/>
              </w:rPr>
            </w:pPr>
            <w:r w:rsidRPr="5CD4755F">
              <w:rPr>
                <w:rFonts w:eastAsia="Arial" w:cs="Arial"/>
                <w:sz w:val="14"/>
                <w:szCs w:val="14"/>
              </w:rPr>
              <w:t>Trigger FBPCM for AAC export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B9A5D97"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C054A24" w14:textId="77777777">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tcMar>
              <w:left w:w="90" w:type="dxa"/>
              <w:right w:w="90" w:type="dxa"/>
            </w:tcMar>
            <w:vAlign w:val="center"/>
          </w:tcPr>
          <w:p w:rsidR="00244C40" w:rsidP="007C2340" w:rsidRDefault="00244C40" w14:paraId="11FA0A4B" w14:textId="77777777">
            <w:pPr>
              <w:rPr>
                <w:rFonts w:eastAsia="Arial" w:cs="Arial"/>
                <w:sz w:val="14"/>
                <w:szCs w:val="14"/>
              </w:rPr>
            </w:pPr>
          </w:p>
        </w:tc>
        <w:tc>
          <w:tcPr>
            <w:tcW w:w="1122"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069901A"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CC9F968"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B71DAF4" w14:textId="77777777">
            <w:pPr>
              <w:rPr>
                <w:rFonts w:eastAsia="Arial" w:cs="Arial"/>
                <w:sz w:val="14"/>
                <w:szCs w:val="14"/>
              </w:rPr>
            </w:pPr>
            <w:r w:rsidRPr="5CD4755F">
              <w:rPr>
                <w:rFonts w:eastAsia="Arial" w:cs="Arial"/>
                <w:sz w:val="14"/>
                <w:szCs w:val="14"/>
              </w:rPr>
              <w:t>-</w:t>
            </w:r>
          </w:p>
        </w:tc>
      </w:tr>
      <w:tr w:rsidR="00244C40" w:rsidTr="007C2340" w14:paraId="13CC54FD"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43014D1" w14:textId="77777777">
            <w:pPr>
              <w:rPr>
                <w:rFonts w:eastAsia="Arial" w:cs="Arial"/>
                <w:sz w:val="14"/>
                <w:szCs w:val="14"/>
              </w:rPr>
            </w:pPr>
            <w:r w:rsidRPr="5CD4755F">
              <w:rPr>
                <w:rFonts w:eastAsia="Arial" w:cs="Arial"/>
                <w:sz w:val="14"/>
                <w:szCs w:val="14"/>
              </w:rPr>
              <w:t>Process FBC results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39B808C"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F9F66E9" w14:textId="77777777">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vAlign w:val="center"/>
          </w:tcPr>
          <w:p w:rsidR="00244C40" w:rsidP="007C2340" w:rsidRDefault="00244C40" w14:paraId="713BA945" w14:textId="77777777"/>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8D9B7DA"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36EDC5E"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F08E87F" w14:textId="77777777">
            <w:pPr>
              <w:rPr>
                <w:rFonts w:eastAsia="Arial" w:cs="Arial"/>
                <w:sz w:val="14"/>
                <w:szCs w:val="14"/>
              </w:rPr>
            </w:pPr>
            <w:r w:rsidRPr="5CD4755F">
              <w:rPr>
                <w:rFonts w:eastAsia="Arial" w:cs="Arial"/>
                <w:sz w:val="14"/>
                <w:szCs w:val="14"/>
              </w:rPr>
              <w:t>-</w:t>
            </w:r>
          </w:p>
        </w:tc>
      </w:tr>
      <w:tr w:rsidR="00244C40" w:rsidTr="007C2340" w14:paraId="5C6A514A"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0E52356" w14:textId="77777777">
            <w:pPr>
              <w:rPr>
                <w:rFonts w:eastAsia="Arial" w:cs="Arial"/>
                <w:sz w:val="14"/>
                <w:szCs w:val="14"/>
              </w:rPr>
            </w:pPr>
            <w:r w:rsidRPr="5CD4755F">
              <w:rPr>
                <w:rFonts w:eastAsia="Arial" w:cs="Arial"/>
                <w:sz w:val="14"/>
                <w:szCs w:val="14"/>
              </w:rPr>
              <w:t>Distribute CGM at AAC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1896147"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E659BC3" w14:textId="77777777">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244C40" w:rsidP="007C2340" w:rsidRDefault="00244C40" w14:paraId="7B155FCD" w14:textId="77777777"/>
        </w:tc>
        <w:tc>
          <w:tcPr>
            <w:tcW w:w="1122"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E09451D"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4AD5D4D" w14:textId="77777777">
            <w:pPr>
              <w:rPr>
                <w:rFonts w:eastAsia="Arial" w:cs="Arial"/>
                <w:sz w:val="14"/>
                <w:szCs w:val="14"/>
              </w:rPr>
            </w:pPr>
            <w:r w:rsidRPr="5CD4755F">
              <w:rPr>
                <w:rFonts w:eastAsia="Arial" w:cs="Arial"/>
                <w:sz w:val="14"/>
                <w:szCs w:val="14"/>
              </w:rPr>
              <w:t>CGM at AAC</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9E11EE0" w14:textId="77777777">
            <w:pPr>
              <w:rPr>
                <w:rFonts w:eastAsia="Arial" w:cs="Arial"/>
                <w:sz w:val="14"/>
                <w:szCs w:val="14"/>
              </w:rPr>
            </w:pPr>
            <w:r w:rsidRPr="5CD4755F">
              <w:rPr>
                <w:rFonts w:eastAsia="Arial" w:cs="Arial"/>
                <w:sz w:val="14"/>
                <w:szCs w:val="14"/>
              </w:rPr>
              <w:t>TSOs</w:t>
            </w:r>
          </w:p>
        </w:tc>
      </w:tr>
    </w:tbl>
    <w:p w:rsidR="00244C40" w:rsidP="00244C40" w:rsidRDefault="00244C40" w14:paraId="75BD5C85" w14:textId="77777777">
      <w:pPr>
        <w:pStyle w:val="Heading3"/>
        <w:rPr>
          <w:lang w:val="en-IE"/>
        </w:rPr>
      </w:pPr>
      <w:r w:rsidRPr="5CD4755F">
        <w:t>Backup and Fallback Processes</w:t>
      </w:r>
    </w:p>
    <w:p w:rsidR="00244C40" w:rsidP="00244C40" w:rsidRDefault="00244C40" w14:paraId="7C9355F2" w14:textId="77777777">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870"/>
        <w:gridCol w:w="1965"/>
        <w:gridCol w:w="3240"/>
        <w:gridCol w:w="705"/>
        <w:gridCol w:w="825"/>
        <w:gridCol w:w="795"/>
      </w:tblGrid>
      <w:tr w:rsidR="00244C40" w:rsidTr="007C2340" w14:paraId="6201D12F" w14:textId="77777777">
        <w:trPr>
          <w:trHeight w:val="495"/>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3B5519E1" w14:textId="77777777">
            <w:pPr>
              <w:rPr>
                <w:rFonts w:eastAsia="Arial" w:cs="Arial"/>
                <w:sz w:val="14"/>
                <w:szCs w:val="14"/>
              </w:rPr>
            </w:pPr>
            <w:r w:rsidRPr="5CD4755F">
              <w:rPr>
                <w:rFonts w:eastAsia="Arial" w:cs="Arial"/>
                <w:color w:val="FFFFFF" w:themeColor="background1"/>
                <w:sz w:val="14"/>
                <w:szCs w:val="14"/>
              </w:rPr>
              <w:t>Backup ID</w:t>
            </w:r>
          </w:p>
        </w:tc>
        <w:tc>
          <w:tcPr>
            <w:tcW w:w="87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4ACE950B" w14:textId="77777777">
            <w:pPr>
              <w:rPr>
                <w:rFonts w:eastAsia="Arial" w:cs="Arial"/>
                <w:sz w:val="14"/>
                <w:szCs w:val="14"/>
              </w:rPr>
            </w:pPr>
            <w:r w:rsidRPr="5CD4755F">
              <w:rPr>
                <w:rFonts w:eastAsia="Arial" w:cs="Arial"/>
                <w:color w:val="FFFFFF" w:themeColor="background1"/>
                <w:sz w:val="14"/>
                <w:szCs w:val="14"/>
              </w:rPr>
              <w:t>Process Step</w:t>
            </w:r>
          </w:p>
        </w:tc>
        <w:tc>
          <w:tcPr>
            <w:tcW w:w="196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7238ABB2" w14:textId="77777777">
            <w:pPr>
              <w:rPr>
                <w:rFonts w:eastAsia="Arial" w:cs="Arial"/>
                <w:sz w:val="14"/>
                <w:szCs w:val="14"/>
              </w:rPr>
            </w:pPr>
            <w:r w:rsidRPr="5CD4755F">
              <w:rPr>
                <w:rFonts w:eastAsia="Arial" w:cs="Arial"/>
                <w:color w:val="FFFFFF" w:themeColor="background1"/>
                <w:sz w:val="14"/>
                <w:szCs w:val="14"/>
              </w:rPr>
              <w:t>Description</w:t>
            </w:r>
          </w:p>
        </w:tc>
        <w:tc>
          <w:tcPr>
            <w:tcW w:w="32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031FD0AA" w14:textId="77777777">
            <w:pPr>
              <w:rPr>
                <w:rFonts w:eastAsia="Arial" w:cs="Arial"/>
                <w:sz w:val="14"/>
                <w:szCs w:val="14"/>
              </w:rPr>
            </w:pPr>
            <w:r w:rsidRPr="5CD4755F">
              <w:rPr>
                <w:rFonts w:eastAsia="Arial" w:cs="Arial"/>
                <w:color w:val="FFFFFF" w:themeColor="background1"/>
                <w:sz w:val="14"/>
                <w:szCs w:val="14"/>
              </w:rPr>
              <w:t>Solution/Action</w:t>
            </w:r>
          </w:p>
        </w:tc>
        <w:tc>
          <w:tcPr>
            <w:tcW w:w="70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bottom"/>
          </w:tcPr>
          <w:p w:rsidR="00244C40" w:rsidP="007C2340" w:rsidRDefault="00244C40" w14:paraId="7694CD1E" w14:textId="77777777">
            <w:pPr>
              <w:rPr>
                <w:rFonts w:eastAsia="Arial" w:cs="Arial"/>
                <w:sz w:val="14"/>
                <w:szCs w:val="14"/>
              </w:rPr>
            </w:pPr>
            <w:r w:rsidRPr="5CD4755F">
              <w:rPr>
                <w:rFonts w:eastAsia="Arial" w:cs="Arial"/>
                <w:color w:val="FFFFFF" w:themeColor="background1"/>
                <w:sz w:val="14"/>
                <w:szCs w:val="14"/>
              </w:rPr>
              <w:t>Owner</w:t>
            </w:r>
          </w:p>
        </w:tc>
        <w:tc>
          <w:tcPr>
            <w:tcW w:w="82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458DDD0E" w14:textId="77777777">
            <w:pPr>
              <w:rPr>
                <w:rFonts w:eastAsia="Arial" w:cs="Arial"/>
                <w:sz w:val="14"/>
                <w:szCs w:val="14"/>
              </w:rPr>
            </w:pPr>
            <w:r w:rsidRPr="5CD4755F">
              <w:rPr>
                <w:rFonts w:eastAsia="Arial" w:cs="Arial"/>
                <w:color w:val="FFFFFF" w:themeColor="background1"/>
                <w:sz w:val="14"/>
                <w:szCs w:val="14"/>
              </w:rPr>
              <w:t>Tool</w:t>
            </w:r>
          </w:p>
        </w:tc>
        <w:tc>
          <w:tcPr>
            <w:tcW w:w="79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6E6634BB"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7C2340" w14:paraId="2120A1C3"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nil"/>
            </w:tcBorders>
            <w:shd w:val="clear" w:color="auto" w:fill="BFBFBF" w:themeFill="background1" w:themeFillShade="BF"/>
            <w:tcMar>
              <w:left w:w="105" w:type="dxa"/>
              <w:right w:w="105" w:type="dxa"/>
            </w:tcMar>
            <w:vAlign w:val="center"/>
          </w:tcPr>
          <w:p w:rsidR="00244C40" w:rsidP="007C2340" w:rsidRDefault="00244C40" w14:paraId="7AC2DD73" w14:textId="5E408DD4">
            <w:pPr>
              <w:rPr>
                <w:rFonts w:eastAsia="Arial" w:cs="Arial"/>
                <w:sz w:val="14"/>
                <w:szCs w:val="14"/>
              </w:rPr>
            </w:pPr>
            <w:r w:rsidRPr="02BA803D">
              <w:rPr>
                <w:rFonts w:eastAsia="Arial" w:cs="Arial"/>
                <w:sz w:val="14"/>
                <w:szCs w:val="14"/>
              </w:rPr>
              <w:t>ID3_2</w:t>
            </w:r>
            <w:r w:rsidR="00D14BD7">
              <w:rPr>
                <w:rFonts w:eastAsia="Arial" w:cs="Arial"/>
                <w:sz w:val="14"/>
                <w:szCs w:val="14"/>
              </w:rPr>
              <w:t>0</w:t>
            </w:r>
          </w:p>
        </w:tc>
        <w:tc>
          <w:tcPr>
            <w:tcW w:w="87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0B67BC4" w14:textId="77777777">
            <w:pPr>
              <w:rPr>
                <w:rFonts w:eastAsia="Arial" w:cs="Arial"/>
                <w:sz w:val="14"/>
                <w:szCs w:val="14"/>
              </w:rPr>
            </w:pPr>
            <w:r w:rsidRPr="5CD4755F">
              <w:rPr>
                <w:rFonts w:eastAsia="Arial" w:cs="Arial"/>
                <w:sz w:val="14"/>
                <w:szCs w:val="14"/>
              </w:rPr>
              <w:t>Export CGM at AACs</w:t>
            </w:r>
          </w:p>
        </w:tc>
        <w:tc>
          <w:tcPr>
            <w:tcW w:w="196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13B6D2C4" w14:textId="77777777">
            <w:pPr>
              <w:rPr>
                <w:rFonts w:eastAsia="Arial" w:cs="Arial"/>
                <w:sz w:val="14"/>
                <w:szCs w:val="14"/>
              </w:rPr>
            </w:pPr>
            <w:r w:rsidRPr="5CD4755F">
              <w:rPr>
                <w:rFonts w:eastAsia="Arial" w:cs="Arial"/>
                <w:sz w:val="14"/>
                <w:szCs w:val="14"/>
              </w:rPr>
              <w:t>Issue/error with computation</w:t>
            </w:r>
          </w:p>
        </w:tc>
        <w:tc>
          <w:tcPr>
            <w:tcW w:w="32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67C06465" w14:textId="77777777">
            <w:pPr>
              <w:rPr>
                <w:rFonts w:eastAsia="Arial" w:cs="Arial"/>
                <w:sz w:val="14"/>
                <w:szCs w:val="14"/>
              </w:rPr>
            </w:pPr>
            <w:r w:rsidRPr="5CD4755F">
              <w:rPr>
                <w:rFonts w:eastAsia="Arial" w:cs="Arial"/>
                <w:sz w:val="14"/>
                <w:szCs w:val="14"/>
              </w:rPr>
              <w:t>1. Request USY to solve issue.</w:t>
            </w:r>
            <w:r>
              <w:br/>
            </w:r>
            <w:r w:rsidRPr="5CD4755F">
              <w:rPr>
                <w:rFonts w:eastAsia="Arial" w:cs="Arial"/>
                <w:sz w:val="14"/>
                <w:szCs w:val="14"/>
              </w:rPr>
              <w:t xml:space="preserve"> 2. If issue is not solved by Critical End Time, inform parties per e-mail.</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AD86390" w14:textId="77777777">
            <w:pPr>
              <w:rPr>
                <w:rFonts w:eastAsia="Arial" w:cs="Arial"/>
                <w:sz w:val="14"/>
                <w:szCs w:val="14"/>
              </w:rPr>
            </w:pPr>
            <w:r w:rsidRPr="5CD4755F">
              <w:rPr>
                <w:rFonts w:eastAsia="Arial" w:cs="Arial"/>
                <w:sz w:val="14"/>
                <w:szCs w:val="14"/>
              </w:rPr>
              <w:t>CCC</w:t>
            </w:r>
          </w:p>
        </w:tc>
        <w:tc>
          <w:tcPr>
            <w:tcW w:w="82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A70623B" w14:textId="77777777">
            <w:pPr>
              <w:rPr>
                <w:rFonts w:eastAsia="Arial" w:cs="Arial"/>
                <w:sz w:val="14"/>
                <w:szCs w:val="14"/>
              </w:rPr>
            </w:pPr>
            <w:r w:rsidRPr="5CD4755F">
              <w:rPr>
                <w:rFonts w:eastAsia="Arial" w:cs="Arial"/>
                <w:sz w:val="14"/>
                <w:szCs w:val="14"/>
              </w:rPr>
              <w:t>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04753FE3" w14:textId="77777777">
            <w:pPr>
              <w:rPr>
                <w:rFonts w:eastAsia="Arial" w:cs="Arial"/>
                <w:sz w:val="14"/>
                <w:szCs w:val="14"/>
              </w:rPr>
            </w:pPr>
            <w:r w:rsidRPr="5CD4755F">
              <w:rPr>
                <w:rFonts w:eastAsia="Arial" w:cs="Arial"/>
                <w:sz w:val="14"/>
                <w:szCs w:val="14"/>
              </w:rPr>
              <w:t>2</w:t>
            </w:r>
          </w:p>
        </w:tc>
      </w:tr>
    </w:tbl>
    <w:p w:rsidR="00244C40" w:rsidP="00244C40" w:rsidRDefault="00244C40" w14:paraId="7BEA7573" w14:textId="77777777"/>
    <w:p w:rsidR="00244C40" w:rsidP="00244C40" w:rsidRDefault="00244C40" w14:paraId="6CA8C525" w14:textId="77777777">
      <w:pPr>
        <w:rPr>
          <w:rFonts w:eastAsia="Arial" w:cs="Arial"/>
          <w:color w:val="000000" w:themeColor="text1"/>
        </w:rPr>
      </w:pPr>
    </w:p>
    <w:p w:rsidR="00244C40" w:rsidP="00244C40" w:rsidRDefault="00244C40" w14:paraId="21A00CC3" w14:textId="77777777">
      <w:pPr>
        <w:pStyle w:val="Heading2"/>
        <w:rPr>
          <w:lang w:val="en-IE"/>
        </w:rPr>
      </w:pPr>
      <w:bookmarkStart w:name="_Toc224121708" w:id="349"/>
      <w:r>
        <w:t>Nodal PTDF calculation</w:t>
      </w:r>
      <w:bookmarkEnd w:id="349"/>
    </w:p>
    <w:p w:rsidR="00244C40" w:rsidP="00244C40" w:rsidRDefault="00244C40" w14:paraId="1416531C" w14:textId="77777777">
      <w:pPr>
        <w:spacing w:after="240"/>
        <w:rPr>
          <w:rFonts w:eastAsia="Arial" w:cs="Arial"/>
          <w:color w:val="000000" w:themeColor="text1"/>
        </w:rPr>
      </w:pPr>
      <w:r w:rsidRPr="5CD4755F">
        <w:rPr>
          <w:rFonts w:eastAsia="Arial" w:cs="Arial"/>
          <w:color w:val="000000" w:themeColor="text1"/>
        </w:rPr>
        <w:t>This sub-calculation, that is similar to the FB parameter calculation, starts after the CIA step has finished. It is specialized in a new slack bus selection with nodal PTDF computation and will export PTDF values for a specific required set of nodes.</w:t>
      </w:r>
    </w:p>
    <w:p w:rsidR="00244C40" w:rsidP="00244C40" w:rsidRDefault="00244C40" w14:paraId="377F0A7A" w14:textId="77777777">
      <w:pPr>
        <w:spacing w:after="240"/>
        <w:rPr>
          <w:rFonts w:eastAsia="Arial" w:cs="Arial"/>
          <w:color w:val="000000" w:themeColor="text1"/>
        </w:rPr>
      </w:pPr>
      <w:r w:rsidRPr="44695FF1">
        <w:rPr>
          <w:rFonts w:eastAsia="Arial" w:cs="Arial"/>
          <w:color w:val="000000" w:themeColor="text1"/>
        </w:rPr>
        <w:t>The output of this step is ID3-935 – GLSK Nodal PTDFs.</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90"/>
        <w:gridCol w:w="945"/>
        <w:gridCol w:w="990"/>
        <w:gridCol w:w="840"/>
        <w:gridCol w:w="855"/>
        <w:gridCol w:w="855"/>
        <w:gridCol w:w="1110"/>
        <w:gridCol w:w="1110"/>
        <w:gridCol w:w="1110"/>
      </w:tblGrid>
      <w:tr w:rsidR="00244C40" w:rsidTr="007C2340" w14:paraId="033EBD20" w14:textId="77777777">
        <w:trPr>
          <w:trHeight w:val="270"/>
        </w:trPr>
        <w:tc>
          <w:tcPr>
            <w:tcW w:w="12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FC1B1BB" w14:textId="77777777">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4CC0A61" w14:textId="77777777">
            <w:pPr>
              <w:rPr>
                <w:rFonts w:eastAsia="Arial" w:cs="Arial"/>
                <w:sz w:val="14"/>
                <w:szCs w:val="14"/>
              </w:rPr>
            </w:pPr>
            <w:r w:rsidRPr="5CD4755F">
              <w:rPr>
                <w:rFonts w:eastAsia="Arial" w:cs="Arial"/>
                <w:color w:val="FFFFFF" w:themeColor="background1"/>
                <w:sz w:val="14"/>
                <w:szCs w:val="14"/>
              </w:rPr>
              <w:t>Owner</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2B714F7" w14:textId="77777777">
            <w:pPr>
              <w:rPr>
                <w:rFonts w:eastAsia="Arial" w:cs="Arial"/>
                <w:sz w:val="14"/>
                <w:szCs w:val="14"/>
              </w:rPr>
            </w:pPr>
            <w:r w:rsidRPr="5CD4755F">
              <w:rPr>
                <w:rFonts w:eastAsia="Arial" w:cs="Arial"/>
                <w:color w:val="FFFFFF" w:themeColor="background1"/>
                <w:sz w:val="14"/>
                <w:szCs w:val="14"/>
              </w:rPr>
              <w:t>Tool</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4AC0685" w14:textId="77777777">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1682FE67" w14:textId="77777777">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3A6676FB" w14:textId="77777777">
            <w:pPr>
              <w:rPr>
                <w:rFonts w:eastAsia="Arial" w:cs="Arial"/>
                <w:sz w:val="14"/>
                <w:szCs w:val="14"/>
              </w:rPr>
            </w:pPr>
            <w:r w:rsidRPr="5CD4755F">
              <w:rPr>
                <w:rFonts w:eastAsia="Arial" w:cs="Arial"/>
                <w:color w:val="FFFFFF" w:themeColor="background1"/>
                <w:sz w:val="14"/>
                <w:szCs w:val="14"/>
              </w:rPr>
              <w:t>Critical End Time</w:t>
            </w:r>
          </w:p>
        </w:tc>
        <w:tc>
          <w:tcPr>
            <w:tcW w:w="3330"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7EF528E"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071D8A62" w14:textId="77777777">
        <w:trPr>
          <w:trHeight w:val="270"/>
        </w:trPr>
        <w:tc>
          <w:tcPr>
            <w:tcW w:w="1290" w:type="dxa"/>
            <w:vMerge/>
            <w:vAlign w:val="center"/>
          </w:tcPr>
          <w:p w:rsidR="00244C40" w:rsidP="007C2340" w:rsidRDefault="00244C40" w14:paraId="18EA1632" w14:textId="77777777"/>
        </w:tc>
        <w:tc>
          <w:tcPr>
            <w:tcW w:w="945" w:type="dxa"/>
            <w:vMerge/>
            <w:vAlign w:val="center"/>
          </w:tcPr>
          <w:p w:rsidR="00244C40" w:rsidP="007C2340" w:rsidRDefault="00244C40" w14:paraId="67623E07" w14:textId="77777777"/>
        </w:tc>
        <w:tc>
          <w:tcPr>
            <w:tcW w:w="990" w:type="dxa"/>
            <w:vMerge/>
            <w:vAlign w:val="center"/>
          </w:tcPr>
          <w:p w:rsidR="00244C40" w:rsidP="007C2340" w:rsidRDefault="00244C40" w14:paraId="3EF2766C" w14:textId="77777777"/>
        </w:tc>
        <w:tc>
          <w:tcPr>
            <w:tcW w:w="840" w:type="dxa"/>
            <w:vMerge/>
            <w:vAlign w:val="center"/>
          </w:tcPr>
          <w:p w:rsidR="00244C40" w:rsidP="007C2340" w:rsidRDefault="00244C40" w14:paraId="76B5EBF1" w14:textId="77777777"/>
        </w:tc>
        <w:tc>
          <w:tcPr>
            <w:tcW w:w="855" w:type="dxa"/>
            <w:vMerge/>
            <w:vAlign w:val="center"/>
          </w:tcPr>
          <w:p w:rsidR="00244C40" w:rsidP="007C2340" w:rsidRDefault="00244C40" w14:paraId="3C296D2B" w14:textId="77777777"/>
        </w:tc>
        <w:tc>
          <w:tcPr>
            <w:tcW w:w="855" w:type="dxa"/>
            <w:vMerge/>
            <w:vAlign w:val="center"/>
          </w:tcPr>
          <w:p w:rsidR="00244C40" w:rsidP="007C2340" w:rsidRDefault="00244C40" w14:paraId="1C4DE4C3" w14:textId="77777777"/>
        </w:tc>
        <w:tc>
          <w:tcPr>
            <w:tcW w:w="1110"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734DD405" w14:textId="77777777">
            <w:pPr>
              <w:rPr>
                <w:rFonts w:eastAsia="Arial" w:cs="Arial"/>
                <w:sz w:val="14"/>
                <w:szCs w:val="14"/>
              </w:rPr>
            </w:pPr>
            <w:r w:rsidRPr="5CD4755F">
              <w:rPr>
                <w:rFonts w:eastAsia="Arial" w:cs="Arial"/>
                <w:color w:val="FFFFFF" w:themeColor="background1"/>
                <w:sz w:val="14"/>
                <w:szCs w:val="14"/>
              </w:rPr>
              <w:t>Input</w:t>
            </w:r>
          </w:p>
        </w:tc>
        <w:tc>
          <w:tcPr>
            <w:tcW w:w="1110"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BCBB317" w14:textId="77777777">
            <w:pPr>
              <w:rPr>
                <w:rFonts w:eastAsia="Arial" w:cs="Arial"/>
                <w:sz w:val="14"/>
                <w:szCs w:val="14"/>
              </w:rPr>
            </w:pPr>
            <w:r w:rsidRPr="5CD4755F">
              <w:rPr>
                <w:rFonts w:eastAsia="Arial" w:cs="Arial"/>
                <w:color w:val="FFFFFF" w:themeColor="background1"/>
                <w:sz w:val="14"/>
                <w:szCs w:val="14"/>
              </w:rPr>
              <w:t>Output</w:t>
            </w:r>
          </w:p>
        </w:tc>
        <w:tc>
          <w:tcPr>
            <w:tcW w:w="1110"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0A222CB"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1CC6A8FA" w14:textId="77777777">
        <w:trPr>
          <w:trHeight w:val="270"/>
        </w:trPr>
        <w:tc>
          <w:tcPr>
            <w:tcW w:w="12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35293C4" w14:textId="77777777">
            <w:pPr>
              <w:rPr>
                <w:rFonts w:eastAsia="Arial" w:cs="Arial"/>
                <w:sz w:val="14"/>
                <w:szCs w:val="14"/>
              </w:rPr>
            </w:pPr>
            <w:r w:rsidRPr="5CD4755F">
              <w:rPr>
                <w:rFonts w:eastAsia="Arial" w:cs="Arial"/>
                <w:sz w:val="14"/>
                <w:szCs w:val="14"/>
              </w:rPr>
              <w:t>Split flows before Trigger FBPCM for Nodal PTDF calculation</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1FB8896" w14:textId="77777777">
            <w:pPr>
              <w:rPr>
                <w:rFonts w:eastAsia="Arial" w:cs="Arial"/>
                <w:sz w:val="14"/>
                <w:szCs w:val="14"/>
              </w:rPr>
            </w:pPr>
            <w:r w:rsidRPr="5CD4755F">
              <w:rPr>
                <w:rFonts w:eastAsia="Arial" w:cs="Arial"/>
                <w:sz w:val="14"/>
                <w:szCs w:val="14"/>
              </w:rPr>
              <w:t>CCC</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9B3E027" w14:textId="77777777">
            <w:pPr>
              <w:rPr>
                <w:rFonts w:eastAsia="Arial" w:cs="Arial"/>
                <w:sz w:val="14"/>
                <w:szCs w:val="14"/>
              </w:rPr>
            </w:pPr>
            <w:r w:rsidRPr="5CD4755F">
              <w:rPr>
                <w:rFonts w:eastAsia="Arial" w:cs="Arial"/>
                <w:sz w:val="14"/>
                <w:szCs w:val="14"/>
              </w:rPr>
              <w:t>CCCt</w:t>
            </w:r>
          </w:p>
        </w:tc>
        <w:tc>
          <w:tcPr>
            <w:tcW w:w="255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4AADCBB" w14:textId="77777777">
            <w:pPr>
              <w:rPr>
                <w:rFonts w:eastAsia="Arial" w:cs="Arial"/>
                <w:sz w:val="14"/>
                <w:szCs w:val="14"/>
              </w:rPr>
            </w:pPr>
            <w:r w:rsidRPr="5CD4755F">
              <w:rPr>
                <w:rFonts w:eastAsia="Arial" w:cs="Arial"/>
                <w:sz w:val="14"/>
                <w:szCs w:val="14"/>
              </w:rPr>
              <w:t>See HLBP timetable as referred to under ‘2. Related documents’</w:t>
            </w:r>
          </w:p>
        </w:tc>
        <w:tc>
          <w:tcPr>
            <w:tcW w:w="11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9E2E45A" w14:textId="77777777">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05F122F" w14:textId="77777777">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A496578" w14:textId="77777777">
            <w:pPr>
              <w:rPr>
                <w:rFonts w:eastAsia="Arial" w:cs="Arial"/>
                <w:sz w:val="14"/>
                <w:szCs w:val="14"/>
              </w:rPr>
            </w:pPr>
            <w:r w:rsidRPr="5CD4755F">
              <w:rPr>
                <w:rFonts w:eastAsia="Arial" w:cs="Arial"/>
                <w:sz w:val="14"/>
                <w:szCs w:val="14"/>
              </w:rPr>
              <w:t>-</w:t>
            </w:r>
          </w:p>
        </w:tc>
      </w:tr>
      <w:tr w:rsidR="00244C40" w:rsidTr="007C2340" w14:paraId="1533C909"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C4D4661" w14:textId="77777777">
            <w:pPr>
              <w:rPr>
                <w:rFonts w:eastAsia="Arial" w:cs="Arial"/>
                <w:sz w:val="14"/>
                <w:szCs w:val="14"/>
              </w:rPr>
            </w:pPr>
            <w:r w:rsidRPr="5CD4755F">
              <w:rPr>
                <w:rFonts w:eastAsia="Arial" w:cs="Arial"/>
                <w:sz w:val="14"/>
                <w:szCs w:val="14"/>
              </w:rPr>
              <w:t>Trigger FBPCM for Nodal PTDF calculation</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B91BCA0"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0FE013E" w14:textId="77777777">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B828D6D" w14:textId="77777777">
            <w:pPr>
              <w:rPr>
                <w:rFonts w:eastAsia="Arial" w:cs="Arial"/>
                <w:sz w:val="14"/>
                <w:szCs w:val="14"/>
              </w:rPr>
            </w:pPr>
          </w:p>
        </w:tc>
        <w:tc>
          <w:tcPr>
            <w:tcW w:w="1110"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A7869A3" w14:textId="77777777">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879604A" w14:textId="77777777">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36FDB10" w14:textId="77777777">
            <w:pPr>
              <w:rPr>
                <w:rFonts w:eastAsia="Arial" w:cs="Arial"/>
                <w:sz w:val="14"/>
                <w:szCs w:val="14"/>
              </w:rPr>
            </w:pPr>
            <w:r w:rsidRPr="5CD4755F">
              <w:rPr>
                <w:rFonts w:eastAsia="Arial" w:cs="Arial"/>
                <w:sz w:val="14"/>
                <w:szCs w:val="14"/>
              </w:rPr>
              <w:t>-</w:t>
            </w:r>
          </w:p>
        </w:tc>
      </w:tr>
      <w:tr w:rsidR="00244C40" w:rsidTr="007C2340" w14:paraId="67D4509D"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EB41809" w14:textId="77777777">
            <w:pPr>
              <w:rPr>
                <w:rFonts w:eastAsia="Arial" w:cs="Arial"/>
                <w:sz w:val="14"/>
                <w:szCs w:val="14"/>
              </w:rPr>
            </w:pPr>
            <w:r w:rsidRPr="5CD4755F">
              <w:rPr>
                <w:rFonts w:eastAsia="Arial" w:cs="Arial"/>
                <w:sz w:val="14"/>
                <w:szCs w:val="14"/>
              </w:rPr>
              <w:t>Process Nodal PTDF</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E0B1332"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9EC3DA7" w14:textId="77777777">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vAlign w:val="center"/>
          </w:tcPr>
          <w:p w:rsidR="00244C40" w:rsidP="007C2340" w:rsidRDefault="00244C40" w14:paraId="27061D5D" w14:textId="77777777"/>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0A14FA1" w14:textId="77777777">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7789AF9" w14:textId="77777777">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8DE00E0" w14:textId="77777777">
            <w:pPr>
              <w:rPr>
                <w:rFonts w:eastAsia="Arial" w:cs="Arial"/>
                <w:sz w:val="14"/>
                <w:szCs w:val="14"/>
              </w:rPr>
            </w:pPr>
            <w:r w:rsidRPr="5CD4755F">
              <w:rPr>
                <w:rFonts w:eastAsia="Arial" w:cs="Arial"/>
                <w:sz w:val="14"/>
                <w:szCs w:val="14"/>
              </w:rPr>
              <w:t>-</w:t>
            </w:r>
          </w:p>
        </w:tc>
      </w:tr>
      <w:tr w:rsidR="00244C40" w:rsidTr="007C2340" w14:paraId="0A4FC9C4" w14:textId="77777777">
        <w:trPr>
          <w:trHeight w:val="270"/>
        </w:trPr>
        <w:tc>
          <w:tcPr>
            <w:tcW w:w="12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7257C90" w14:textId="77777777">
            <w:pPr>
              <w:rPr>
                <w:rFonts w:eastAsia="Arial" w:cs="Arial"/>
                <w:sz w:val="14"/>
                <w:szCs w:val="14"/>
              </w:rPr>
            </w:pPr>
            <w:r w:rsidRPr="5CD4755F">
              <w:rPr>
                <w:rFonts w:eastAsia="Arial" w:cs="Arial"/>
                <w:sz w:val="14"/>
                <w:szCs w:val="14"/>
              </w:rPr>
              <w:t>Distribute GLSK Nodal PTDFs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4287EDF"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09813B2" w14:textId="77777777">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244C40" w:rsidP="007C2340" w:rsidRDefault="00244C40" w14:paraId="55384F9B" w14:textId="77777777"/>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C52D322" w14:textId="77777777">
            <w:pPr>
              <w:rPr>
                <w:rFonts w:eastAsia="Arial" w:cs="Arial"/>
                <w:sz w:val="14"/>
                <w:szCs w:val="14"/>
              </w:rPr>
            </w:pPr>
            <w:r w:rsidRPr="5CD4755F">
              <w:rPr>
                <w:rFonts w:eastAsia="Arial" w:cs="Arial"/>
                <w:sz w:val="14"/>
                <w:szCs w:val="14"/>
              </w:rPr>
              <w:t>-</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07AB9C9" w14:textId="77777777">
            <w:pPr>
              <w:rPr>
                <w:rFonts w:eastAsia="Arial" w:cs="Arial"/>
                <w:sz w:val="14"/>
                <w:szCs w:val="14"/>
              </w:rPr>
            </w:pPr>
            <w:r w:rsidRPr="5CD4755F">
              <w:rPr>
                <w:rFonts w:eastAsia="Arial" w:cs="Arial"/>
                <w:sz w:val="14"/>
                <w:szCs w:val="14"/>
              </w:rPr>
              <w:t>GLSK Nodal PTDFs</w:t>
            </w:r>
          </w:p>
        </w:tc>
        <w:tc>
          <w:tcPr>
            <w:tcW w:w="111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F362637" w14:textId="77777777">
            <w:pPr>
              <w:rPr>
                <w:rFonts w:eastAsia="Arial" w:cs="Arial"/>
                <w:sz w:val="14"/>
                <w:szCs w:val="14"/>
              </w:rPr>
            </w:pPr>
            <w:r w:rsidRPr="5CD4755F">
              <w:rPr>
                <w:rFonts w:eastAsia="Arial" w:cs="Arial"/>
                <w:sz w:val="14"/>
                <w:szCs w:val="14"/>
              </w:rPr>
              <w:t>TSOs</w:t>
            </w:r>
          </w:p>
          <w:p w:rsidR="00244C40" w:rsidP="007C2340" w:rsidRDefault="00244C40" w14:paraId="1B64EFCA" w14:textId="77777777">
            <w:pPr>
              <w:rPr>
                <w:rFonts w:eastAsia="Arial" w:cs="Arial"/>
                <w:sz w:val="14"/>
                <w:szCs w:val="14"/>
              </w:rPr>
            </w:pPr>
          </w:p>
        </w:tc>
      </w:tr>
    </w:tbl>
    <w:p w:rsidR="00244C40" w:rsidP="00244C40" w:rsidRDefault="00244C40" w14:paraId="31FC0C37" w14:textId="77777777">
      <w:pPr>
        <w:pStyle w:val="Heading3"/>
        <w:rPr>
          <w:lang w:val="en-IE"/>
        </w:rPr>
      </w:pPr>
      <w:r w:rsidRPr="5CD4755F">
        <w:t>Backup and Fallback processes</w:t>
      </w:r>
    </w:p>
    <w:p w:rsidR="00244C40" w:rsidP="00244C40" w:rsidRDefault="00244C40" w14:paraId="2D6D73AC" w14:textId="77777777">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975"/>
        <w:gridCol w:w="2205"/>
        <w:gridCol w:w="3000"/>
        <w:gridCol w:w="690"/>
        <w:gridCol w:w="840"/>
        <w:gridCol w:w="795"/>
      </w:tblGrid>
      <w:tr w:rsidR="00244C40" w:rsidTr="007C2340" w14:paraId="1952FC56" w14:textId="77777777">
        <w:trPr>
          <w:trHeight w:val="510"/>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5AFB5138" w14:textId="77777777">
            <w:pPr>
              <w:rPr>
                <w:rFonts w:eastAsia="Arial" w:cs="Arial"/>
                <w:sz w:val="14"/>
                <w:szCs w:val="14"/>
              </w:rPr>
            </w:pPr>
            <w:r w:rsidRPr="5CD4755F">
              <w:rPr>
                <w:rFonts w:eastAsia="Arial" w:cs="Arial"/>
                <w:color w:val="FFFFFF" w:themeColor="background1"/>
                <w:sz w:val="14"/>
                <w:szCs w:val="14"/>
              </w:rPr>
              <w:t>Backup ID</w:t>
            </w:r>
          </w:p>
        </w:tc>
        <w:tc>
          <w:tcPr>
            <w:tcW w:w="97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7667B2F9" w14:textId="77777777">
            <w:pPr>
              <w:rPr>
                <w:rFonts w:eastAsia="Arial" w:cs="Arial"/>
                <w:sz w:val="14"/>
                <w:szCs w:val="14"/>
              </w:rPr>
            </w:pPr>
            <w:r w:rsidRPr="5CD4755F">
              <w:rPr>
                <w:rFonts w:eastAsia="Arial" w:cs="Arial"/>
                <w:color w:val="FFFFFF" w:themeColor="background1"/>
                <w:sz w:val="14"/>
                <w:szCs w:val="14"/>
              </w:rPr>
              <w:t>Process Step</w:t>
            </w:r>
          </w:p>
        </w:tc>
        <w:tc>
          <w:tcPr>
            <w:tcW w:w="220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0349EE4D" w14:textId="77777777">
            <w:pPr>
              <w:rPr>
                <w:rFonts w:eastAsia="Arial" w:cs="Arial"/>
                <w:sz w:val="14"/>
                <w:szCs w:val="14"/>
              </w:rPr>
            </w:pPr>
            <w:r w:rsidRPr="5CD4755F">
              <w:rPr>
                <w:rFonts w:eastAsia="Arial" w:cs="Arial"/>
                <w:color w:val="FFFFFF" w:themeColor="background1"/>
                <w:sz w:val="14"/>
                <w:szCs w:val="14"/>
              </w:rPr>
              <w:t>Description</w:t>
            </w:r>
          </w:p>
        </w:tc>
        <w:tc>
          <w:tcPr>
            <w:tcW w:w="300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4647AC68" w14:textId="77777777">
            <w:pPr>
              <w:rPr>
                <w:rFonts w:eastAsia="Arial" w:cs="Arial"/>
                <w:sz w:val="14"/>
                <w:szCs w:val="14"/>
              </w:rPr>
            </w:pPr>
            <w:r w:rsidRPr="5CD4755F">
              <w:rPr>
                <w:rFonts w:eastAsia="Arial" w:cs="Arial"/>
                <w:color w:val="FFFFFF" w:themeColor="background1"/>
                <w:sz w:val="14"/>
                <w:szCs w:val="14"/>
              </w:rPr>
              <w:t>Solution/Action</w:t>
            </w:r>
          </w:p>
        </w:tc>
        <w:tc>
          <w:tcPr>
            <w:tcW w:w="69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46ADE09C" w14:textId="77777777">
            <w:pPr>
              <w:rPr>
                <w:rFonts w:eastAsia="Arial" w:cs="Arial"/>
                <w:sz w:val="14"/>
                <w:szCs w:val="14"/>
              </w:rPr>
            </w:pPr>
            <w:r w:rsidRPr="5CD4755F">
              <w:rPr>
                <w:rFonts w:eastAsia="Arial" w:cs="Arial"/>
                <w:color w:val="FFFFFF" w:themeColor="background1"/>
                <w:sz w:val="14"/>
                <w:szCs w:val="14"/>
              </w:rPr>
              <w:t>Owner</w:t>
            </w:r>
          </w:p>
        </w:tc>
        <w:tc>
          <w:tcPr>
            <w:tcW w:w="84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78E8E73" w14:textId="77777777">
            <w:pPr>
              <w:rPr>
                <w:rFonts w:eastAsia="Arial" w:cs="Arial"/>
                <w:sz w:val="14"/>
                <w:szCs w:val="14"/>
              </w:rPr>
            </w:pPr>
            <w:r w:rsidRPr="5CD4755F">
              <w:rPr>
                <w:rFonts w:eastAsia="Arial" w:cs="Arial"/>
                <w:color w:val="FFFFFF" w:themeColor="background1"/>
                <w:sz w:val="14"/>
                <w:szCs w:val="14"/>
              </w:rPr>
              <w:t>Tool</w:t>
            </w:r>
          </w:p>
        </w:tc>
        <w:tc>
          <w:tcPr>
            <w:tcW w:w="79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52FB9A15"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7C2340" w14:paraId="1E480995" w14:textId="77777777">
        <w:trPr>
          <w:trHeight w:val="645"/>
        </w:trPr>
        <w:tc>
          <w:tcPr>
            <w:tcW w:w="765" w:type="dxa"/>
            <w:tcBorders>
              <w:top w:val="single" w:color="FFFFFF" w:themeColor="background1" w:sz="6" w:space="0"/>
              <w:left w:val="single" w:color="FFFFFF" w:themeColor="background1" w:sz="6" w:space="0"/>
              <w:bottom w:val="single" w:color="FFFFFF" w:themeColor="background1" w:sz="6" w:space="0"/>
              <w:right w:val="nil"/>
            </w:tcBorders>
            <w:shd w:val="clear" w:color="auto" w:fill="BFBFBF" w:themeFill="background1" w:themeFillShade="BF"/>
            <w:tcMar>
              <w:left w:w="105" w:type="dxa"/>
              <w:right w:w="105" w:type="dxa"/>
            </w:tcMar>
            <w:vAlign w:val="center"/>
          </w:tcPr>
          <w:p w:rsidR="00244C40" w:rsidP="007C2340" w:rsidRDefault="00244C40" w14:paraId="1FA72784" w14:textId="6D8DE33E">
            <w:pPr>
              <w:rPr>
                <w:rFonts w:eastAsia="Arial" w:cs="Arial"/>
                <w:sz w:val="14"/>
                <w:szCs w:val="14"/>
              </w:rPr>
            </w:pPr>
            <w:r w:rsidRPr="02BA803D">
              <w:rPr>
                <w:rFonts w:eastAsia="Arial" w:cs="Arial"/>
                <w:sz w:val="14"/>
                <w:szCs w:val="14"/>
              </w:rPr>
              <w:t>ID3_2</w:t>
            </w:r>
            <w:r w:rsidR="00D14BD7">
              <w:rPr>
                <w:rFonts w:eastAsia="Arial" w:cs="Arial"/>
                <w:sz w:val="14"/>
                <w:szCs w:val="14"/>
              </w:rPr>
              <w:t>1</w:t>
            </w:r>
          </w:p>
        </w:tc>
        <w:tc>
          <w:tcPr>
            <w:tcW w:w="97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6AA3B63D" w14:textId="77777777">
            <w:pPr>
              <w:rPr>
                <w:rFonts w:eastAsia="Arial" w:cs="Arial"/>
                <w:sz w:val="14"/>
                <w:szCs w:val="14"/>
              </w:rPr>
            </w:pPr>
            <w:r w:rsidRPr="5CD4755F">
              <w:rPr>
                <w:rFonts w:eastAsia="Arial" w:cs="Arial"/>
                <w:sz w:val="14"/>
                <w:szCs w:val="14"/>
              </w:rPr>
              <w:t>Nodal PTDF calculation</w:t>
            </w:r>
          </w:p>
        </w:tc>
        <w:tc>
          <w:tcPr>
            <w:tcW w:w="220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5932059" w14:textId="77777777">
            <w:pPr>
              <w:rPr>
                <w:rFonts w:eastAsia="Arial" w:cs="Arial"/>
                <w:sz w:val="14"/>
                <w:szCs w:val="14"/>
              </w:rPr>
            </w:pPr>
            <w:r w:rsidRPr="5CD4755F">
              <w:rPr>
                <w:rFonts w:eastAsia="Arial" w:cs="Arial"/>
                <w:sz w:val="14"/>
                <w:szCs w:val="14"/>
              </w:rPr>
              <w:t>Issue/error with computation</w:t>
            </w:r>
          </w:p>
        </w:tc>
        <w:tc>
          <w:tcPr>
            <w:tcW w:w="30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84CB62C" w14:textId="77777777">
            <w:pPr>
              <w:rPr>
                <w:rFonts w:eastAsia="Arial" w:cs="Arial"/>
                <w:sz w:val="14"/>
                <w:szCs w:val="14"/>
              </w:rPr>
            </w:pPr>
            <w:r w:rsidRPr="5CD4755F">
              <w:rPr>
                <w:rFonts w:eastAsia="Arial" w:cs="Arial"/>
                <w:sz w:val="14"/>
                <w:szCs w:val="14"/>
              </w:rPr>
              <w:t>1. Request USY to solve issue.</w:t>
            </w:r>
            <w:r>
              <w:br/>
            </w:r>
            <w:r w:rsidRPr="5CD4755F">
              <w:rPr>
                <w:rFonts w:eastAsia="Arial" w:cs="Arial"/>
                <w:sz w:val="14"/>
                <w:szCs w:val="14"/>
              </w:rPr>
              <w:t xml:space="preserve"> 2. If issue is not solved by Critical End Time, inform parties per e-mail.</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1F58688" w14:textId="77777777">
            <w:pPr>
              <w:rPr>
                <w:rFonts w:eastAsia="Arial" w:cs="Arial"/>
                <w:sz w:val="14"/>
                <w:szCs w:val="14"/>
              </w:rPr>
            </w:pPr>
            <w:r w:rsidRPr="5CD4755F">
              <w:rPr>
                <w:rFonts w:eastAsia="Arial" w:cs="Arial"/>
                <w:sz w:val="14"/>
                <w:szCs w:val="14"/>
              </w:rPr>
              <w:t>CCC</w:t>
            </w:r>
          </w:p>
        </w:tc>
        <w:tc>
          <w:tcPr>
            <w:tcW w:w="84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336F35C" w14:textId="77777777">
            <w:pPr>
              <w:rPr>
                <w:rFonts w:eastAsia="Arial" w:cs="Arial"/>
                <w:sz w:val="14"/>
                <w:szCs w:val="14"/>
              </w:rPr>
            </w:pPr>
            <w:r w:rsidRPr="5CD4755F">
              <w:rPr>
                <w:rFonts w:eastAsia="Arial" w:cs="Arial"/>
                <w:sz w:val="14"/>
                <w:szCs w:val="14"/>
              </w:rPr>
              <w:t>Email</w:t>
            </w:r>
          </w:p>
        </w:tc>
        <w:tc>
          <w:tcPr>
            <w:tcW w:w="79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E22F619" w14:textId="77777777">
            <w:pPr>
              <w:rPr>
                <w:rFonts w:eastAsia="Arial" w:cs="Arial"/>
                <w:sz w:val="14"/>
                <w:szCs w:val="14"/>
              </w:rPr>
            </w:pPr>
            <w:r w:rsidRPr="5CD4755F">
              <w:rPr>
                <w:rFonts w:eastAsia="Arial" w:cs="Arial"/>
                <w:sz w:val="14"/>
                <w:szCs w:val="14"/>
              </w:rPr>
              <w:t>2</w:t>
            </w:r>
          </w:p>
        </w:tc>
      </w:tr>
    </w:tbl>
    <w:p w:rsidR="00244C40" w:rsidP="00244C40" w:rsidRDefault="00244C40" w14:paraId="4CA44D34" w14:textId="77777777">
      <w:pPr>
        <w:pStyle w:val="Heading2"/>
        <w:rPr>
          <w:lang w:val="en-IE"/>
        </w:rPr>
      </w:pPr>
      <w:bookmarkStart w:name="_Toc224121709" w:id="350"/>
      <w:r>
        <w:t>Translate Domain to AAC</w:t>
      </w:r>
      <w:bookmarkEnd w:id="350"/>
    </w:p>
    <w:p w:rsidR="00244C40" w:rsidP="00244C40" w:rsidRDefault="00244C40" w14:paraId="5632A6F2" w14:textId="77777777">
      <w:pPr>
        <w:spacing w:after="240"/>
        <w:rPr>
          <w:rFonts w:eastAsia="Arial" w:cs="Arial"/>
          <w:color w:val="000000" w:themeColor="text1"/>
        </w:rPr>
      </w:pPr>
      <w:r w:rsidRPr="5CD4755F">
        <w:rPr>
          <w:rFonts w:eastAsia="Arial" w:cs="Arial"/>
          <w:color w:val="000000" w:themeColor="text1"/>
        </w:rPr>
        <w:t>During this process step FB domain is translated into AAC and results are distributed via MD-936 for which the resolution depends on the resolution of entrance AACs.</w:t>
      </w:r>
    </w:p>
    <w:p w:rsidR="00244C40" w:rsidP="00244C40" w:rsidRDefault="00244C40" w14:paraId="703B70B2" w14:textId="77777777">
      <w:pPr>
        <w:rPr>
          <w:rFonts w:eastAsia="Arial" w:cs="Arial"/>
          <w:color w:val="000000" w:themeColor="text1"/>
        </w:rPr>
      </w:pPr>
      <w:r w:rsidRPr="5CD4755F">
        <w:rPr>
          <w:rFonts w:eastAsia="Arial" w:cs="Arial"/>
          <w:color w:val="000000" w:themeColor="text1"/>
        </w:rPr>
        <w:t>The following prerequisites are required to perform this step:</w:t>
      </w:r>
    </w:p>
    <w:p w:rsidR="00244C40" w:rsidP="00244C40" w:rsidRDefault="00244C40" w14:paraId="335F5440" w14:textId="77777777">
      <w:pPr>
        <w:pStyle w:val="ListParagraph"/>
        <w:spacing w:after="240"/>
        <w:rPr>
          <w:rFonts w:eastAsia="Arial"/>
          <w:bCs w:val="0"/>
          <w:color w:val="000000" w:themeColor="text1"/>
          <w:szCs w:val="20"/>
          <w:lang w:val="en-IE"/>
        </w:rPr>
      </w:pPr>
      <w:r w:rsidRPr="5CD4755F">
        <w:rPr>
          <w:rFonts w:eastAsia="Arial"/>
          <w:bCs w:val="0"/>
          <w:color w:val="000000" w:themeColor="text1"/>
          <w:szCs w:val="20"/>
        </w:rPr>
        <w:t>Completion of the previous process step</w:t>
      </w:r>
    </w:p>
    <w:p w:rsidR="00244C40" w:rsidP="00244C40" w:rsidRDefault="00244C40" w14:paraId="6B2FF131" w14:textId="77777777">
      <w:pPr>
        <w:rPr>
          <w:rFonts w:eastAsia="Arial" w:cs="Arial"/>
          <w:color w:val="000000" w:themeColor="text1"/>
        </w:rPr>
      </w:pPr>
      <w:r w:rsidRPr="5CD4755F">
        <w:rPr>
          <w:rFonts w:eastAsia="Arial" w:cs="Arial"/>
          <w:color w:val="000000" w:themeColor="text1"/>
        </w:rPr>
        <w:t>The outputs are:</w:t>
      </w:r>
    </w:p>
    <w:p w:rsidR="00244C40" w:rsidP="00244C40" w:rsidRDefault="00852782" w14:paraId="2944CBC1" w14:textId="7753AA92">
      <w:pPr>
        <w:pStyle w:val="ListParagraph"/>
        <w:spacing w:after="240"/>
        <w:rPr>
          <w:rFonts w:eastAsia="Arial"/>
          <w:bCs w:val="0"/>
          <w:color w:val="000000" w:themeColor="text1"/>
          <w:szCs w:val="20"/>
          <w:lang w:val="en-IE"/>
        </w:rPr>
      </w:pPr>
      <w:r>
        <w:rPr>
          <w:rFonts w:eastAsia="Arial"/>
          <w:bCs w:val="0"/>
          <w:color w:val="000000" w:themeColor="text1"/>
          <w:szCs w:val="20"/>
        </w:rPr>
        <w:t>ID3-</w:t>
      </w:r>
      <w:r w:rsidRPr="5CD4755F" w:rsidR="00244C40">
        <w:rPr>
          <w:rFonts w:eastAsia="Arial"/>
          <w:bCs w:val="0"/>
          <w:color w:val="000000" w:themeColor="text1"/>
          <w:szCs w:val="20"/>
        </w:rPr>
        <w:t>990 -FBPCM DQC report</w:t>
      </w:r>
    </w:p>
    <w:p w:rsidR="00244C40" w:rsidP="00244C40" w:rsidRDefault="00852782" w14:paraId="4F49749E" w14:textId="5FC39634">
      <w:pPr>
        <w:pStyle w:val="ListParagraph"/>
        <w:spacing w:after="240"/>
        <w:rPr>
          <w:rFonts w:eastAsia="Arial"/>
          <w:bCs w:val="0"/>
          <w:color w:val="000000" w:themeColor="text1"/>
          <w:szCs w:val="20"/>
          <w:lang w:val="en-IE"/>
        </w:rPr>
      </w:pPr>
      <w:r>
        <w:rPr>
          <w:rFonts w:eastAsia="Arial"/>
          <w:bCs w:val="0"/>
          <w:color w:val="000000" w:themeColor="text1"/>
          <w:szCs w:val="20"/>
        </w:rPr>
        <w:t>ID3-</w:t>
      </w:r>
      <w:r w:rsidRPr="5CD4755F" w:rsidR="00244C40">
        <w:rPr>
          <w:rFonts w:eastAsia="Arial"/>
          <w:bCs w:val="0"/>
          <w:color w:val="000000" w:themeColor="text1"/>
          <w:szCs w:val="20"/>
        </w:rPr>
        <w:t>924- FBPCM log and cfg</w:t>
      </w:r>
    </w:p>
    <w:p w:rsidR="00244C40" w:rsidP="00244C40" w:rsidRDefault="00852782" w14:paraId="500BB281" w14:textId="6D6629C5">
      <w:pPr>
        <w:pStyle w:val="ListParagraph"/>
        <w:spacing w:after="240"/>
        <w:rPr>
          <w:rFonts w:eastAsia="Arial"/>
          <w:bCs w:val="0"/>
          <w:color w:val="000000" w:themeColor="text1"/>
          <w:szCs w:val="20"/>
          <w:lang w:val="en-IE"/>
        </w:rPr>
      </w:pPr>
      <w:r>
        <w:rPr>
          <w:rFonts w:eastAsia="Arial"/>
          <w:bCs w:val="0"/>
          <w:color w:val="000000" w:themeColor="text1"/>
          <w:szCs w:val="20"/>
        </w:rPr>
        <w:t>ID3-</w:t>
      </w:r>
      <w:r w:rsidRPr="5CD4755F" w:rsidR="00244C40">
        <w:rPr>
          <w:rFonts w:eastAsia="Arial"/>
          <w:bCs w:val="0"/>
          <w:color w:val="000000" w:themeColor="text1"/>
          <w:szCs w:val="20"/>
        </w:rPr>
        <w:t>936- AAC FB domain</w:t>
      </w:r>
    </w:p>
    <w:tbl>
      <w:tblPr>
        <w:tblW w:w="0" w:type="auto"/>
        <w:tblInd w:w="90"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75"/>
        <w:gridCol w:w="945"/>
        <w:gridCol w:w="990"/>
        <w:gridCol w:w="840"/>
        <w:gridCol w:w="855"/>
        <w:gridCol w:w="855"/>
        <w:gridCol w:w="1115"/>
        <w:gridCol w:w="1115"/>
        <w:gridCol w:w="1115"/>
      </w:tblGrid>
      <w:tr w:rsidR="00244C40" w:rsidTr="007C2340" w14:paraId="328B6A12" w14:textId="77777777">
        <w:trPr>
          <w:trHeight w:val="270"/>
        </w:trPr>
        <w:tc>
          <w:tcPr>
            <w:tcW w:w="127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BCBE849" w14:textId="77777777">
            <w:pPr>
              <w:rPr>
                <w:rFonts w:eastAsia="Arial" w:cs="Arial"/>
                <w:sz w:val="14"/>
                <w:szCs w:val="14"/>
              </w:rPr>
            </w:pPr>
            <w:r w:rsidRPr="5CD4755F">
              <w:rPr>
                <w:rFonts w:eastAsia="Arial" w:cs="Arial"/>
                <w:color w:val="FFFFFF" w:themeColor="background1"/>
                <w:sz w:val="14"/>
                <w:szCs w:val="14"/>
              </w:rPr>
              <w:t>Activity</w:t>
            </w:r>
          </w:p>
        </w:tc>
        <w:tc>
          <w:tcPr>
            <w:tcW w:w="94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089B282B" w14:textId="77777777">
            <w:pPr>
              <w:rPr>
                <w:rFonts w:eastAsia="Arial" w:cs="Arial"/>
                <w:sz w:val="14"/>
                <w:szCs w:val="14"/>
              </w:rPr>
            </w:pPr>
            <w:r w:rsidRPr="5CD4755F">
              <w:rPr>
                <w:rFonts w:eastAsia="Arial" w:cs="Arial"/>
                <w:color w:val="FFFFFF" w:themeColor="background1"/>
                <w:sz w:val="14"/>
                <w:szCs w:val="14"/>
              </w:rPr>
              <w:t>Owner</w:t>
            </w:r>
          </w:p>
        </w:tc>
        <w:tc>
          <w:tcPr>
            <w:tcW w:w="99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3609F76" w14:textId="77777777">
            <w:pPr>
              <w:rPr>
                <w:rFonts w:eastAsia="Arial" w:cs="Arial"/>
                <w:sz w:val="14"/>
                <w:szCs w:val="14"/>
              </w:rPr>
            </w:pPr>
            <w:r w:rsidRPr="5CD4755F">
              <w:rPr>
                <w:rFonts w:eastAsia="Arial" w:cs="Arial"/>
                <w:color w:val="FFFFFF" w:themeColor="background1"/>
                <w:sz w:val="14"/>
                <w:szCs w:val="14"/>
              </w:rPr>
              <w:t>Tool</w:t>
            </w:r>
          </w:p>
        </w:tc>
        <w:tc>
          <w:tcPr>
            <w:tcW w:w="840"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6CD2414A" w14:textId="77777777">
            <w:pPr>
              <w:rPr>
                <w:rFonts w:eastAsia="Arial" w:cs="Arial"/>
                <w:sz w:val="14"/>
                <w:szCs w:val="14"/>
              </w:rPr>
            </w:pPr>
            <w:r w:rsidRPr="5CD4755F">
              <w:rPr>
                <w:rFonts w:eastAsia="Arial" w:cs="Arial"/>
                <w:color w:val="FFFFFF" w:themeColor="background1"/>
                <w:sz w:val="14"/>
                <w:szCs w:val="14"/>
              </w:rPr>
              <w:t>Target Start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91FA267" w14:textId="77777777">
            <w:pPr>
              <w:rPr>
                <w:rFonts w:eastAsia="Arial" w:cs="Arial"/>
                <w:sz w:val="14"/>
                <w:szCs w:val="14"/>
              </w:rPr>
            </w:pPr>
            <w:r w:rsidRPr="5CD4755F">
              <w:rPr>
                <w:rFonts w:eastAsia="Arial" w:cs="Arial"/>
                <w:color w:val="FFFFFF" w:themeColor="background1"/>
                <w:sz w:val="14"/>
                <w:szCs w:val="14"/>
              </w:rPr>
              <w:t>Target End Time</w:t>
            </w:r>
          </w:p>
        </w:tc>
        <w:tc>
          <w:tcPr>
            <w:tcW w:w="855" w:type="dxa"/>
            <w:vMerge w:val="restart"/>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DA62043" w14:textId="77777777">
            <w:pPr>
              <w:rPr>
                <w:rFonts w:eastAsia="Arial" w:cs="Arial"/>
                <w:sz w:val="14"/>
                <w:szCs w:val="14"/>
              </w:rPr>
            </w:pPr>
            <w:r w:rsidRPr="5CD4755F">
              <w:rPr>
                <w:rFonts w:eastAsia="Arial" w:cs="Arial"/>
                <w:color w:val="FFFFFF" w:themeColor="background1"/>
                <w:sz w:val="14"/>
                <w:szCs w:val="14"/>
              </w:rPr>
              <w:t>Critical End Time</w:t>
            </w:r>
          </w:p>
        </w:tc>
        <w:tc>
          <w:tcPr>
            <w:tcW w:w="3345" w:type="dxa"/>
            <w:gridSpan w:val="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93071D2" w14:textId="77777777">
            <w:pPr>
              <w:rPr>
                <w:rFonts w:eastAsia="Arial" w:cs="Arial"/>
                <w:sz w:val="14"/>
                <w:szCs w:val="14"/>
              </w:rPr>
            </w:pPr>
            <w:r w:rsidRPr="5CD4755F">
              <w:rPr>
                <w:rFonts w:eastAsia="Arial" w:cs="Arial"/>
                <w:color w:val="FFFFFF" w:themeColor="background1"/>
                <w:sz w:val="14"/>
                <w:szCs w:val="14"/>
              </w:rPr>
              <w:t>Data Exchange</w:t>
            </w:r>
          </w:p>
        </w:tc>
      </w:tr>
      <w:tr w:rsidR="00244C40" w:rsidTr="007C2340" w14:paraId="50FA6545" w14:textId="77777777">
        <w:trPr>
          <w:trHeight w:val="270"/>
        </w:trPr>
        <w:tc>
          <w:tcPr>
            <w:tcW w:w="1275" w:type="dxa"/>
            <w:vMerge/>
            <w:vAlign w:val="center"/>
          </w:tcPr>
          <w:p w:rsidR="00244C40" w:rsidP="007C2340" w:rsidRDefault="00244C40" w14:paraId="2970F3C8" w14:textId="77777777"/>
        </w:tc>
        <w:tc>
          <w:tcPr>
            <w:tcW w:w="945" w:type="dxa"/>
            <w:vMerge/>
            <w:vAlign w:val="center"/>
          </w:tcPr>
          <w:p w:rsidR="00244C40" w:rsidP="007C2340" w:rsidRDefault="00244C40" w14:paraId="6D44FED2" w14:textId="77777777"/>
        </w:tc>
        <w:tc>
          <w:tcPr>
            <w:tcW w:w="990" w:type="dxa"/>
            <w:vMerge/>
            <w:vAlign w:val="center"/>
          </w:tcPr>
          <w:p w:rsidR="00244C40" w:rsidP="007C2340" w:rsidRDefault="00244C40" w14:paraId="0AF09CDA" w14:textId="77777777"/>
        </w:tc>
        <w:tc>
          <w:tcPr>
            <w:tcW w:w="840" w:type="dxa"/>
            <w:vMerge/>
            <w:vAlign w:val="center"/>
          </w:tcPr>
          <w:p w:rsidR="00244C40" w:rsidP="007C2340" w:rsidRDefault="00244C40" w14:paraId="4BBE1383" w14:textId="77777777"/>
        </w:tc>
        <w:tc>
          <w:tcPr>
            <w:tcW w:w="855" w:type="dxa"/>
            <w:vMerge/>
            <w:vAlign w:val="center"/>
          </w:tcPr>
          <w:p w:rsidR="00244C40" w:rsidP="007C2340" w:rsidRDefault="00244C40" w14:paraId="55FF6AE5" w14:textId="77777777"/>
        </w:tc>
        <w:tc>
          <w:tcPr>
            <w:tcW w:w="855" w:type="dxa"/>
            <w:vMerge/>
            <w:vAlign w:val="center"/>
          </w:tcPr>
          <w:p w:rsidR="00244C40" w:rsidP="007C2340" w:rsidRDefault="00244C40" w14:paraId="42B4B905" w14:textId="77777777"/>
        </w:tc>
        <w:tc>
          <w:tcPr>
            <w:tcW w:w="1115" w:type="dxa"/>
            <w:tcBorders>
              <w:top w:val="single" w:color="FFFFFF" w:themeColor="background1" w:sz="6" w:space="0"/>
              <w:left w:val="nil"/>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2A2AC8E3" w14:textId="77777777">
            <w:pPr>
              <w:rPr>
                <w:rFonts w:eastAsia="Arial" w:cs="Arial"/>
                <w:sz w:val="14"/>
                <w:szCs w:val="14"/>
              </w:rPr>
            </w:pPr>
            <w:r w:rsidRPr="5CD4755F">
              <w:rPr>
                <w:rFonts w:eastAsia="Arial" w:cs="Arial"/>
                <w:color w:val="FFFFFF" w:themeColor="background1"/>
                <w:sz w:val="14"/>
                <w:szCs w:val="14"/>
              </w:rPr>
              <w:t>Input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46697EA9" w14:textId="77777777">
            <w:pPr>
              <w:rPr>
                <w:rFonts w:eastAsia="Arial" w:cs="Arial"/>
                <w:sz w:val="14"/>
                <w:szCs w:val="14"/>
              </w:rPr>
            </w:pPr>
            <w:r w:rsidRPr="5CD4755F">
              <w:rPr>
                <w:rFonts w:eastAsia="Arial" w:cs="Arial"/>
                <w:color w:val="FFFFFF" w:themeColor="background1"/>
                <w:sz w:val="14"/>
                <w:szCs w:val="14"/>
              </w:rPr>
              <w:t>Output</w:t>
            </w:r>
          </w:p>
        </w:tc>
        <w:tc>
          <w:tcPr>
            <w:tcW w:w="1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3B3838"/>
            <w:tcMar>
              <w:left w:w="90" w:type="dxa"/>
              <w:right w:w="90" w:type="dxa"/>
            </w:tcMar>
            <w:vAlign w:val="center"/>
          </w:tcPr>
          <w:p w:rsidR="00244C40" w:rsidP="007C2340" w:rsidRDefault="00244C40" w14:paraId="582CFD33" w14:textId="77777777">
            <w:pPr>
              <w:rPr>
                <w:rFonts w:eastAsia="Arial" w:cs="Arial"/>
                <w:sz w:val="14"/>
                <w:szCs w:val="14"/>
              </w:rPr>
            </w:pPr>
            <w:r w:rsidRPr="5CD4755F">
              <w:rPr>
                <w:rFonts w:eastAsia="Arial" w:cs="Arial"/>
                <w:color w:val="FFFFFF" w:themeColor="background1"/>
                <w:sz w:val="14"/>
                <w:szCs w:val="14"/>
              </w:rPr>
              <w:t>Counter part</w:t>
            </w:r>
          </w:p>
        </w:tc>
      </w:tr>
      <w:tr w:rsidR="00244C40" w:rsidTr="007C2340" w14:paraId="4A44D413" w14:textId="77777777">
        <w:trPr>
          <w:trHeight w:val="270"/>
        </w:trPr>
        <w:tc>
          <w:tcPr>
            <w:tcW w:w="127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10BD671" w14:textId="77777777">
            <w:pPr>
              <w:rPr>
                <w:rFonts w:eastAsia="Arial" w:cs="Arial"/>
                <w:sz w:val="14"/>
                <w:szCs w:val="14"/>
              </w:rPr>
            </w:pPr>
            <w:r w:rsidRPr="5CD4755F">
              <w:rPr>
                <w:rFonts w:eastAsia="Arial" w:cs="Arial"/>
                <w:sz w:val="14"/>
                <w:szCs w:val="14"/>
              </w:rPr>
              <w:t>Split flows before trigger FBPCM for Translate FB Domain to AAC</w:t>
            </w:r>
          </w:p>
        </w:tc>
        <w:tc>
          <w:tcPr>
            <w:tcW w:w="945"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E2E86BE" w14:textId="77777777">
            <w:pPr>
              <w:rPr>
                <w:rFonts w:eastAsia="Arial" w:cs="Arial"/>
                <w:sz w:val="14"/>
                <w:szCs w:val="14"/>
              </w:rPr>
            </w:pPr>
            <w:r w:rsidRPr="5CD4755F">
              <w:rPr>
                <w:rFonts w:eastAsia="Arial" w:cs="Arial"/>
                <w:sz w:val="14"/>
                <w:szCs w:val="14"/>
              </w:rPr>
              <w:t>CCC</w:t>
            </w:r>
          </w:p>
        </w:tc>
        <w:tc>
          <w:tcPr>
            <w:tcW w:w="990" w:type="dxa"/>
            <w:tcBorders>
              <w:top w:val="nil"/>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9F3EAC2" w14:textId="77777777">
            <w:pPr>
              <w:rPr>
                <w:rFonts w:eastAsia="Arial" w:cs="Arial"/>
                <w:sz w:val="14"/>
                <w:szCs w:val="14"/>
              </w:rPr>
            </w:pPr>
            <w:r w:rsidRPr="5CD4755F">
              <w:rPr>
                <w:rFonts w:eastAsia="Arial" w:cs="Arial"/>
                <w:sz w:val="14"/>
                <w:szCs w:val="14"/>
              </w:rPr>
              <w:t>CCCt</w:t>
            </w:r>
          </w:p>
        </w:tc>
        <w:tc>
          <w:tcPr>
            <w:tcW w:w="2550" w:type="dxa"/>
            <w:gridSpan w:val="3"/>
            <w:vMerge w:val="restart"/>
            <w:tcBorders>
              <w:top w:val="single" w:color="FFFFFF" w:themeColor="background1" w:sz="6" w:space="0"/>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D81F61C" w14:textId="77777777">
            <w:pPr>
              <w:rPr>
                <w:rFonts w:eastAsia="Arial" w:cs="Arial"/>
                <w:sz w:val="14"/>
                <w:szCs w:val="14"/>
              </w:rPr>
            </w:pPr>
            <w:r w:rsidRPr="5CD4755F">
              <w:rPr>
                <w:rFonts w:eastAsia="Arial" w:cs="Arial"/>
                <w:sz w:val="14"/>
                <w:szCs w:val="14"/>
              </w:rPr>
              <w:t>See HLBP timetable as referred to under ‘2. Related documents’</w:t>
            </w:r>
          </w:p>
        </w:tc>
        <w:tc>
          <w:tcPr>
            <w:tcW w:w="111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DCB5DA5" w14:textId="77777777">
            <w:pPr>
              <w:rPr>
                <w:rFonts w:eastAsia="Arial" w:cs="Arial"/>
                <w:sz w:val="14"/>
                <w:szCs w:val="14"/>
              </w:rPr>
            </w:pP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2DD47C1A" w14:textId="77777777">
            <w:pPr>
              <w:rPr>
                <w:rFonts w:eastAsia="Arial" w:cs="Arial"/>
                <w:sz w:val="14"/>
                <w:szCs w:val="14"/>
              </w:rPr>
            </w:pP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BA9C058" w14:textId="77777777">
            <w:pPr>
              <w:rPr>
                <w:rFonts w:eastAsia="Arial" w:cs="Arial"/>
                <w:sz w:val="14"/>
                <w:szCs w:val="14"/>
              </w:rPr>
            </w:pPr>
          </w:p>
        </w:tc>
      </w:tr>
      <w:tr w:rsidR="00244C40" w:rsidTr="007C2340" w14:paraId="714251FC"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4D88AA27" w14:textId="77777777">
            <w:pPr>
              <w:rPr>
                <w:rFonts w:eastAsia="Arial" w:cs="Arial"/>
                <w:sz w:val="14"/>
                <w:szCs w:val="14"/>
              </w:rPr>
            </w:pPr>
            <w:r w:rsidRPr="5CD4755F">
              <w:rPr>
                <w:rFonts w:eastAsia="Arial" w:cs="Arial"/>
                <w:sz w:val="14"/>
                <w:szCs w:val="14"/>
              </w:rPr>
              <w:t>Trigger FBPCM for Translate FB Domain to AAC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EF47E6D"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4A2D06C" w14:textId="77777777">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5229B40" w14:textId="77777777">
            <w:pPr>
              <w:rPr>
                <w:rFonts w:eastAsia="Arial" w:cs="Arial"/>
                <w:sz w:val="14"/>
                <w:szCs w:val="14"/>
              </w:rPr>
            </w:pPr>
          </w:p>
        </w:tc>
        <w:tc>
          <w:tcPr>
            <w:tcW w:w="1115" w:type="dxa"/>
            <w:tcBorders>
              <w:top w:val="single" w:color="FFFFFF" w:themeColor="background1" w:sz="6" w:space="0"/>
              <w:left w:val="nil"/>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BAA9BD4"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B28C29E"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5BF26D9" w14:textId="77777777">
            <w:pPr>
              <w:rPr>
                <w:rFonts w:eastAsia="Arial" w:cs="Arial"/>
                <w:sz w:val="14"/>
                <w:szCs w:val="14"/>
              </w:rPr>
            </w:pPr>
            <w:r w:rsidRPr="5CD4755F">
              <w:rPr>
                <w:rFonts w:eastAsia="Arial" w:cs="Arial"/>
                <w:sz w:val="14"/>
                <w:szCs w:val="14"/>
              </w:rPr>
              <w:t>-</w:t>
            </w:r>
          </w:p>
        </w:tc>
      </w:tr>
      <w:tr w:rsidR="00244C40" w:rsidTr="007C2340" w14:paraId="3EDD03EA"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85013C1" w14:textId="77777777">
            <w:pPr>
              <w:rPr>
                <w:rFonts w:eastAsia="Arial" w:cs="Arial"/>
                <w:sz w:val="14"/>
                <w:szCs w:val="14"/>
              </w:rPr>
            </w:pPr>
            <w:r w:rsidRPr="5CD4755F">
              <w:rPr>
                <w:rFonts w:eastAsia="Arial" w:cs="Arial"/>
                <w:sz w:val="14"/>
                <w:szCs w:val="14"/>
              </w:rPr>
              <w:t>Process Translate FB Domain to AAC</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3129978"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B967FF1" w14:textId="77777777">
            <w:pPr>
              <w:rPr>
                <w:rFonts w:eastAsia="Arial" w:cs="Arial"/>
                <w:sz w:val="14"/>
                <w:szCs w:val="14"/>
              </w:rPr>
            </w:pPr>
            <w:r w:rsidRPr="5CD4755F">
              <w:rPr>
                <w:rFonts w:eastAsia="Arial" w:cs="Arial"/>
                <w:sz w:val="14"/>
                <w:szCs w:val="14"/>
              </w:rPr>
              <w:t>FBPCM</w:t>
            </w:r>
          </w:p>
        </w:tc>
        <w:tc>
          <w:tcPr>
            <w:tcW w:w="2550" w:type="dxa"/>
            <w:gridSpan w:val="3"/>
            <w:vMerge/>
            <w:tcBorders>
              <w:left w:val="single" w:color="FFFFFF" w:themeColor="background1" w:sz="6" w:space="0"/>
              <w:right w:val="single" w:color="FFFFFF" w:themeColor="background1" w:sz="6" w:space="0"/>
            </w:tcBorders>
            <w:vAlign w:val="center"/>
          </w:tcPr>
          <w:p w:rsidR="00244C40" w:rsidP="007C2340" w:rsidRDefault="00244C40" w14:paraId="27B6F0E2" w14:textId="77777777"/>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043C7A6"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34EF1F7"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76A54F38" w14:textId="77777777">
            <w:pPr>
              <w:rPr>
                <w:rFonts w:eastAsia="Arial" w:cs="Arial"/>
                <w:sz w:val="14"/>
                <w:szCs w:val="14"/>
              </w:rPr>
            </w:pPr>
            <w:r w:rsidRPr="5CD4755F">
              <w:rPr>
                <w:rFonts w:eastAsia="Arial" w:cs="Arial"/>
                <w:sz w:val="14"/>
                <w:szCs w:val="14"/>
              </w:rPr>
              <w:t>-</w:t>
            </w:r>
          </w:p>
        </w:tc>
      </w:tr>
      <w:tr w:rsidR="00244C40" w:rsidTr="007C2340" w14:paraId="70E39B40"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FEC097D" w14:textId="77777777">
            <w:pPr>
              <w:rPr>
                <w:rFonts w:eastAsia="Arial" w:cs="Arial"/>
                <w:sz w:val="14"/>
                <w:szCs w:val="14"/>
              </w:rPr>
            </w:pPr>
            <w:r w:rsidRPr="5CD4755F">
              <w:rPr>
                <w:rFonts w:eastAsia="Arial" w:cs="Arial"/>
                <w:sz w:val="14"/>
                <w:szCs w:val="14"/>
              </w:rPr>
              <w:t>Distribute FB Domain at AAC point</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D34E650"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5174661A" w14:textId="77777777">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244C40" w:rsidP="007C2340" w:rsidRDefault="00244C40" w14:paraId="797DC184" w14:textId="77777777"/>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875EF7E"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F71AF6F" w14:textId="77777777">
            <w:pPr>
              <w:rPr>
                <w:rFonts w:eastAsia="Arial" w:cs="Arial"/>
                <w:sz w:val="14"/>
                <w:szCs w:val="14"/>
              </w:rPr>
            </w:pPr>
            <w:r w:rsidRPr="5CD4755F">
              <w:rPr>
                <w:rFonts w:eastAsia="Arial" w:cs="Arial"/>
                <w:sz w:val="14"/>
                <w:szCs w:val="14"/>
              </w:rPr>
              <w:t>AAC FB Domain</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763F611" w14:textId="77777777">
            <w:pPr>
              <w:rPr>
                <w:rFonts w:eastAsia="Arial" w:cs="Arial"/>
                <w:sz w:val="14"/>
                <w:szCs w:val="14"/>
              </w:rPr>
            </w:pPr>
            <w:r w:rsidRPr="5CD4755F">
              <w:rPr>
                <w:rFonts w:eastAsia="Arial" w:cs="Arial"/>
                <w:sz w:val="14"/>
                <w:szCs w:val="14"/>
              </w:rPr>
              <w:t>TSOs</w:t>
            </w:r>
          </w:p>
        </w:tc>
      </w:tr>
      <w:tr w:rsidR="00244C40" w:rsidTr="007C2340" w14:paraId="76A818EB" w14:textId="77777777">
        <w:trPr>
          <w:trHeight w:val="270"/>
        </w:trPr>
        <w:tc>
          <w:tcPr>
            <w:tcW w:w="127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66C7E57A" w14:textId="77777777">
            <w:pPr>
              <w:rPr>
                <w:rFonts w:eastAsia="Arial" w:cs="Arial"/>
                <w:sz w:val="14"/>
                <w:szCs w:val="14"/>
              </w:rPr>
            </w:pPr>
            <w:r w:rsidRPr="5CD4755F">
              <w:rPr>
                <w:rFonts w:eastAsia="Arial" w:cs="Arial"/>
                <w:sz w:val="14"/>
                <w:szCs w:val="14"/>
              </w:rPr>
              <w:t>Create DQCs for FBPCM Response Statuses</w:t>
            </w:r>
          </w:p>
        </w:tc>
        <w:tc>
          <w:tcPr>
            <w:tcW w:w="94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1DBB637F" w14:textId="77777777">
            <w:pPr>
              <w:rPr>
                <w:rFonts w:eastAsia="Arial" w:cs="Arial"/>
                <w:sz w:val="14"/>
                <w:szCs w:val="14"/>
              </w:rPr>
            </w:pPr>
            <w:r w:rsidRPr="5CD4755F">
              <w:rPr>
                <w:rFonts w:eastAsia="Arial" w:cs="Arial"/>
                <w:sz w:val="14"/>
                <w:szCs w:val="14"/>
              </w:rPr>
              <w:t>CCC</w:t>
            </w:r>
          </w:p>
        </w:tc>
        <w:tc>
          <w:tcPr>
            <w:tcW w:w="99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8E4C160" w14:textId="77777777">
            <w:pPr>
              <w:rPr>
                <w:rFonts w:eastAsia="Arial" w:cs="Arial"/>
                <w:sz w:val="14"/>
                <w:szCs w:val="14"/>
              </w:rPr>
            </w:pPr>
            <w:r w:rsidRPr="5CD4755F">
              <w:rPr>
                <w:rFonts w:eastAsia="Arial" w:cs="Arial"/>
                <w:sz w:val="14"/>
                <w:szCs w:val="14"/>
              </w:rPr>
              <w:t>CCCt</w:t>
            </w:r>
          </w:p>
        </w:tc>
        <w:tc>
          <w:tcPr>
            <w:tcW w:w="2550" w:type="dxa"/>
            <w:gridSpan w:val="3"/>
            <w:vMerge/>
            <w:tcBorders>
              <w:left w:val="single" w:color="FFFFFF" w:themeColor="background1" w:sz="6" w:space="0"/>
              <w:right w:val="single" w:color="FFFFFF" w:themeColor="background1" w:sz="6" w:space="0"/>
            </w:tcBorders>
            <w:vAlign w:val="center"/>
          </w:tcPr>
          <w:p w:rsidR="00244C40" w:rsidP="007C2340" w:rsidRDefault="00244C40" w14:paraId="3ADB493B" w14:textId="77777777"/>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9952F9C"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3B50189D" w14:textId="77777777">
            <w:pPr>
              <w:rPr>
                <w:rFonts w:eastAsia="Arial" w:cs="Arial"/>
                <w:sz w:val="14"/>
                <w:szCs w:val="14"/>
              </w:rPr>
            </w:pPr>
            <w:r w:rsidRPr="5CD4755F">
              <w:rPr>
                <w:rFonts w:eastAsia="Arial" w:cs="Arial"/>
                <w:sz w:val="14"/>
                <w:szCs w:val="14"/>
              </w:rPr>
              <w:t>-</w:t>
            </w:r>
          </w:p>
        </w:tc>
        <w:tc>
          <w:tcPr>
            <w:tcW w:w="111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3DBFF" w:themeFill="accent6" w:themeFillTint="33"/>
            <w:tcMar>
              <w:left w:w="90" w:type="dxa"/>
              <w:right w:w="90" w:type="dxa"/>
            </w:tcMar>
            <w:vAlign w:val="center"/>
          </w:tcPr>
          <w:p w:rsidR="00244C40" w:rsidP="007C2340" w:rsidRDefault="00244C40" w14:paraId="0ACD0792" w14:textId="77777777">
            <w:pPr>
              <w:rPr>
                <w:rFonts w:eastAsia="Arial" w:cs="Arial"/>
                <w:sz w:val="14"/>
                <w:szCs w:val="14"/>
              </w:rPr>
            </w:pPr>
            <w:r w:rsidRPr="5CD4755F">
              <w:rPr>
                <w:rFonts w:eastAsia="Arial" w:cs="Arial"/>
                <w:sz w:val="14"/>
                <w:szCs w:val="14"/>
              </w:rPr>
              <w:t>-</w:t>
            </w:r>
          </w:p>
        </w:tc>
      </w:tr>
    </w:tbl>
    <w:p w:rsidR="00244C40" w:rsidP="00244C40" w:rsidRDefault="00244C40" w14:paraId="188FB911" w14:textId="77777777">
      <w:pPr>
        <w:pStyle w:val="Heading3"/>
        <w:rPr>
          <w:lang w:val="en-IE"/>
        </w:rPr>
      </w:pPr>
      <w:r w:rsidRPr="5CD4755F">
        <w:t>Backup and Fallback processes</w:t>
      </w:r>
    </w:p>
    <w:p w:rsidR="00244C40" w:rsidP="00244C40" w:rsidRDefault="00244C40" w14:paraId="5CBB8390" w14:textId="77777777">
      <w:pPr>
        <w:spacing w:after="240"/>
        <w:rPr>
          <w:rFonts w:eastAsia="Arial" w:cs="Arial"/>
          <w:color w:val="000000" w:themeColor="text1"/>
        </w:rPr>
      </w:pPr>
      <w:r w:rsidRPr="5CD4755F">
        <w:rPr>
          <w:rFonts w:eastAsia="Arial" w:cs="Arial"/>
          <w:color w:val="000000" w:themeColor="text1"/>
        </w:rPr>
        <w:t>As soon as an issue with the CCCt is identified (e.g. blocking the process to run normally), the CCC must call or email Unicorn Core helpdesk.</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50"/>
        <w:gridCol w:w="855"/>
        <w:gridCol w:w="1980"/>
        <w:gridCol w:w="3390"/>
        <w:gridCol w:w="870"/>
        <w:gridCol w:w="705"/>
        <w:gridCol w:w="690"/>
      </w:tblGrid>
      <w:tr w:rsidR="00244C40" w:rsidTr="007C2340" w14:paraId="0FE8151D" w14:textId="77777777">
        <w:trPr>
          <w:trHeight w:val="495"/>
        </w:trPr>
        <w:tc>
          <w:tcPr>
            <w:tcW w:w="750"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0B3029B" w14:textId="77777777">
            <w:pPr>
              <w:rPr>
                <w:rFonts w:eastAsia="Arial" w:cs="Arial"/>
                <w:sz w:val="14"/>
                <w:szCs w:val="14"/>
              </w:rPr>
            </w:pPr>
            <w:r w:rsidRPr="5CD4755F">
              <w:rPr>
                <w:rFonts w:eastAsia="Arial" w:cs="Arial"/>
                <w:color w:val="FFFFFF" w:themeColor="background1"/>
                <w:sz w:val="14"/>
                <w:szCs w:val="14"/>
              </w:rPr>
              <w:t>Backup ID</w:t>
            </w:r>
          </w:p>
        </w:tc>
        <w:tc>
          <w:tcPr>
            <w:tcW w:w="85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0E77BF3E" w14:textId="77777777">
            <w:pPr>
              <w:rPr>
                <w:rFonts w:eastAsia="Arial" w:cs="Arial"/>
                <w:sz w:val="14"/>
                <w:szCs w:val="14"/>
              </w:rPr>
            </w:pPr>
            <w:r w:rsidRPr="5CD4755F">
              <w:rPr>
                <w:rFonts w:eastAsia="Arial" w:cs="Arial"/>
                <w:color w:val="FFFFFF" w:themeColor="background1"/>
                <w:sz w:val="14"/>
                <w:szCs w:val="14"/>
              </w:rPr>
              <w:t>Process Step</w:t>
            </w:r>
          </w:p>
        </w:tc>
        <w:tc>
          <w:tcPr>
            <w:tcW w:w="198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2F05337" w14:textId="77777777">
            <w:pPr>
              <w:rPr>
                <w:rFonts w:eastAsia="Arial" w:cs="Arial"/>
                <w:sz w:val="14"/>
                <w:szCs w:val="14"/>
              </w:rPr>
            </w:pPr>
            <w:r w:rsidRPr="5CD4755F">
              <w:rPr>
                <w:rFonts w:eastAsia="Arial" w:cs="Arial"/>
                <w:color w:val="FFFFFF" w:themeColor="background1"/>
                <w:sz w:val="14"/>
                <w:szCs w:val="14"/>
              </w:rPr>
              <w:t>Description</w:t>
            </w:r>
          </w:p>
        </w:tc>
        <w:tc>
          <w:tcPr>
            <w:tcW w:w="339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78B52677" w14:textId="77777777">
            <w:pPr>
              <w:rPr>
                <w:rFonts w:eastAsia="Arial" w:cs="Arial"/>
                <w:sz w:val="14"/>
                <w:szCs w:val="14"/>
              </w:rPr>
            </w:pPr>
            <w:r w:rsidRPr="5CD4755F">
              <w:rPr>
                <w:rFonts w:eastAsia="Arial" w:cs="Arial"/>
                <w:color w:val="FFFFFF" w:themeColor="background1"/>
                <w:sz w:val="14"/>
                <w:szCs w:val="14"/>
              </w:rPr>
              <w:t>Solution/Action</w:t>
            </w:r>
          </w:p>
        </w:tc>
        <w:tc>
          <w:tcPr>
            <w:tcW w:w="87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589199FE" w14:textId="77777777">
            <w:pPr>
              <w:rPr>
                <w:rFonts w:eastAsia="Arial" w:cs="Arial"/>
                <w:sz w:val="14"/>
                <w:szCs w:val="14"/>
              </w:rPr>
            </w:pPr>
            <w:r w:rsidRPr="5CD4755F">
              <w:rPr>
                <w:rFonts w:eastAsia="Arial" w:cs="Arial"/>
                <w:color w:val="FFFFFF" w:themeColor="background1"/>
                <w:sz w:val="14"/>
                <w:szCs w:val="14"/>
              </w:rPr>
              <w:t>Owner</w:t>
            </w:r>
          </w:p>
        </w:tc>
        <w:tc>
          <w:tcPr>
            <w:tcW w:w="70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64CD7B5D" w14:textId="77777777">
            <w:pPr>
              <w:rPr>
                <w:rFonts w:eastAsia="Arial" w:cs="Arial"/>
                <w:sz w:val="14"/>
                <w:szCs w:val="14"/>
              </w:rPr>
            </w:pPr>
            <w:r w:rsidRPr="5CD4755F">
              <w:rPr>
                <w:rFonts w:eastAsia="Arial" w:cs="Arial"/>
                <w:color w:val="FFFFFF" w:themeColor="background1"/>
                <w:sz w:val="14"/>
                <w:szCs w:val="14"/>
              </w:rPr>
              <w:t>Tool</w:t>
            </w:r>
          </w:p>
        </w:tc>
        <w:tc>
          <w:tcPr>
            <w:tcW w:w="690"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3A0293AD"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7C2340" w14:paraId="50C5926C" w14:textId="77777777">
        <w:trPr>
          <w:trHeight w:val="630"/>
        </w:trPr>
        <w:tc>
          <w:tcPr>
            <w:tcW w:w="750" w:type="dxa"/>
            <w:tcBorders>
              <w:top w:val="single" w:color="FFFFFF" w:themeColor="background1" w:sz="6" w:space="0"/>
              <w:left w:val="single" w:color="FFFFFF" w:themeColor="background1" w:sz="6" w:space="0"/>
              <w:bottom w:val="single" w:color="FFFFFF" w:themeColor="background1" w:sz="6" w:space="0"/>
              <w:right w:val="nil"/>
            </w:tcBorders>
            <w:shd w:val="clear" w:color="auto" w:fill="BFBFBF" w:themeFill="background1" w:themeFillShade="BF"/>
            <w:tcMar>
              <w:left w:w="105" w:type="dxa"/>
              <w:right w:w="105" w:type="dxa"/>
            </w:tcMar>
            <w:vAlign w:val="center"/>
          </w:tcPr>
          <w:p w:rsidR="00244C40" w:rsidP="007C2340" w:rsidRDefault="00244C40" w14:paraId="557EB507" w14:textId="035D6574">
            <w:pPr>
              <w:rPr>
                <w:rFonts w:eastAsia="Arial" w:cs="Arial"/>
                <w:sz w:val="14"/>
                <w:szCs w:val="14"/>
              </w:rPr>
            </w:pPr>
            <w:r w:rsidRPr="02BA803D">
              <w:rPr>
                <w:rFonts w:eastAsia="Arial" w:cs="Arial"/>
                <w:sz w:val="14"/>
                <w:szCs w:val="14"/>
              </w:rPr>
              <w:t>ID3_2</w:t>
            </w:r>
            <w:r w:rsidR="00D14BD7">
              <w:rPr>
                <w:rFonts w:eastAsia="Arial" w:cs="Arial"/>
                <w:sz w:val="14"/>
                <w:szCs w:val="14"/>
              </w:rPr>
              <w:t>2</w:t>
            </w:r>
          </w:p>
        </w:tc>
        <w:tc>
          <w:tcPr>
            <w:tcW w:w="85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78F3AFEC" w14:textId="77777777">
            <w:pPr>
              <w:rPr>
                <w:rFonts w:eastAsia="Arial" w:cs="Arial"/>
                <w:sz w:val="14"/>
                <w:szCs w:val="14"/>
              </w:rPr>
            </w:pPr>
            <w:r w:rsidRPr="5CD4755F">
              <w:rPr>
                <w:rFonts w:eastAsia="Arial" w:cs="Arial"/>
                <w:sz w:val="14"/>
                <w:szCs w:val="14"/>
              </w:rPr>
              <w:t>Translate FB domain at AACs</w:t>
            </w:r>
          </w:p>
        </w:tc>
        <w:tc>
          <w:tcPr>
            <w:tcW w:w="1980"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37B0DD88" w14:textId="77777777">
            <w:pPr>
              <w:rPr>
                <w:rFonts w:eastAsia="Arial" w:cs="Arial"/>
                <w:sz w:val="14"/>
                <w:szCs w:val="14"/>
              </w:rPr>
            </w:pPr>
            <w:r w:rsidRPr="5CD4755F">
              <w:rPr>
                <w:rFonts w:eastAsia="Arial" w:cs="Arial"/>
                <w:sz w:val="14"/>
                <w:szCs w:val="14"/>
              </w:rPr>
              <w:t>Issue/error with computation</w:t>
            </w:r>
          </w:p>
        </w:tc>
        <w:tc>
          <w:tcPr>
            <w:tcW w:w="33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72F7A5C" w14:textId="77777777">
            <w:pPr>
              <w:rPr>
                <w:rFonts w:eastAsia="Arial" w:cs="Arial"/>
                <w:sz w:val="14"/>
                <w:szCs w:val="14"/>
              </w:rPr>
            </w:pPr>
            <w:r w:rsidRPr="5CD4755F">
              <w:rPr>
                <w:rFonts w:eastAsia="Arial" w:cs="Arial"/>
                <w:sz w:val="14"/>
                <w:szCs w:val="14"/>
              </w:rPr>
              <w:t>1. Request USY to solve issue.</w:t>
            </w:r>
            <w:r>
              <w:br/>
            </w:r>
            <w:r w:rsidRPr="5CD4755F">
              <w:rPr>
                <w:rFonts w:eastAsia="Arial" w:cs="Arial"/>
                <w:sz w:val="14"/>
                <w:szCs w:val="14"/>
              </w:rPr>
              <w:t>2. If issue is not solved by Critical End Time, inform parties per e-mail.</w:t>
            </w:r>
          </w:p>
        </w:tc>
        <w:tc>
          <w:tcPr>
            <w:tcW w:w="87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375C7A2" w14:textId="77777777">
            <w:pPr>
              <w:rPr>
                <w:rFonts w:eastAsia="Arial" w:cs="Arial"/>
                <w:sz w:val="14"/>
                <w:szCs w:val="14"/>
              </w:rPr>
            </w:pPr>
            <w:r w:rsidRPr="5CD4755F">
              <w:rPr>
                <w:rFonts w:eastAsia="Arial" w:cs="Arial"/>
                <w:sz w:val="14"/>
                <w:szCs w:val="14"/>
              </w:rPr>
              <w:t>CCC</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8784BC6" w14:textId="77777777">
            <w:pPr>
              <w:rPr>
                <w:rFonts w:eastAsia="Arial" w:cs="Arial"/>
                <w:sz w:val="14"/>
                <w:szCs w:val="14"/>
              </w:rPr>
            </w:pPr>
            <w:r w:rsidRPr="5CD4755F">
              <w:rPr>
                <w:rFonts w:eastAsia="Arial" w:cs="Arial"/>
                <w:sz w:val="14"/>
                <w:szCs w:val="14"/>
              </w:rPr>
              <w:t>Email</w:t>
            </w:r>
          </w:p>
        </w:tc>
        <w:tc>
          <w:tcPr>
            <w:tcW w:w="69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9FFAE11" w14:textId="77777777">
            <w:pPr>
              <w:rPr>
                <w:rFonts w:eastAsia="Arial" w:cs="Arial"/>
                <w:sz w:val="14"/>
                <w:szCs w:val="14"/>
              </w:rPr>
            </w:pPr>
            <w:r w:rsidRPr="5CD4755F">
              <w:rPr>
                <w:rFonts w:eastAsia="Arial" w:cs="Arial"/>
                <w:sz w:val="14"/>
                <w:szCs w:val="14"/>
              </w:rPr>
              <w:t>2</w:t>
            </w:r>
          </w:p>
        </w:tc>
      </w:tr>
    </w:tbl>
    <w:p w:rsidR="00E10037" w:rsidP="008078E8" w:rsidRDefault="00E10037" w14:paraId="5B98F31D" w14:textId="77777777">
      <w:pPr>
        <w:rPr>
          <w:highlight w:val="yellow"/>
        </w:rPr>
      </w:pPr>
    </w:p>
    <w:p w:rsidRPr="004F0303" w:rsidR="00E10037" w:rsidP="00E10037" w:rsidRDefault="00E10037" w14:paraId="63E91F4F" w14:textId="63AC1470">
      <w:pPr>
        <w:pStyle w:val="Heading2"/>
      </w:pPr>
      <w:bookmarkStart w:name="_Toc224121710" w:id="351"/>
      <w:r w:rsidRPr="004F0303">
        <w:t>Net Positions from RefProg Computation</w:t>
      </w:r>
      <w:bookmarkEnd w:id="351"/>
    </w:p>
    <w:p w:rsidR="00E10037" w:rsidP="00E10037" w:rsidRDefault="00E10037" w14:paraId="0162F916" w14:textId="77777777">
      <w:r w:rsidRPr="004F0303">
        <w:t>During this process step the FBPCM translates the RefProg results into Net Position vector to be used as the starting point for the intraday capacity calculation.</w:t>
      </w:r>
      <w:r>
        <w:t xml:space="preserve"> </w:t>
      </w:r>
    </w:p>
    <w:p w:rsidR="00E10037" w:rsidP="00E10037" w:rsidRDefault="00E10037" w14:paraId="4CFA7D3C" w14:textId="77777777"/>
    <w:tbl>
      <w:tblPr>
        <w:tblW w:w="0" w:type="auto"/>
        <w:tblInd w:w="90" w:type="dxa"/>
        <w:tblLook w:val="04A0" w:firstRow="1" w:lastRow="0" w:firstColumn="1" w:lastColumn="0" w:noHBand="0" w:noVBand="1"/>
      </w:tblPr>
      <w:tblGrid>
        <w:gridCol w:w="1314"/>
        <w:gridCol w:w="955"/>
        <w:gridCol w:w="989"/>
        <w:gridCol w:w="839"/>
        <w:gridCol w:w="858"/>
        <w:gridCol w:w="865"/>
        <w:gridCol w:w="1123"/>
        <w:gridCol w:w="1046"/>
        <w:gridCol w:w="1199"/>
      </w:tblGrid>
      <w:tr w:rsidRPr="00A0718E" w:rsidR="00E10037" w:rsidTr="00B54A07" w14:paraId="616721DF" w14:textId="77777777">
        <w:trPr>
          <w:trHeight w:val="279"/>
        </w:trPr>
        <w:tc>
          <w:tcPr>
            <w:tcW w:w="131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40A34223" w14:textId="77777777">
            <w:pPr>
              <w:rPr>
                <w:sz w:val="14"/>
                <w:szCs w:val="14"/>
              </w:rPr>
            </w:pPr>
            <w:r w:rsidRPr="00A0718E">
              <w:rPr>
                <w:sz w:val="14"/>
                <w:szCs w:val="14"/>
              </w:rPr>
              <w:t>Activity</w:t>
            </w:r>
          </w:p>
        </w:tc>
        <w:tc>
          <w:tcPr>
            <w:tcW w:w="95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522D07C3" w14:textId="77777777">
            <w:pPr>
              <w:rPr>
                <w:sz w:val="14"/>
                <w:szCs w:val="14"/>
              </w:rPr>
            </w:pPr>
            <w:r w:rsidRPr="00A0718E">
              <w:rPr>
                <w:sz w:val="14"/>
                <w:szCs w:val="14"/>
              </w:rPr>
              <w:t>Owner</w:t>
            </w:r>
          </w:p>
        </w:tc>
        <w:tc>
          <w:tcPr>
            <w:tcW w:w="9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248FB5E2" w14:textId="77777777">
            <w:pPr>
              <w:rPr>
                <w:sz w:val="14"/>
                <w:szCs w:val="14"/>
              </w:rPr>
            </w:pPr>
            <w:r w:rsidRPr="00A0718E">
              <w:rPr>
                <w:sz w:val="14"/>
                <w:szCs w:val="14"/>
              </w:rPr>
              <w:t>Tool</w:t>
            </w:r>
          </w:p>
        </w:tc>
        <w:tc>
          <w:tcPr>
            <w:tcW w:w="83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3841641C" w14:textId="77777777">
            <w:pPr>
              <w:rPr>
                <w:sz w:val="14"/>
                <w:szCs w:val="14"/>
              </w:rPr>
            </w:pPr>
            <w:r w:rsidRPr="00A0718E">
              <w:rPr>
                <w:sz w:val="14"/>
                <w:szCs w:val="14"/>
              </w:rPr>
              <w:t>Target Start Time</w:t>
            </w:r>
          </w:p>
        </w:tc>
        <w:tc>
          <w:tcPr>
            <w:tcW w:w="85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3FAA6B2D" w14:textId="77777777">
            <w:pPr>
              <w:rPr>
                <w:sz w:val="14"/>
                <w:szCs w:val="14"/>
              </w:rPr>
            </w:pPr>
            <w:r w:rsidRPr="00A0718E">
              <w:rPr>
                <w:sz w:val="14"/>
                <w:szCs w:val="14"/>
              </w:rPr>
              <w:t>Target End Time</w:t>
            </w:r>
          </w:p>
        </w:tc>
        <w:tc>
          <w:tcPr>
            <w:tcW w:w="86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07DE717F" w14:textId="77777777">
            <w:pPr>
              <w:rPr>
                <w:sz w:val="14"/>
                <w:szCs w:val="14"/>
              </w:rPr>
            </w:pPr>
            <w:r w:rsidRPr="00A0718E">
              <w:rPr>
                <w:sz w:val="14"/>
                <w:szCs w:val="14"/>
              </w:rPr>
              <w:t>Critical End Time</w:t>
            </w:r>
          </w:p>
        </w:tc>
        <w:tc>
          <w:tcPr>
            <w:tcW w:w="3368"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7BB4C7EF" w14:textId="77777777">
            <w:pPr>
              <w:rPr>
                <w:sz w:val="14"/>
                <w:szCs w:val="14"/>
              </w:rPr>
            </w:pPr>
            <w:r w:rsidRPr="00A0718E">
              <w:rPr>
                <w:sz w:val="14"/>
                <w:szCs w:val="14"/>
              </w:rPr>
              <w:t>Data Exchange</w:t>
            </w:r>
          </w:p>
        </w:tc>
      </w:tr>
      <w:tr w:rsidRPr="00A0718E" w:rsidR="00E10037" w:rsidTr="00B54A07" w14:paraId="6A3159BC" w14:textId="77777777">
        <w:trPr>
          <w:trHeight w:val="279"/>
        </w:trPr>
        <w:tc>
          <w:tcPr>
            <w:tcW w:w="1314" w:type="dxa"/>
            <w:vMerge/>
          </w:tcPr>
          <w:p w:rsidRPr="00A0718E" w:rsidR="00E10037" w:rsidP="00B54A07" w:rsidRDefault="00E10037" w14:paraId="4C8B4034" w14:textId="77777777">
            <w:pPr>
              <w:rPr>
                <w:sz w:val="14"/>
                <w:szCs w:val="14"/>
              </w:rPr>
            </w:pPr>
          </w:p>
        </w:tc>
        <w:tc>
          <w:tcPr>
            <w:tcW w:w="955" w:type="dxa"/>
            <w:vMerge/>
          </w:tcPr>
          <w:p w:rsidRPr="00A0718E" w:rsidR="00E10037" w:rsidP="00B54A07" w:rsidRDefault="00E10037" w14:paraId="152ADCB7" w14:textId="77777777">
            <w:pPr>
              <w:rPr>
                <w:sz w:val="14"/>
                <w:szCs w:val="14"/>
              </w:rPr>
            </w:pPr>
          </w:p>
        </w:tc>
        <w:tc>
          <w:tcPr>
            <w:tcW w:w="989" w:type="dxa"/>
            <w:vMerge/>
          </w:tcPr>
          <w:p w:rsidRPr="00A0718E" w:rsidR="00E10037" w:rsidP="00B54A07" w:rsidRDefault="00E10037" w14:paraId="28621972" w14:textId="77777777">
            <w:pPr>
              <w:rPr>
                <w:sz w:val="14"/>
                <w:szCs w:val="14"/>
              </w:rPr>
            </w:pPr>
          </w:p>
        </w:tc>
        <w:tc>
          <w:tcPr>
            <w:tcW w:w="839" w:type="dxa"/>
            <w:vMerge/>
          </w:tcPr>
          <w:p w:rsidRPr="00A0718E" w:rsidR="00E10037" w:rsidP="00B54A07" w:rsidRDefault="00E10037" w14:paraId="5676F065" w14:textId="77777777">
            <w:pPr>
              <w:rPr>
                <w:sz w:val="14"/>
                <w:szCs w:val="14"/>
              </w:rPr>
            </w:pPr>
          </w:p>
        </w:tc>
        <w:tc>
          <w:tcPr>
            <w:tcW w:w="858" w:type="dxa"/>
            <w:vMerge/>
          </w:tcPr>
          <w:p w:rsidRPr="00A0718E" w:rsidR="00E10037" w:rsidP="00B54A07" w:rsidRDefault="00E10037" w14:paraId="2BF1458F" w14:textId="77777777">
            <w:pPr>
              <w:rPr>
                <w:sz w:val="14"/>
                <w:szCs w:val="14"/>
              </w:rPr>
            </w:pPr>
          </w:p>
        </w:tc>
        <w:tc>
          <w:tcPr>
            <w:tcW w:w="865" w:type="dxa"/>
            <w:vMerge/>
          </w:tcPr>
          <w:p w:rsidRPr="00A0718E" w:rsidR="00E10037" w:rsidP="00B54A07" w:rsidRDefault="00E10037" w14:paraId="620643E2"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25671323" w14:textId="77777777">
            <w:pPr>
              <w:rPr>
                <w:sz w:val="14"/>
                <w:szCs w:val="14"/>
              </w:rPr>
            </w:pPr>
            <w:r w:rsidRPr="00A0718E">
              <w:rPr>
                <w:sz w:val="14"/>
                <w:szCs w:val="14"/>
              </w:rPr>
              <w:t>Input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7E55FDFA" w14:textId="77777777">
            <w:pPr>
              <w:rPr>
                <w:sz w:val="14"/>
                <w:szCs w:val="14"/>
              </w:rPr>
            </w:pPr>
            <w:r w:rsidRPr="00A0718E">
              <w:rPr>
                <w:sz w:val="14"/>
                <w:szCs w:val="14"/>
              </w:rPr>
              <w:t>Output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43FD5EF9" w14:textId="77777777">
            <w:pPr>
              <w:rPr>
                <w:sz w:val="14"/>
                <w:szCs w:val="14"/>
              </w:rPr>
            </w:pPr>
            <w:r w:rsidRPr="00A0718E">
              <w:rPr>
                <w:sz w:val="14"/>
                <w:szCs w:val="14"/>
              </w:rPr>
              <w:t>Counter part</w:t>
            </w:r>
          </w:p>
        </w:tc>
      </w:tr>
      <w:tr w:rsidR="00E10037" w:rsidTr="00B54A07" w14:paraId="61D5C507"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024C74FE" w14:textId="77777777">
            <w:pPr>
              <w:rPr>
                <w:sz w:val="14"/>
                <w:szCs w:val="14"/>
              </w:rPr>
            </w:pPr>
            <w:r w:rsidRPr="00F6328B">
              <w:rPr>
                <w:sz w:val="14"/>
                <w:szCs w:val="14"/>
              </w:rPr>
              <w:t>Split flows before Trigger N</w:t>
            </w:r>
            <w:r>
              <w:rPr>
                <w:sz w:val="14"/>
                <w:szCs w:val="14"/>
              </w:rPr>
              <w:t xml:space="preserve">et </w:t>
            </w:r>
            <w:r w:rsidRPr="00F6328B">
              <w:rPr>
                <w:sz w:val="14"/>
                <w:szCs w:val="14"/>
              </w:rPr>
              <w:t>P</w:t>
            </w:r>
            <w:r>
              <w:rPr>
                <w:sz w:val="14"/>
                <w:szCs w:val="14"/>
              </w:rPr>
              <w:t>osition</w:t>
            </w:r>
            <w:r w:rsidRPr="00F6328B">
              <w:rPr>
                <w:sz w:val="14"/>
                <w:szCs w:val="14"/>
              </w:rPr>
              <w:t xml:space="preserve"> from R</w:t>
            </w:r>
            <w:r>
              <w:rPr>
                <w:sz w:val="14"/>
                <w:szCs w:val="14"/>
              </w:rPr>
              <w:t>ef</w:t>
            </w:r>
            <w:r w:rsidRPr="00F6328B">
              <w:rPr>
                <w:sz w:val="14"/>
                <w:szCs w:val="14"/>
              </w:rPr>
              <w:t>P</w:t>
            </w:r>
            <w:r>
              <w:rPr>
                <w:sz w:val="14"/>
                <w:szCs w:val="14"/>
              </w:rPr>
              <w:t>rog</w:t>
            </w:r>
            <w:r w:rsidRPr="00F6328B">
              <w:rPr>
                <w:sz w:val="14"/>
                <w:szCs w:val="14"/>
              </w:rPr>
              <w:t xml:space="preserve"> computation</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4A30D2C5" w14:textId="77777777">
            <w:pPr>
              <w:rPr>
                <w:sz w:val="14"/>
                <w:szCs w:val="14"/>
              </w:rPr>
            </w:pPr>
            <w:r w:rsidRPr="6FA6F48F">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4E12A6A3" w14:textId="77777777">
            <w:pPr>
              <w:rPr>
                <w:sz w:val="14"/>
                <w:szCs w:val="14"/>
              </w:rPr>
            </w:pPr>
            <w:r w:rsidRPr="6FA6F48F">
              <w:rPr>
                <w:sz w:val="14"/>
                <w:szCs w:val="14"/>
              </w:rPr>
              <w:t>CCCt</w:t>
            </w:r>
          </w:p>
        </w:tc>
        <w:tc>
          <w:tcPr>
            <w:tcW w:w="2562" w:type="dxa"/>
            <w:gridSpan w:val="3"/>
            <w:vMerge w:val="restart"/>
            <w:tcBorders>
              <w:top w:val="single" w:color="FFFFFF" w:themeColor="background1" w:sz="8" w:space="0"/>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0E10037" w:rsidP="00B54A07" w:rsidRDefault="00E10037" w14:paraId="3C8F883E" w14:textId="77777777">
            <w:pPr>
              <w:rPr>
                <w:sz w:val="14"/>
                <w:szCs w:val="14"/>
              </w:rPr>
            </w:pPr>
            <w:r w:rsidRPr="00A0718E">
              <w:rPr>
                <w:sz w:val="14"/>
                <w:szCs w:val="14"/>
              </w:rPr>
              <w:t>See HLBP timetable as referred to under ‘2. Related documents’</w:t>
            </w: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696A81DF" w14:textId="77777777">
            <w:pPr>
              <w:rPr>
                <w:sz w:val="14"/>
                <w:szCs w:val="14"/>
              </w:rPr>
            </w:pP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36052F90" w14:textId="77777777">
            <w:pPr>
              <w:rPr>
                <w:sz w:val="14"/>
                <w:szCs w:val="14"/>
              </w:rPr>
            </w:pP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7FFE8232" w14:textId="77777777">
            <w:pPr>
              <w:rPr>
                <w:sz w:val="14"/>
                <w:szCs w:val="14"/>
              </w:rPr>
            </w:pPr>
          </w:p>
        </w:tc>
      </w:tr>
      <w:tr w:rsidRPr="00A0718E" w:rsidR="00E10037" w:rsidTr="00B54A07" w14:paraId="5904BB60"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0F489F6" w14:textId="77777777">
            <w:pPr>
              <w:rPr>
                <w:sz w:val="14"/>
                <w:szCs w:val="14"/>
              </w:rPr>
            </w:pPr>
            <w:r w:rsidRPr="00A406EF">
              <w:rPr>
                <w:sz w:val="14"/>
                <w:szCs w:val="14"/>
              </w:rPr>
              <w:t>Trigger</w:t>
            </w:r>
            <w:r>
              <w:rPr>
                <w:sz w:val="14"/>
                <w:szCs w:val="14"/>
              </w:rPr>
              <w:t xml:space="preserve"> </w:t>
            </w:r>
            <w:r w:rsidRPr="00A406EF">
              <w:rPr>
                <w:sz w:val="14"/>
                <w:szCs w:val="14"/>
              </w:rPr>
              <w:t>N</w:t>
            </w:r>
            <w:r>
              <w:rPr>
                <w:sz w:val="14"/>
                <w:szCs w:val="14"/>
              </w:rPr>
              <w:t xml:space="preserve">et </w:t>
            </w:r>
            <w:r w:rsidRPr="00A406EF">
              <w:rPr>
                <w:sz w:val="14"/>
                <w:szCs w:val="14"/>
              </w:rPr>
              <w:t>P</w:t>
            </w:r>
            <w:r>
              <w:rPr>
                <w:sz w:val="14"/>
                <w:szCs w:val="14"/>
              </w:rPr>
              <w:t xml:space="preserve">osition </w:t>
            </w:r>
            <w:r w:rsidRPr="00A406EF">
              <w:rPr>
                <w:sz w:val="14"/>
                <w:szCs w:val="14"/>
              </w:rPr>
              <w:t>Computation</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05D9C34" w14:textId="77777777">
            <w:pPr>
              <w:rPr>
                <w:sz w:val="14"/>
                <w:szCs w:val="14"/>
              </w:rPr>
            </w:pPr>
            <w:r w:rsidRPr="00A0718E">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423E37B4"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A0718E" w:rsidR="00E10037" w:rsidP="00B54A07" w:rsidRDefault="00E10037" w14:paraId="67EBD2CC"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D02D737" w14:textId="77777777">
            <w:pPr>
              <w:rPr>
                <w:sz w:val="14"/>
                <w:szCs w:val="14"/>
              </w:rPr>
            </w:pPr>
            <w:r w:rsidRPr="00A0718E">
              <w:rPr>
                <w:sz w:val="14"/>
                <w:szCs w:val="14"/>
              </w:rPr>
              <w: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1074387" w14:textId="77777777">
            <w:pPr>
              <w:rPr>
                <w:sz w:val="14"/>
                <w:szCs w:val="14"/>
              </w:rPr>
            </w:pPr>
            <w:r w:rsidRPr="00A0718E">
              <w:rPr>
                <w:sz w:val="14"/>
                <w:szCs w:val="14"/>
              </w:rPr>
              <w: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EB67720" w14:textId="77777777">
            <w:pPr>
              <w:rPr>
                <w:sz w:val="14"/>
                <w:szCs w:val="14"/>
              </w:rPr>
            </w:pPr>
            <w:r w:rsidRPr="00A0718E">
              <w:rPr>
                <w:sz w:val="14"/>
                <w:szCs w:val="14"/>
              </w:rPr>
              <w:t>-</w:t>
            </w:r>
          </w:p>
        </w:tc>
      </w:tr>
      <w:tr w:rsidRPr="00A0718E" w:rsidR="00E10037" w:rsidTr="00B54A07" w14:paraId="5E3F0156"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59526EC" w14:textId="77777777">
            <w:pPr>
              <w:rPr>
                <w:sz w:val="14"/>
                <w:szCs w:val="14"/>
              </w:rPr>
            </w:pPr>
            <w:r w:rsidRPr="00A406EF">
              <w:rPr>
                <w:sz w:val="14"/>
                <w:szCs w:val="14"/>
              </w:rPr>
              <w:t>Process N</w:t>
            </w:r>
            <w:r>
              <w:rPr>
                <w:sz w:val="14"/>
                <w:szCs w:val="14"/>
              </w:rPr>
              <w:t xml:space="preserve">et </w:t>
            </w:r>
            <w:r w:rsidRPr="00A406EF">
              <w:rPr>
                <w:sz w:val="14"/>
                <w:szCs w:val="14"/>
              </w:rPr>
              <w:t>P</w:t>
            </w:r>
            <w:r>
              <w:rPr>
                <w:sz w:val="14"/>
                <w:szCs w:val="14"/>
              </w:rPr>
              <w:t>osition</w:t>
            </w:r>
            <w:r w:rsidRPr="00A406EF">
              <w:rPr>
                <w:sz w:val="14"/>
                <w:szCs w:val="14"/>
              </w:rPr>
              <w:t xml:space="preserve"> Computation Results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602E56D"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828818F" w14:textId="77777777">
            <w:pPr>
              <w:rPr>
                <w:sz w:val="14"/>
                <w:szCs w:val="14"/>
              </w:rPr>
            </w:pPr>
            <w:r w:rsidRPr="00A0718E">
              <w:rPr>
                <w:sz w:val="14"/>
                <w:szCs w:val="14"/>
              </w:rPr>
              <w:t>FBPCM</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64FF0132"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5DDC87D"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48611769" w14:textId="77777777">
            <w:pPr>
              <w:rPr>
                <w:sz w:val="14"/>
                <w:szCs w:val="14"/>
              </w:rPr>
            </w:pPr>
            <w:r w:rsidRPr="00A0718E">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4FCBF33B" w14:textId="77777777">
            <w:pPr>
              <w:rPr>
                <w:sz w:val="14"/>
                <w:szCs w:val="14"/>
              </w:rPr>
            </w:pPr>
            <w:r w:rsidRPr="00A0718E">
              <w:rPr>
                <w:sz w:val="14"/>
                <w:szCs w:val="14"/>
              </w:rPr>
              <w:t>-</w:t>
            </w:r>
          </w:p>
        </w:tc>
      </w:tr>
      <w:tr w:rsidRPr="00A0718E" w:rsidR="00E10037" w:rsidTr="00B54A07" w14:paraId="235E9610"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2233774" w14:textId="77777777">
            <w:pPr>
              <w:rPr>
                <w:sz w:val="14"/>
                <w:szCs w:val="14"/>
              </w:rPr>
            </w:pPr>
            <w:r w:rsidRPr="00A406EF">
              <w:rPr>
                <w:sz w:val="14"/>
                <w:szCs w:val="14"/>
              </w:rPr>
              <w:t>Distribute N</w:t>
            </w:r>
            <w:r>
              <w:rPr>
                <w:sz w:val="14"/>
                <w:szCs w:val="14"/>
              </w:rPr>
              <w:t xml:space="preserve">et </w:t>
            </w:r>
            <w:r w:rsidRPr="00A406EF">
              <w:rPr>
                <w:sz w:val="14"/>
                <w:szCs w:val="14"/>
              </w:rPr>
              <w:t>P</w:t>
            </w:r>
            <w:r>
              <w:rPr>
                <w:sz w:val="14"/>
                <w:szCs w:val="14"/>
              </w:rPr>
              <w:t>osition</w:t>
            </w:r>
            <w:r w:rsidRPr="00A406EF">
              <w:rPr>
                <w:sz w:val="14"/>
                <w:szCs w:val="14"/>
              </w:rPr>
              <w:t xml:space="preserve"> Computation Results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0C13369C"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822AD80"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4566F57F"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9E4D57E"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7ADEF9C4" w14:textId="77777777">
            <w:pPr>
              <w:rPr>
                <w:sz w:val="14"/>
                <w:szCs w:val="14"/>
              </w:rPr>
            </w:pPr>
            <w:r w:rsidRPr="00A0718E">
              <w:rPr>
                <w:sz w:val="14"/>
                <w:szCs w:val="14"/>
              </w:rPr>
              <w:t>AAC FB Domain</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720E0D8" w14:textId="77777777">
            <w:pPr>
              <w:rPr>
                <w:sz w:val="14"/>
                <w:szCs w:val="14"/>
              </w:rPr>
            </w:pPr>
            <w:r w:rsidRPr="00A0718E">
              <w:rPr>
                <w:sz w:val="14"/>
                <w:szCs w:val="14"/>
              </w:rPr>
              <w:t>TSOs</w:t>
            </w:r>
          </w:p>
        </w:tc>
      </w:tr>
    </w:tbl>
    <w:p w:rsidR="00E10037" w:rsidP="00E10037" w:rsidRDefault="00E10037" w14:paraId="7EAFA43F" w14:textId="77777777"/>
    <w:p w:rsidRPr="004F0303" w:rsidR="00E10037" w:rsidP="00E10037" w:rsidRDefault="00E10037" w14:paraId="333D0D2F" w14:textId="77777777">
      <w:pPr>
        <w:pStyle w:val="Heading2"/>
      </w:pPr>
      <w:bookmarkStart w:name="_Toc224121711" w:id="352"/>
      <w:r w:rsidRPr="004F0303">
        <w:t>Distribute Inputs for next Intraday Process</w:t>
      </w:r>
      <w:bookmarkEnd w:id="352"/>
    </w:p>
    <w:p w:rsidR="00E10037" w:rsidP="00E10037" w:rsidRDefault="00E10037" w14:paraId="482F8723" w14:textId="77777777">
      <w:r>
        <w:t xml:space="preserve">This final process phase closes the process, creates and distributes last reports and forwards the final domain to the next process in case of fallback.  </w:t>
      </w:r>
    </w:p>
    <w:p w:rsidR="004F0303" w:rsidP="00E10037" w:rsidRDefault="004F0303" w14:paraId="0A3D25D7" w14:textId="77777777"/>
    <w:p w:rsidR="004F0303" w:rsidP="00E10037" w:rsidRDefault="004F0303" w14:paraId="6E2557BF" w14:textId="77777777"/>
    <w:p w:rsidR="00E10037" w:rsidP="00E10037" w:rsidRDefault="00E10037" w14:paraId="626012FE" w14:textId="77777777"/>
    <w:tbl>
      <w:tblPr>
        <w:tblW w:w="0" w:type="auto"/>
        <w:tblInd w:w="90" w:type="dxa"/>
        <w:tblLook w:val="04A0" w:firstRow="1" w:lastRow="0" w:firstColumn="1" w:lastColumn="0" w:noHBand="0" w:noVBand="1"/>
      </w:tblPr>
      <w:tblGrid>
        <w:gridCol w:w="1314"/>
        <w:gridCol w:w="955"/>
        <w:gridCol w:w="989"/>
        <w:gridCol w:w="839"/>
        <w:gridCol w:w="858"/>
        <w:gridCol w:w="865"/>
        <w:gridCol w:w="1123"/>
        <w:gridCol w:w="1046"/>
        <w:gridCol w:w="1199"/>
      </w:tblGrid>
      <w:tr w:rsidRPr="00A0718E" w:rsidR="00E10037" w:rsidTr="00B54A07" w14:paraId="5EF2F94C" w14:textId="77777777">
        <w:trPr>
          <w:trHeight w:val="279"/>
        </w:trPr>
        <w:tc>
          <w:tcPr>
            <w:tcW w:w="131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1AC58CD7" w14:textId="77777777">
            <w:pPr>
              <w:rPr>
                <w:sz w:val="14"/>
                <w:szCs w:val="14"/>
              </w:rPr>
            </w:pPr>
            <w:r w:rsidRPr="00A0718E">
              <w:rPr>
                <w:sz w:val="14"/>
                <w:szCs w:val="14"/>
              </w:rPr>
              <w:t>Activity</w:t>
            </w:r>
          </w:p>
        </w:tc>
        <w:tc>
          <w:tcPr>
            <w:tcW w:w="95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27B8E388" w14:textId="77777777">
            <w:pPr>
              <w:rPr>
                <w:sz w:val="14"/>
                <w:szCs w:val="14"/>
              </w:rPr>
            </w:pPr>
            <w:r w:rsidRPr="00A0718E">
              <w:rPr>
                <w:sz w:val="14"/>
                <w:szCs w:val="14"/>
              </w:rPr>
              <w:t>Owner</w:t>
            </w:r>
          </w:p>
        </w:tc>
        <w:tc>
          <w:tcPr>
            <w:tcW w:w="98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7AFDA08F" w14:textId="77777777">
            <w:pPr>
              <w:rPr>
                <w:sz w:val="14"/>
                <w:szCs w:val="14"/>
              </w:rPr>
            </w:pPr>
            <w:r w:rsidRPr="00A0718E">
              <w:rPr>
                <w:sz w:val="14"/>
                <w:szCs w:val="14"/>
              </w:rPr>
              <w:t>Tool</w:t>
            </w:r>
          </w:p>
        </w:tc>
        <w:tc>
          <w:tcPr>
            <w:tcW w:w="839"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6F058B14" w14:textId="77777777">
            <w:pPr>
              <w:rPr>
                <w:sz w:val="14"/>
                <w:szCs w:val="14"/>
              </w:rPr>
            </w:pPr>
            <w:r w:rsidRPr="00A0718E">
              <w:rPr>
                <w:sz w:val="14"/>
                <w:szCs w:val="14"/>
              </w:rPr>
              <w:t>Target Start Time</w:t>
            </w:r>
          </w:p>
        </w:tc>
        <w:tc>
          <w:tcPr>
            <w:tcW w:w="858"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42B56524" w14:textId="77777777">
            <w:pPr>
              <w:rPr>
                <w:sz w:val="14"/>
                <w:szCs w:val="14"/>
              </w:rPr>
            </w:pPr>
            <w:r w:rsidRPr="00A0718E">
              <w:rPr>
                <w:sz w:val="14"/>
                <w:szCs w:val="14"/>
              </w:rPr>
              <w:t>Target End Time</w:t>
            </w:r>
          </w:p>
        </w:tc>
        <w:tc>
          <w:tcPr>
            <w:tcW w:w="865"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43F5FF0E" w14:textId="77777777">
            <w:pPr>
              <w:rPr>
                <w:sz w:val="14"/>
                <w:szCs w:val="14"/>
              </w:rPr>
            </w:pPr>
            <w:r w:rsidRPr="00A0718E">
              <w:rPr>
                <w:sz w:val="14"/>
                <w:szCs w:val="14"/>
              </w:rPr>
              <w:t>Critical End Time</w:t>
            </w:r>
          </w:p>
        </w:tc>
        <w:tc>
          <w:tcPr>
            <w:tcW w:w="3368"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4F4681EB" w14:textId="77777777">
            <w:pPr>
              <w:rPr>
                <w:sz w:val="14"/>
                <w:szCs w:val="14"/>
              </w:rPr>
            </w:pPr>
            <w:r w:rsidRPr="00A0718E">
              <w:rPr>
                <w:sz w:val="14"/>
                <w:szCs w:val="14"/>
              </w:rPr>
              <w:t>Data Exchange</w:t>
            </w:r>
          </w:p>
        </w:tc>
      </w:tr>
      <w:tr w:rsidRPr="00A0718E" w:rsidR="00E10037" w:rsidTr="00B54A07" w14:paraId="1A23B5E6" w14:textId="77777777">
        <w:trPr>
          <w:trHeight w:val="279"/>
        </w:trPr>
        <w:tc>
          <w:tcPr>
            <w:tcW w:w="1314" w:type="dxa"/>
            <w:vMerge/>
          </w:tcPr>
          <w:p w:rsidRPr="00A0718E" w:rsidR="00E10037" w:rsidP="00B54A07" w:rsidRDefault="00E10037" w14:paraId="2A52CC27" w14:textId="77777777">
            <w:pPr>
              <w:rPr>
                <w:sz w:val="14"/>
                <w:szCs w:val="14"/>
              </w:rPr>
            </w:pPr>
          </w:p>
        </w:tc>
        <w:tc>
          <w:tcPr>
            <w:tcW w:w="955" w:type="dxa"/>
            <w:vMerge/>
          </w:tcPr>
          <w:p w:rsidRPr="00A0718E" w:rsidR="00E10037" w:rsidP="00B54A07" w:rsidRDefault="00E10037" w14:paraId="456EAB17" w14:textId="77777777">
            <w:pPr>
              <w:rPr>
                <w:sz w:val="14"/>
                <w:szCs w:val="14"/>
              </w:rPr>
            </w:pPr>
          </w:p>
        </w:tc>
        <w:tc>
          <w:tcPr>
            <w:tcW w:w="989" w:type="dxa"/>
            <w:vMerge/>
          </w:tcPr>
          <w:p w:rsidRPr="00A0718E" w:rsidR="00E10037" w:rsidP="00B54A07" w:rsidRDefault="00E10037" w14:paraId="41A670AA" w14:textId="77777777">
            <w:pPr>
              <w:rPr>
                <w:sz w:val="14"/>
                <w:szCs w:val="14"/>
              </w:rPr>
            </w:pPr>
          </w:p>
        </w:tc>
        <w:tc>
          <w:tcPr>
            <w:tcW w:w="839" w:type="dxa"/>
            <w:vMerge/>
          </w:tcPr>
          <w:p w:rsidRPr="00A0718E" w:rsidR="00E10037" w:rsidP="00B54A07" w:rsidRDefault="00E10037" w14:paraId="293D0566" w14:textId="77777777">
            <w:pPr>
              <w:rPr>
                <w:sz w:val="14"/>
                <w:szCs w:val="14"/>
              </w:rPr>
            </w:pPr>
          </w:p>
        </w:tc>
        <w:tc>
          <w:tcPr>
            <w:tcW w:w="858" w:type="dxa"/>
            <w:vMerge/>
          </w:tcPr>
          <w:p w:rsidRPr="00A0718E" w:rsidR="00E10037" w:rsidP="00B54A07" w:rsidRDefault="00E10037" w14:paraId="2504D327" w14:textId="77777777">
            <w:pPr>
              <w:rPr>
                <w:sz w:val="14"/>
                <w:szCs w:val="14"/>
              </w:rPr>
            </w:pPr>
          </w:p>
        </w:tc>
        <w:tc>
          <w:tcPr>
            <w:tcW w:w="865" w:type="dxa"/>
            <w:vMerge/>
          </w:tcPr>
          <w:p w:rsidRPr="00A0718E" w:rsidR="00E10037" w:rsidP="00B54A07" w:rsidRDefault="00E10037" w14:paraId="45254261"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41705A74" w14:textId="77777777">
            <w:pPr>
              <w:rPr>
                <w:sz w:val="14"/>
                <w:szCs w:val="14"/>
              </w:rPr>
            </w:pPr>
            <w:r w:rsidRPr="00A0718E">
              <w:rPr>
                <w:sz w:val="14"/>
                <w:szCs w:val="14"/>
              </w:rPr>
              <w:t>Input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0E4AFE78" w14:textId="77777777">
            <w:pPr>
              <w:rPr>
                <w:sz w:val="14"/>
                <w:szCs w:val="14"/>
              </w:rPr>
            </w:pPr>
            <w:r w:rsidRPr="00A0718E">
              <w:rPr>
                <w:sz w:val="14"/>
                <w:szCs w:val="14"/>
              </w:rPr>
              <w:t>Output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3B3838"/>
            <w:tcMar>
              <w:left w:w="99" w:type="dxa"/>
              <w:right w:w="99" w:type="dxa"/>
            </w:tcMar>
            <w:vAlign w:val="center"/>
          </w:tcPr>
          <w:p w:rsidRPr="00A0718E" w:rsidR="00E10037" w:rsidP="00B54A07" w:rsidRDefault="00E10037" w14:paraId="6E10EB67" w14:textId="77777777">
            <w:pPr>
              <w:rPr>
                <w:sz w:val="14"/>
                <w:szCs w:val="14"/>
              </w:rPr>
            </w:pPr>
            <w:r w:rsidRPr="00A0718E">
              <w:rPr>
                <w:sz w:val="14"/>
                <w:szCs w:val="14"/>
              </w:rPr>
              <w:t>Counter part</w:t>
            </w:r>
          </w:p>
        </w:tc>
      </w:tr>
      <w:tr w:rsidR="00E10037" w:rsidTr="00B54A07" w14:paraId="0E7C5223"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6705E62F" w14:textId="77777777">
            <w:pPr>
              <w:rPr>
                <w:sz w:val="14"/>
                <w:szCs w:val="14"/>
              </w:rPr>
            </w:pPr>
            <w:r>
              <w:rPr>
                <w:sz w:val="14"/>
                <w:szCs w:val="14"/>
              </w:rPr>
              <w:t>Distribute data for next Intraday Process</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685C8AAA" w14:textId="77777777">
            <w:pPr>
              <w:rPr>
                <w:sz w:val="14"/>
                <w:szCs w:val="14"/>
              </w:rPr>
            </w:pPr>
            <w:r w:rsidRPr="6FA6F48F">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414083AF" w14:textId="77777777">
            <w:pPr>
              <w:rPr>
                <w:sz w:val="14"/>
                <w:szCs w:val="14"/>
              </w:rPr>
            </w:pPr>
            <w:r w:rsidRPr="6FA6F48F">
              <w:rPr>
                <w:sz w:val="14"/>
                <w:szCs w:val="14"/>
              </w:rPr>
              <w:t>CCCt</w:t>
            </w:r>
          </w:p>
        </w:tc>
        <w:tc>
          <w:tcPr>
            <w:tcW w:w="2562" w:type="dxa"/>
            <w:gridSpan w:val="3"/>
            <w:vMerge w:val="restart"/>
            <w:tcBorders>
              <w:top w:val="single" w:color="FFFFFF" w:themeColor="background1" w:sz="8" w:space="0"/>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00E10037" w:rsidP="00B54A07" w:rsidRDefault="00E10037" w14:paraId="6308A7F0" w14:textId="77777777">
            <w:pPr>
              <w:rPr>
                <w:sz w:val="14"/>
                <w:szCs w:val="14"/>
              </w:rPr>
            </w:pPr>
            <w:r w:rsidRPr="00A0718E">
              <w:rPr>
                <w:sz w:val="14"/>
                <w:szCs w:val="14"/>
              </w:rPr>
              <w:t>See HLBP timetable as referred to under ‘2. Related documents’</w:t>
            </w: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5E1F9A72" w14:textId="77777777">
            <w:pPr>
              <w:rPr>
                <w:sz w:val="14"/>
                <w:szCs w:val="14"/>
              </w:rPr>
            </w:pP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7D74F5B5" w14:textId="77777777">
            <w:pPr>
              <w:rPr>
                <w:sz w:val="14"/>
                <w:szCs w:val="14"/>
              </w:rPr>
            </w:pP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0B0308FC" w14:textId="77777777">
            <w:pPr>
              <w:rPr>
                <w:sz w:val="14"/>
                <w:szCs w:val="14"/>
              </w:rPr>
            </w:pPr>
          </w:p>
        </w:tc>
      </w:tr>
      <w:tr w:rsidRPr="00A0718E" w:rsidR="00E10037" w:rsidTr="00B54A07" w14:paraId="5F1B31F8" w14:textId="77777777">
        <w:trPr>
          <w:trHeight w:val="279"/>
        </w:trPr>
        <w:tc>
          <w:tcPr>
            <w:tcW w:w="1314"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267D118" w14:textId="77777777">
            <w:pPr>
              <w:rPr>
                <w:sz w:val="14"/>
                <w:szCs w:val="14"/>
              </w:rPr>
            </w:pPr>
            <w:r>
              <w:rPr>
                <w:sz w:val="14"/>
                <w:szCs w:val="14"/>
              </w:rPr>
              <w:t>Distribute FBPCM Response Statuses Report</w:t>
            </w:r>
          </w:p>
        </w:tc>
        <w:tc>
          <w:tcPr>
            <w:tcW w:w="955"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73CD7163" w14:textId="77777777">
            <w:pPr>
              <w:rPr>
                <w:sz w:val="14"/>
                <w:szCs w:val="14"/>
              </w:rPr>
            </w:pPr>
            <w:r w:rsidRPr="00A0718E">
              <w:rPr>
                <w:sz w:val="14"/>
                <w:szCs w:val="14"/>
              </w:rPr>
              <w:t>CCC</w:t>
            </w:r>
          </w:p>
        </w:tc>
        <w:tc>
          <w:tcPr>
            <w:tcW w:w="98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B83E3D8"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shd w:val="clear" w:color="auto" w:fill="B3DBFF" w:themeFill="accent6" w:themeFillTint="33"/>
            <w:tcMar>
              <w:left w:w="99" w:type="dxa"/>
              <w:right w:w="99" w:type="dxa"/>
            </w:tcMar>
            <w:vAlign w:val="center"/>
          </w:tcPr>
          <w:p w:rsidRPr="00A0718E" w:rsidR="00E10037" w:rsidP="00B54A07" w:rsidRDefault="00E10037" w14:paraId="7DC89920" w14:textId="77777777">
            <w:pPr>
              <w:rPr>
                <w:sz w:val="14"/>
                <w:szCs w:val="14"/>
              </w:rPr>
            </w:pPr>
          </w:p>
        </w:tc>
        <w:tc>
          <w:tcPr>
            <w:tcW w:w="1123" w:type="dxa"/>
            <w:tcBorders>
              <w:top w:val="single" w:color="FFFFFF" w:themeColor="background1" w:sz="8" w:space="0"/>
              <w:left w:val="nil"/>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3A761A8" w14:textId="77777777">
            <w:pPr>
              <w:rPr>
                <w:sz w:val="14"/>
                <w:szCs w:val="14"/>
              </w:rPr>
            </w:pPr>
            <w:r w:rsidRPr="00A0718E">
              <w:rPr>
                <w:sz w:val="14"/>
                <w:szCs w:val="14"/>
              </w:rPr>
              <w:t>-</w:t>
            </w:r>
          </w:p>
        </w:tc>
        <w:tc>
          <w:tcPr>
            <w:tcW w:w="1046"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75A1545" w14:textId="77777777">
            <w:pPr>
              <w:rPr>
                <w:sz w:val="14"/>
                <w:szCs w:val="14"/>
              </w:rPr>
            </w:pPr>
            <w:r w:rsidRPr="00A0718E">
              <w:rPr>
                <w:sz w:val="14"/>
                <w:szCs w:val="14"/>
              </w:rPr>
              <w:t>-</w:t>
            </w:r>
          </w:p>
        </w:tc>
        <w:tc>
          <w:tcPr>
            <w:tcW w:w="1199" w:type="dxa"/>
            <w:tcBorders>
              <w:top w:val="nil"/>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75EEA41F" w14:textId="77777777">
            <w:pPr>
              <w:rPr>
                <w:sz w:val="14"/>
                <w:szCs w:val="14"/>
              </w:rPr>
            </w:pPr>
            <w:r w:rsidRPr="00A0718E">
              <w:rPr>
                <w:sz w:val="14"/>
                <w:szCs w:val="14"/>
              </w:rPr>
              <w:t>-</w:t>
            </w:r>
          </w:p>
        </w:tc>
      </w:tr>
      <w:tr w:rsidRPr="00A0718E" w:rsidR="00E10037" w:rsidTr="00B54A07" w14:paraId="60CB397A"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158E8E9" w14:textId="77777777">
            <w:pPr>
              <w:rPr>
                <w:sz w:val="14"/>
                <w:szCs w:val="14"/>
              </w:rPr>
            </w:pPr>
            <w:r>
              <w:rPr>
                <w:sz w:val="14"/>
                <w:szCs w:val="14"/>
              </w:rPr>
              <w:t>Distribute LOG Files and Reports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AEC091D"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0C26688B" w14:textId="77777777">
            <w:pPr>
              <w:rPr>
                <w:sz w:val="14"/>
                <w:szCs w:val="14"/>
              </w:rPr>
            </w:pPr>
            <w:r w:rsidRPr="00A0718E">
              <w:rPr>
                <w:sz w:val="14"/>
                <w:szCs w:val="14"/>
              </w:rPr>
              <w:t>FBPCM</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38854927"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C5440E5"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774A8853" w14:textId="77777777">
            <w:pPr>
              <w:rPr>
                <w:sz w:val="14"/>
                <w:szCs w:val="14"/>
              </w:rPr>
            </w:pPr>
            <w:r w:rsidRPr="00A0718E">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015CD104" w14:textId="77777777">
            <w:pPr>
              <w:rPr>
                <w:sz w:val="14"/>
                <w:szCs w:val="14"/>
              </w:rPr>
            </w:pPr>
            <w:r w:rsidRPr="00A0718E">
              <w:rPr>
                <w:sz w:val="14"/>
                <w:szCs w:val="14"/>
              </w:rPr>
              <w:t>-</w:t>
            </w:r>
          </w:p>
        </w:tc>
      </w:tr>
      <w:tr w:rsidRPr="00A0718E" w:rsidR="00E10037" w:rsidTr="00B54A07" w14:paraId="39B277F3"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F68F1E8" w14:textId="77777777">
            <w:pPr>
              <w:rPr>
                <w:sz w:val="14"/>
                <w:szCs w:val="14"/>
              </w:rPr>
            </w:pPr>
            <w:r>
              <w:rPr>
                <w:sz w:val="14"/>
                <w:szCs w:val="14"/>
              </w:rPr>
              <w:t>Presolved FB Parameters adjusted to LT nominations</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8154EDD" w14:textId="77777777">
            <w:pPr>
              <w:rPr>
                <w:sz w:val="14"/>
                <w:szCs w:val="14"/>
              </w:rPr>
            </w:pPr>
            <w:r w:rsidRPr="00A0718E">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47F383F" w14:textId="77777777">
            <w:pPr>
              <w:rPr>
                <w:sz w:val="14"/>
                <w:szCs w:val="14"/>
              </w:rPr>
            </w:pPr>
            <w:r w:rsidRPr="00A0718E">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2F9D9910"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4C05BBED" w14:textId="77777777">
            <w:pPr>
              <w:rPr>
                <w:sz w:val="14"/>
                <w:szCs w:val="14"/>
              </w:rPr>
            </w:pPr>
            <w:r w:rsidRPr="00A0718E">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3074705" w14:textId="77777777">
            <w:pPr>
              <w:rPr>
                <w:sz w:val="14"/>
                <w:szCs w:val="14"/>
              </w:rPr>
            </w:pPr>
            <w:r>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193C4F14" w14:textId="77777777">
            <w:pPr>
              <w:rPr>
                <w:sz w:val="14"/>
                <w:szCs w:val="14"/>
              </w:rPr>
            </w:pPr>
            <w:r>
              <w:rPr>
                <w:sz w:val="14"/>
                <w:szCs w:val="14"/>
              </w:rPr>
              <w:t>-</w:t>
            </w:r>
          </w:p>
        </w:tc>
      </w:tr>
      <w:tr w:rsidRPr="00A0718E" w:rsidR="00E10037" w:rsidTr="00B54A07" w14:paraId="3E5131CA" w14:textId="77777777">
        <w:trPr>
          <w:trHeight w:val="279"/>
        </w:trPr>
        <w:tc>
          <w:tcPr>
            <w:tcW w:w="131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00E10037" w:rsidP="00B54A07" w:rsidRDefault="00E10037" w14:paraId="0EB07C46" w14:textId="77777777">
            <w:pPr>
              <w:rPr>
                <w:sz w:val="14"/>
                <w:szCs w:val="14"/>
              </w:rPr>
            </w:pPr>
            <w:r>
              <w:rPr>
                <w:sz w:val="14"/>
                <w:szCs w:val="14"/>
              </w:rPr>
              <w:t>Disable forwarding of NTC from TSO</w:t>
            </w:r>
          </w:p>
        </w:tc>
        <w:tc>
          <w:tcPr>
            <w:tcW w:w="9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39C387D" w14:textId="77777777">
            <w:pPr>
              <w:rPr>
                <w:sz w:val="14"/>
                <w:szCs w:val="14"/>
              </w:rPr>
            </w:pPr>
            <w:r>
              <w:rPr>
                <w:sz w:val="14"/>
                <w:szCs w:val="14"/>
              </w:rPr>
              <w:t>CCC</w:t>
            </w:r>
          </w:p>
        </w:tc>
        <w:tc>
          <w:tcPr>
            <w:tcW w:w="98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3B2FC995" w14:textId="77777777">
            <w:pPr>
              <w:rPr>
                <w:sz w:val="14"/>
                <w:szCs w:val="14"/>
              </w:rPr>
            </w:pPr>
            <w:r>
              <w:rPr>
                <w:sz w:val="14"/>
                <w:szCs w:val="14"/>
              </w:rPr>
              <w:t>CCCt</w:t>
            </w:r>
          </w:p>
        </w:tc>
        <w:tc>
          <w:tcPr>
            <w:tcW w:w="2562" w:type="dxa"/>
            <w:gridSpan w:val="3"/>
            <w:vMerge/>
            <w:tcBorders>
              <w:left w:val="single" w:color="FFFFFF" w:themeColor="background1" w:sz="8" w:space="0"/>
              <w:right w:val="single" w:color="FFFFFF" w:themeColor="background1" w:sz="4" w:space="0"/>
            </w:tcBorders>
          </w:tcPr>
          <w:p w:rsidRPr="00A0718E" w:rsidR="00E10037" w:rsidP="00B54A07" w:rsidRDefault="00E10037" w14:paraId="33553F7B" w14:textId="77777777">
            <w:pPr>
              <w:rPr>
                <w:sz w:val="14"/>
                <w:szCs w:val="14"/>
              </w:rPr>
            </w:pPr>
          </w:p>
        </w:tc>
        <w:tc>
          <w:tcPr>
            <w:tcW w:w="1123" w:type="dxa"/>
            <w:tcBorders>
              <w:top w:val="single" w:color="FFFFFF" w:themeColor="background1" w:sz="8" w:space="0"/>
              <w:left w:val="single" w:color="FFFFFF" w:themeColor="background1" w:sz="4"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6871302B" w14:textId="77777777">
            <w:pPr>
              <w:rPr>
                <w:sz w:val="14"/>
                <w:szCs w:val="14"/>
              </w:rPr>
            </w:pPr>
            <w:r>
              <w:rPr>
                <w:sz w:val="14"/>
                <w:szCs w:val="14"/>
              </w:rPr>
              <w:t>-</w:t>
            </w:r>
          </w:p>
        </w:tc>
        <w:tc>
          <w:tcPr>
            <w:tcW w:w="104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5951BD55" w14:textId="77777777">
            <w:pPr>
              <w:rPr>
                <w:sz w:val="14"/>
                <w:szCs w:val="14"/>
              </w:rPr>
            </w:pPr>
            <w:r>
              <w:rPr>
                <w:sz w:val="14"/>
                <w:szCs w:val="14"/>
              </w:rPr>
              <w:t>-</w:t>
            </w:r>
          </w:p>
        </w:tc>
        <w:tc>
          <w:tcPr>
            <w:tcW w:w="119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3DBFF" w:themeFill="accent6" w:themeFillTint="33"/>
            <w:tcMar>
              <w:left w:w="99" w:type="dxa"/>
              <w:right w:w="99" w:type="dxa"/>
            </w:tcMar>
            <w:vAlign w:val="center"/>
          </w:tcPr>
          <w:p w:rsidRPr="00A0718E" w:rsidR="00E10037" w:rsidP="00B54A07" w:rsidRDefault="00E10037" w14:paraId="2FD94C4F" w14:textId="77777777">
            <w:pPr>
              <w:rPr>
                <w:sz w:val="14"/>
                <w:szCs w:val="14"/>
              </w:rPr>
            </w:pPr>
            <w:r>
              <w:rPr>
                <w:sz w:val="14"/>
                <w:szCs w:val="14"/>
              </w:rPr>
              <w:t>-</w:t>
            </w:r>
          </w:p>
        </w:tc>
      </w:tr>
    </w:tbl>
    <w:p w:rsidRPr="00E10037" w:rsidR="00E10037" w:rsidP="008078E8" w:rsidRDefault="00E10037" w14:paraId="2577CF8B" w14:textId="77777777"/>
    <w:p w:rsidR="00244C40" w:rsidP="00244C40" w:rsidRDefault="00244C40" w14:paraId="468F27AE" w14:textId="75464FFF">
      <w:pPr>
        <w:pStyle w:val="Heading2"/>
        <w:rPr>
          <w:lang w:val="en-IE"/>
        </w:rPr>
      </w:pPr>
      <w:bookmarkStart w:name="_Toc224121712" w:id="353"/>
      <w:r>
        <w:t>General Fallbacks</w:t>
      </w:r>
      <w:bookmarkEnd w:id="353"/>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765"/>
        <w:gridCol w:w="720"/>
        <w:gridCol w:w="2115"/>
        <w:gridCol w:w="3330"/>
        <w:gridCol w:w="900"/>
        <w:gridCol w:w="720"/>
        <w:gridCol w:w="705"/>
      </w:tblGrid>
      <w:tr w:rsidR="00244C40" w:rsidTr="007C2340" w14:paraId="27247D26" w14:textId="77777777">
        <w:trPr>
          <w:trHeight w:val="495"/>
        </w:trPr>
        <w:tc>
          <w:tcPr>
            <w:tcW w:w="765" w:type="dxa"/>
            <w:tcBorders>
              <w:top w:val="nil"/>
              <w:left w:val="nil"/>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7CF20E02" w14:textId="77777777">
            <w:pPr>
              <w:rPr>
                <w:rFonts w:eastAsia="Arial" w:cs="Arial"/>
                <w:sz w:val="14"/>
                <w:szCs w:val="14"/>
              </w:rPr>
            </w:pPr>
            <w:r w:rsidRPr="5CD4755F">
              <w:rPr>
                <w:rFonts w:eastAsia="Arial" w:cs="Arial"/>
                <w:color w:val="FFFFFF" w:themeColor="background1"/>
                <w:sz w:val="14"/>
                <w:szCs w:val="14"/>
              </w:rPr>
              <w:t>Backup ID</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6D104DB9" w14:textId="77777777">
            <w:pPr>
              <w:rPr>
                <w:rFonts w:eastAsia="Arial" w:cs="Arial"/>
                <w:sz w:val="14"/>
                <w:szCs w:val="14"/>
              </w:rPr>
            </w:pPr>
            <w:r w:rsidRPr="5CD4755F">
              <w:rPr>
                <w:rFonts w:eastAsia="Arial" w:cs="Arial"/>
                <w:color w:val="FFFFFF" w:themeColor="background1"/>
                <w:sz w:val="14"/>
                <w:szCs w:val="14"/>
              </w:rPr>
              <w:t>Process Step</w:t>
            </w:r>
          </w:p>
        </w:tc>
        <w:tc>
          <w:tcPr>
            <w:tcW w:w="2115"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25829ABC" w14:textId="77777777">
            <w:pPr>
              <w:rPr>
                <w:rFonts w:eastAsia="Arial" w:cs="Arial"/>
                <w:sz w:val="14"/>
                <w:szCs w:val="14"/>
              </w:rPr>
            </w:pPr>
            <w:r w:rsidRPr="5CD4755F">
              <w:rPr>
                <w:rFonts w:eastAsia="Arial" w:cs="Arial"/>
                <w:color w:val="FFFFFF" w:themeColor="background1"/>
                <w:sz w:val="14"/>
                <w:szCs w:val="14"/>
              </w:rPr>
              <w:t>Description</w:t>
            </w:r>
          </w:p>
        </w:tc>
        <w:tc>
          <w:tcPr>
            <w:tcW w:w="333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1E76E0C3" w14:textId="77777777">
            <w:pPr>
              <w:rPr>
                <w:rFonts w:eastAsia="Arial" w:cs="Arial"/>
                <w:sz w:val="14"/>
                <w:szCs w:val="14"/>
              </w:rPr>
            </w:pPr>
            <w:r w:rsidRPr="5CD4755F">
              <w:rPr>
                <w:rFonts w:eastAsia="Arial" w:cs="Arial"/>
                <w:color w:val="FFFFFF" w:themeColor="background1"/>
                <w:sz w:val="14"/>
                <w:szCs w:val="14"/>
              </w:rPr>
              <w:t>Solution/Action</w:t>
            </w:r>
          </w:p>
        </w:tc>
        <w:tc>
          <w:tcPr>
            <w:tcW w:w="90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519950BC" w14:textId="77777777">
            <w:pPr>
              <w:rPr>
                <w:rFonts w:eastAsia="Arial" w:cs="Arial"/>
                <w:sz w:val="14"/>
                <w:szCs w:val="14"/>
              </w:rPr>
            </w:pPr>
            <w:r w:rsidRPr="5CD4755F">
              <w:rPr>
                <w:rFonts w:eastAsia="Arial" w:cs="Arial"/>
                <w:color w:val="FFFFFF" w:themeColor="background1"/>
                <w:sz w:val="14"/>
                <w:szCs w:val="14"/>
              </w:rPr>
              <w:t>Owner</w:t>
            </w:r>
          </w:p>
        </w:tc>
        <w:tc>
          <w:tcPr>
            <w:tcW w:w="720" w:type="dxa"/>
            <w:tcBorders>
              <w:top w:val="nil"/>
              <w:left w:val="single" w:color="FFFFFF" w:themeColor="background1" w:sz="6" w:space="0"/>
              <w:bottom w:val="single" w:color="FFFFFF" w:themeColor="background1" w:sz="6" w:space="0"/>
              <w:right w:val="single" w:color="FFFFFF" w:themeColor="background1" w:sz="6" w:space="0"/>
            </w:tcBorders>
            <w:shd w:val="clear" w:color="auto" w:fill="2F2F2F" w:themeFill="text2" w:themeFillShade="80"/>
            <w:tcMar>
              <w:left w:w="105" w:type="dxa"/>
              <w:right w:w="105" w:type="dxa"/>
            </w:tcMar>
            <w:vAlign w:val="center"/>
          </w:tcPr>
          <w:p w:rsidR="00244C40" w:rsidP="007C2340" w:rsidRDefault="00244C40" w14:paraId="01BB2979" w14:textId="77777777">
            <w:pPr>
              <w:rPr>
                <w:rFonts w:eastAsia="Arial" w:cs="Arial"/>
                <w:sz w:val="14"/>
                <w:szCs w:val="14"/>
              </w:rPr>
            </w:pPr>
            <w:r w:rsidRPr="5CD4755F">
              <w:rPr>
                <w:rFonts w:eastAsia="Arial" w:cs="Arial"/>
                <w:color w:val="FFFFFF" w:themeColor="background1"/>
                <w:sz w:val="14"/>
                <w:szCs w:val="14"/>
              </w:rPr>
              <w:t>Tool</w:t>
            </w:r>
          </w:p>
        </w:tc>
        <w:tc>
          <w:tcPr>
            <w:tcW w:w="705" w:type="dxa"/>
            <w:tcBorders>
              <w:top w:val="nil"/>
              <w:left w:val="single" w:color="FFFFFF" w:themeColor="background1" w:sz="6" w:space="0"/>
              <w:bottom w:val="nil"/>
              <w:right w:val="nil"/>
            </w:tcBorders>
            <w:shd w:val="clear" w:color="auto" w:fill="2F2F2F" w:themeFill="text2" w:themeFillShade="80"/>
            <w:tcMar>
              <w:left w:w="105" w:type="dxa"/>
              <w:right w:w="105" w:type="dxa"/>
            </w:tcMar>
            <w:vAlign w:val="center"/>
          </w:tcPr>
          <w:p w:rsidR="00244C40" w:rsidP="007C2340" w:rsidRDefault="00244C40" w14:paraId="0432AD06" w14:textId="77777777">
            <w:pPr>
              <w:rPr>
                <w:rFonts w:eastAsia="Arial" w:cs="Arial"/>
                <w:sz w:val="14"/>
                <w:szCs w:val="14"/>
              </w:rPr>
            </w:pPr>
            <w:r w:rsidRPr="5CD4755F">
              <w:rPr>
                <w:rFonts w:eastAsia="Arial" w:cs="Arial"/>
                <w:color w:val="FFFFFF" w:themeColor="background1"/>
                <w:sz w:val="14"/>
                <w:szCs w:val="14"/>
              </w:rPr>
              <w:t>Email Template #</w:t>
            </w:r>
          </w:p>
        </w:tc>
      </w:tr>
      <w:tr w:rsidR="00244C40" w:rsidTr="007C2340" w14:paraId="087A2709"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3DE1ED99" w14:textId="3109C26C">
            <w:pPr>
              <w:rPr>
                <w:rFonts w:eastAsia="Arial" w:cs="Arial"/>
                <w:sz w:val="14"/>
                <w:szCs w:val="14"/>
              </w:rPr>
            </w:pPr>
            <w:r w:rsidRPr="02BA803D">
              <w:rPr>
                <w:rFonts w:eastAsia="Arial" w:cs="Arial"/>
                <w:sz w:val="14"/>
                <w:szCs w:val="14"/>
              </w:rPr>
              <w:t>ID3_2</w:t>
            </w:r>
            <w:r w:rsidR="00D14BD7">
              <w:rPr>
                <w:rFonts w:eastAsia="Arial" w:cs="Arial"/>
                <w:sz w:val="14"/>
                <w:szCs w:val="14"/>
              </w:rPr>
              <w:t>3</w:t>
            </w:r>
          </w:p>
        </w:tc>
        <w:tc>
          <w:tcPr>
            <w:tcW w:w="720" w:type="dxa"/>
            <w:vMerge w:val="restart"/>
            <w:tcBorders>
              <w:top w:val="single" w:color="FFFFFF" w:themeColor="background1" w:sz="6" w:space="0"/>
              <w:left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1F64CDC4" w14:textId="77777777">
            <w:pPr>
              <w:rPr>
                <w:rFonts w:eastAsia="Arial" w:cs="Arial"/>
                <w:sz w:val="14"/>
                <w:szCs w:val="14"/>
              </w:rPr>
            </w:pPr>
            <w:r w:rsidRPr="5CD4755F">
              <w:rPr>
                <w:rFonts w:eastAsia="Arial" w:cs="Arial"/>
                <w:sz w:val="14"/>
                <w:szCs w:val="14"/>
              </w:rPr>
              <w:t>Whole Process</w:t>
            </w:r>
          </w:p>
        </w:tc>
        <w:tc>
          <w:tcPr>
            <w:tcW w:w="211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7936A11B" w14:textId="77777777">
            <w:pPr>
              <w:rPr>
                <w:rFonts w:eastAsia="Arial" w:cs="Arial"/>
                <w:sz w:val="14"/>
                <w:szCs w:val="14"/>
              </w:rPr>
            </w:pPr>
            <w:commentRangeStart w:id="354"/>
            <w:r w:rsidRPr="02BA803D">
              <w:rPr>
                <w:rFonts w:eastAsia="Arial" w:cs="Arial"/>
                <w:sz w:val="14"/>
                <w:szCs w:val="14"/>
              </w:rPr>
              <w:t>ID CCCt is down/unavailable at CET of any</w:t>
            </w:r>
            <w:commentRangeEnd w:id="354"/>
            <w:r w:rsidRPr="02BA803D">
              <w:rPr>
                <w:rStyle w:val="CommentReference"/>
                <w:rFonts w:eastAsia="Arial" w:cs="Arial"/>
                <w:sz w:val="14"/>
                <w:szCs w:val="14"/>
              </w:rPr>
              <w:commentReference w:id="354"/>
            </w:r>
            <w:r w:rsidRPr="02BA803D">
              <w:rPr>
                <w:rFonts w:eastAsia="Arial" w:cs="Arial"/>
                <w:sz w:val="14"/>
                <w:szCs w:val="14"/>
              </w:rPr>
              <w:t xml:space="preserve"> of the process steps </w:t>
            </w:r>
          </w:p>
          <w:p w:rsidR="00244C40" w:rsidP="007C2340" w:rsidRDefault="00244C40" w14:paraId="3FCF7EE5" w14:textId="77777777">
            <w:pPr>
              <w:rPr>
                <w:rFonts w:eastAsia="Arial" w:cs="Arial"/>
                <w:sz w:val="14"/>
                <w:szCs w:val="14"/>
              </w:rPr>
            </w:pPr>
          </w:p>
        </w:tc>
        <w:tc>
          <w:tcPr>
            <w:tcW w:w="333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643FB39" w14:textId="77777777">
            <w:pPr>
              <w:rPr>
                <w:rFonts w:eastAsia="Arial" w:cs="Arial"/>
                <w:sz w:val="14"/>
                <w:szCs w:val="14"/>
              </w:rPr>
            </w:pPr>
            <w:r w:rsidRPr="5CD4755F">
              <w:rPr>
                <w:rFonts w:eastAsia="Arial" w:cs="Arial"/>
                <w:sz w:val="14"/>
                <w:szCs w:val="14"/>
              </w:rPr>
              <w:t>1. Inform parties via e-mail template about process failure.</w:t>
            </w:r>
          </w:p>
          <w:p w:rsidR="00244C40" w:rsidP="007C2340" w:rsidRDefault="00244C40" w14:paraId="49097FFD" w14:textId="77777777">
            <w:pPr>
              <w:rPr>
                <w:rFonts w:eastAsia="Arial" w:cs="Arial"/>
                <w:sz w:val="14"/>
                <w:szCs w:val="14"/>
              </w:rPr>
            </w:pPr>
            <w:r w:rsidRPr="7457B0FF">
              <w:rPr>
                <w:rFonts w:eastAsia="Arial" w:cs="Arial"/>
                <w:sz w:val="14"/>
                <w:szCs w:val="14"/>
              </w:rPr>
              <w:t>2. Request USY to investigate issue.</w:t>
            </w:r>
          </w:p>
          <w:p w:rsidR="00244C40" w:rsidP="007C2340" w:rsidRDefault="00244C40" w14:paraId="0C7FF54A" w14:textId="77777777">
            <w:pPr>
              <w:rPr>
                <w:rFonts w:eastAsia="Arial" w:cs="Arial"/>
                <w:sz w:val="14"/>
                <w:szCs w:val="14"/>
              </w:rPr>
            </w:pPr>
            <w:r w:rsidRPr="02BA803D">
              <w:rPr>
                <w:rFonts w:eastAsia="Arial" w:cs="Arial"/>
                <w:sz w:val="14"/>
                <w:szCs w:val="14"/>
              </w:rPr>
              <w:t>3. Send UMM</w:t>
            </w:r>
          </w:p>
        </w:tc>
        <w:tc>
          <w:tcPr>
            <w:tcW w:w="9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3F1CC56" w14:textId="77777777">
            <w:pPr>
              <w:rPr>
                <w:rFonts w:eastAsia="Arial" w:cs="Arial"/>
                <w:sz w:val="14"/>
                <w:szCs w:val="14"/>
              </w:rPr>
            </w:pPr>
            <w:r w:rsidRPr="5CD4755F">
              <w:rPr>
                <w:rFonts w:eastAsia="Arial" w:cs="Arial"/>
                <w:sz w:val="14"/>
                <w:szCs w:val="14"/>
              </w:rPr>
              <w:t>CCC</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0E38B86A" w14:textId="77777777">
            <w:pPr>
              <w:rPr>
                <w:rFonts w:eastAsia="Arial" w:cs="Arial"/>
                <w:sz w:val="14"/>
                <w:szCs w:val="14"/>
              </w:rPr>
            </w:pPr>
            <w:r w:rsidRPr="5CD4755F">
              <w:rPr>
                <w:rFonts w:eastAsia="Arial" w:cs="Arial"/>
                <w:sz w:val="14"/>
                <w:szCs w:val="14"/>
              </w:rPr>
              <w:t xml:space="preserve"> Email</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10784B0" w14:textId="5E747450">
            <w:pPr>
              <w:rPr>
                <w:rFonts w:eastAsia="Arial" w:cs="Arial"/>
                <w:sz w:val="14"/>
                <w:szCs w:val="14"/>
              </w:rPr>
            </w:pPr>
            <w:r w:rsidRPr="5CD4755F">
              <w:rPr>
                <w:rFonts w:eastAsia="Arial" w:cs="Arial"/>
                <w:sz w:val="14"/>
                <w:szCs w:val="14"/>
              </w:rPr>
              <w:t>2, 2</w:t>
            </w:r>
            <w:r w:rsidR="00231CA9">
              <w:rPr>
                <w:rFonts w:eastAsia="Arial" w:cs="Arial"/>
                <w:sz w:val="14"/>
                <w:szCs w:val="14"/>
              </w:rPr>
              <w:t>9</w:t>
            </w:r>
          </w:p>
        </w:tc>
      </w:tr>
      <w:tr w:rsidR="00244C40" w:rsidTr="007C2340" w14:paraId="774EABE7"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5138489A" w14:textId="77777777">
            <w:pPr>
              <w:rPr>
                <w:rFonts w:eastAsia="Arial" w:cs="Arial"/>
                <w:sz w:val="14"/>
                <w:szCs w:val="14"/>
              </w:rPr>
            </w:pPr>
          </w:p>
          <w:p w:rsidR="00244C40" w:rsidP="007C2340" w:rsidRDefault="00244C40" w14:paraId="77462EF5" w14:textId="349EFB0D">
            <w:pPr>
              <w:rPr>
                <w:rFonts w:eastAsia="Arial" w:cs="Arial"/>
                <w:sz w:val="14"/>
                <w:szCs w:val="14"/>
              </w:rPr>
            </w:pPr>
            <w:r w:rsidRPr="02BA803D">
              <w:rPr>
                <w:rFonts w:eastAsia="Arial" w:cs="Arial"/>
                <w:sz w:val="14"/>
                <w:szCs w:val="14"/>
              </w:rPr>
              <w:t>ID3_2</w:t>
            </w:r>
            <w:r w:rsidR="00D14BD7">
              <w:rPr>
                <w:rFonts w:eastAsia="Arial" w:cs="Arial"/>
                <w:sz w:val="14"/>
                <w:szCs w:val="14"/>
              </w:rPr>
              <w:t>4</w:t>
            </w:r>
          </w:p>
        </w:tc>
        <w:tc>
          <w:tcPr>
            <w:tcW w:w="720" w:type="dxa"/>
            <w:vMerge/>
            <w:vAlign w:val="center"/>
          </w:tcPr>
          <w:p w:rsidR="00244C40" w:rsidP="007C2340" w:rsidRDefault="00244C40" w14:paraId="5A84663D" w14:textId="77777777"/>
        </w:tc>
        <w:tc>
          <w:tcPr>
            <w:tcW w:w="211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45307F4" w14:textId="77777777">
            <w:pPr>
              <w:rPr>
                <w:rFonts w:eastAsia="Arial" w:cs="Arial"/>
                <w:sz w:val="14"/>
                <w:szCs w:val="14"/>
              </w:rPr>
            </w:pPr>
            <w:r w:rsidRPr="5CD4755F">
              <w:rPr>
                <w:rFonts w:eastAsia="Arial" w:cs="Arial"/>
                <w:sz w:val="14"/>
                <w:szCs w:val="14"/>
              </w:rPr>
              <w:t>EDX/ECP issue between TSOs and CCCt</w:t>
            </w:r>
          </w:p>
        </w:tc>
        <w:tc>
          <w:tcPr>
            <w:tcW w:w="333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2064F4A8" w14:textId="77777777">
            <w:pPr>
              <w:rPr>
                <w:rFonts w:eastAsia="Arial" w:cs="Arial"/>
                <w:sz w:val="14"/>
                <w:szCs w:val="14"/>
              </w:rPr>
            </w:pPr>
            <w:r w:rsidRPr="5CD4755F">
              <w:rPr>
                <w:rFonts w:eastAsia="Arial" w:cs="Arial"/>
                <w:sz w:val="14"/>
                <w:szCs w:val="14"/>
              </w:rPr>
              <w:t xml:space="preserve">1. TSO operator informs USY about the issue or informs the CCC. </w:t>
            </w:r>
          </w:p>
          <w:p w:rsidR="00244C40" w:rsidP="007C2340" w:rsidRDefault="00244C40" w14:paraId="5C0AA2C7" w14:textId="77777777">
            <w:pPr>
              <w:rPr>
                <w:rFonts w:eastAsia="Arial" w:cs="Arial"/>
                <w:sz w:val="14"/>
                <w:szCs w:val="14"/>
              </w:rPr>
            </w:pPr>
            <w:r w:rsidRPr="5CD4755F">
              <w:rPr>
                <w:rFonts w:eastAsia="Arial" w:cs="Arial"/>
                <w:sz w:val="14"/>
                <w:szCs w:val="14"/>
              </w:rPr>
              <w:t>2. TSO operator manually uploads inputs to the CCCt via the Message Viewer or provides the files to the CCC via email.</w:t>
            </w:r>
          </w:p>
        </w:tc>
        <w:tc>
          <w:tcPr>
            <w:tcW w:w="9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F138CA7" w14:textId="77777777">
            <w:pPr>
              <w:rPr>
                <w:rFonts w:eastAsia="Arial" w:cs="Arial"/>
                <w:sz w:val="14"/>
                <w:szCs w:val="14"/>
              </w:rPr>
            </w:pPr>
            <w:r w:rsidRPr="5CD4755F">
              <w:rPr>
                <w:rFonts w:eastAsia="Arial" w:cs="Arial"/>
                <w:sz w:val="14"/>
                <w:szCs w:val="14"/>
              </w:rPr>
              <w:t>TSOs</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4C07ACC6" w14:textId="77777777">
            <w:pPr>
              <w:rPr>
                <w:rFonts w:eastAsia="Arial" w:cs="Arial"/>
                <w:sz w:val="14"/>
                <w:szCs w:val="14"/>
              </w:rPr>
            </w:pPr>
            <w:r w:rsidRPr="5CD4755F">
              <w:rPr>
                <w:rFonts w:eastAsia="Arial" w:cs="Arial"/>
                <w:sz w:val="14"/>
                <w:szCs w:val="14"/>
              </w:rPr>
              <w:t>Local Tools, CCCt</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D7BF40E" w14:textId="77777777">
            <w:pPr>
              <w:rPr>
                <w:rFonts w:eastAsia="Arial" w:cs="Arial"/>
                <w:sz w:val="14"/>
                <w:szCs w:val="14"/>
              </w:rPr>
            </w:pPr>
            <w:r w:rsidRPr="5CD4755F">
              <w:rPr>
                <w:rFonts w:eastAsia="Arial" w:cs="Arial"/>
                <w:sz w:val="14"/>
                <w:szCs w:val="14"/>
              </w:rPr>
              <w:t>-</w:t>
            </w:r>
          </w:p>
        </w:tc>
      </w:tr>
      <w:tr w:rsidR="00244C40" w:rsidTr="007C2340" w14:paraId="215D32D0" w14:textId="77777777">
        <w:trPr>
          <w:trHeight w:val="630"/>
        </w:trPr>
        <w:tc>
          <w:tcPr>
            <w:tcW w:w="765"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025AF8F" w14:textId="52120155">
            <w:pPr>
              <w:rPr>
                <w:rFonts w:eastAsia="Arial" w:cs="Arial"/>
                <w:sz w:val="14"/>
                <w:szCs w:val="14"/>
              </w:rPr>
            </w:pPr>
            <w:r w:rsidRPr="02BA803D">
              <w:rPr>
                <w:rFonts w:eastAsia="Arial" w:cs="Arial"/>
                <w:sz w:val="14"/>
                <w:szCs w:val="14"/>
              </w:rPr>
              <w:t>ID3_2</w:t>
            </w:r>
            <w:r w:rsidR="00D14BD7">
              <w:rPr>
                <w:rFonts w:eastAsia="Arial" w:cs="Arial"/>
                <w:sz w:val="14"/>
                <w:szCs w:val="14"/>
              </w:rPr>
              <w:t>5</w:t>
            </w:r>
          </w:p>
        </w:tc>
        <w:tc>
          <w:tcPr>
            <w:tcW w:w="720" w:type="dxa"/>
            <w:vMerge/>
            <w:vAlign w:val="center"/>
          </w:tcPr>
          <w:p w:rsidR="00244C40" w:rsidP="007C2340" w:rsidRDefault="00244C40" w14:paraId="60CCD757" w14:textId="77777777"/>
        </w:tc>
        <w:tc>
          <w:tcPr>
            <w:tcW w:w="2115" w:type="dxa"/>
            <w:tcBorders>
              <w:top w:val="single" w:color="FFFFFF" w:themeColor="background1" w:sz="6" w:space="0"/>
              <w:left w:val="single" w:color="FFFFFF" w:themeColor="background1" w:sz="6" w:space="0"/>
              <w:bottom w:val="nil"/>
              <w:right w:val="single" w:color="FFFFFF" w:themeColor="background1" w:sz="6" w:space="0"/>
            </w:tcBorders>
            <w:shd w:val="clear" w:color="auto" w:fill="BFBFBF" w:themeFill="background1" w:themeFillShade="BF"/>
            <w:tcMar>
              <w:left w:w="105" w:type="dxa"/>
              <w:right w:w="105" w:type="dxa"/>
            </w:tcMar>
            <w:vAlign w:val="center"/>
          </w:tcPr>
          <w:p w:rsidR="00244C40" w:rsidP="007C2340" w:rsidRDefault="00244C40" w14:paraId="2D6E0F01" w14:textId="77777777">
            <w:pPr>
              <w:rPr>
                <w:rFonts w:eastAsia="Arial" w:cs="Arial"/>
                <w:sz w:val="14"/>
                <w:szCs w:val="14"/>
              </w:rPr>
            </w:pPr>
            <w:r w:rsidRPr="5CD4755F">
              <w:rPr>
                <w:rFonts w:eastAsia="Arial" w:cs="Arial"/>
                <w:sz w:val="14"/>
                <w:szCs w:val="14"/>
              </w:rPr>
              <w:t>Kill of IDCC process</w:t>
            </w:r>
          </w:p>
        </w:tc>
        <w:tc>
          <w:tcPr>
            <w:tcW w:w="333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72427081" w14:textId="77777777">
            <w:pPr>
              <w:rPr>
                <w:rFonts w:eastAsia="Arial" w:cs="Arial"/>
                <w:sz w:val="14"/>
                <w:szCs w:val="14"/>
              </w:rPr>
            </w:pPr>
            <w:r w:rsidRPr="5CD4755F">
              <w:rPr>
                <w:rFonts w:eastAsia="Arial" w:cs="Arial"/>
                <w:sz w:val="14"/>
                <w:szCs w:val="14"/>
              </w:rPr>
              <w:t>If process failed and is given back to TSOs:</w:t>
            </w:r>
          </w:p>
          <w:p w:rsidR="00244C40" w:rsidP="007C2340" w:rsidRDefault="00244C40" w14:paraId="79E2E837" w14:textId="77777777">
            <w:pPr>
              <w:rPr>
                <w:rFonts w:eastAsia="Arial" w:cs="Arial"/>
                <w:sz w:val="14"/>
                <w:szCs w:val="14"/>
              </w:rPr>
            </w:pPr>
            <w:r w:rsidRPr="5CD4755F">
              <w:rPr>
                <w:rFonts w:eastAsia="Arial" w:cs="Arial"/>
                <w:sz w:val="14"/>
                <w:szCs w:val="14"/>
              </w:rPr>
              <w:t>1. CCC requests USY to kill the current process instance</w:t>
            </w:r>
          </w:p>
          <w:p w:rsidR="00244C40" w:rsidP="007C2340" w:rsidRDefault="00244C40" w14:paraId="10F380A4" w14:textId="77777777">
            <w:pPr>
              <w:rPr>
                <w:rFonts w:eastAsia="Arial" w:cs="Arial"/>
                <w:sz w:val="14"/>
                <w:szCs w:val="14"/>
              </w:rPr>
            </w:pPr>
          </w:p>
          <w:p w:rsidR="00244C40" w:rsidP="007C2340" w:rsidRDefault="00244C40" w14:paraId="689AD464" w14:textId="77777777">
            <w:pPr>
              <w:rPr>
                <w:rFonts w:eastAsia="Arial" w:cs="Arial"/>
                <w:sz w:val="14"/>
                <w:szCs w:val="14"/>
              </w:rPr>
            </w:pPr>
            <w:r w:rsidRPr="5CD4755F">
              <w:rPr>
                <w:rFonts w:eastAsia="Arial" w:cs="Arial"/>
                <w:sz w:val="14"/>
                <w:szCs w:val="14"/>
              </w:rPr>
              <w:t xml:space="preserve">Note: Action to minimize the risk that the CCCt sends unexpected files to XBID and overrides the values provided by the TSOs. </w:t>
            </w:r>
          </w:p>
        </w:tc>
        <w:tc>
          <w:tcPr>
            <w:tcW w:w="90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16D2DEBE" w14:textId="77777777">
            <w:pPr>
              <w:rPr>
                <w:rFonts w:eastAsia="Arial" w:cs="Arial"/>
                <w:sz w:val="14"/>
                <w:szCs w:val="14"/>
              </w:rPr>
            </w:pPr>
            <w:r w:rsidRPr="5CD4755F">
              <w:rPr>
                <w:rFonts w:eastAsia="Arial" w:cs="Arial"/>
                <w:sz w:val="14"/>
                <w:szCs w:val="14"/>
              </w:rPr>
              <w:t>CCC</w:t>
            </w:r>
          </w:p>
        </w:tc>
        <w:tc>
          <w:tcPr>
            <w:tcW w:w="720"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32B7CD68" w14:textId="77777777">
            <w:pPr>
              <w:rPr>
                <w:rFonts w:eastAsia="Arial" w:cs="Arial"/>
                <w:sz w:val="14"/>
                <w:szCs w:val="14"/>
              </w:rPr>
            </w:pPr>
            <w:r w:rsidRPr="5CD4755F">
              <w:rPr>
                <w:rFonts w:eastAsia="Arial" w:cs="Arial"/>
                <w:sz w:val="14"/>
                <w:szCs w:val="14"/>
              </w:rPr>
              <w:t>CCCt</w:t>
            </w:r>
          </w:p>
        </w:tc>
        <w:tc>
          <w:tcPr>
            <w:tcW w:w="705" w:type="dxa"/>
            <w:tcBorders>
              <w:top w:val="single" w:color="FFFFFF" w:themeColor="background1" w:sz="6" w:space="0"/>
              <w:left w:val="single" w:color="FFFFFF" w:themeColor="background1" w:sz="6" w:space="0"/>
              <w:bottom w:val="nil"/>
              <w:right w:val="single" w:color="FFFFFF" w:themeColor="background1" w:sz="6" w:space="0"/>
            </w:tcBorders>
            <w:shd w:val="clear" w:color="auto" w:fill="DFDFDF" w:themeFill="text2" w:themeFillTint="33"/>
            <w:tcMar>
              <w:left w:w="105" w:type="dxa"/>
              <w:right w:w="105" w:type="dxa"/>
            </w:tcMar>
            <w:vAlign w:val="center"/>
          </w:tcPr>
          <w:p w:rsidR="00244C40" w:rsidP="007C2340" w:rsidRDefault="00244C40" w14:paraId="504FD2F7" w14:textId="77777777">
            <w:pPr>
              <w:rPr>
                <w:rFonts w:eastAsia="Arial" w:cs="Arial"/>
                <w:sz w:val="14"/>
                <w:szCs w:val="14"/>
              </w:rPr>
            </w:pPr>
            <w:r w:rsidRPr="5CD4755F">
              <w:rPr>
                <w:rFonts w:eastAsia="Arial" w:cs="Arial"/>
                <w:sz w:val="14"/>
                <w:szCs w:val="14"/>
              </w:rPr>
              <w:t>-</w:t>
            </w:r>
          </w:p>
        </w:tc>
      </w:tr>
    </w:tbl>
    <w:p w:rsidR="00244C40" w:rsidP="4EF8F33A" w:rsidRDefault="00244C40" w14:paraId="1CE2EA71" w14:textId="77777777">
      <w:pPr>
        <w:spacing w:after="240"/>
      </w:pPr>
    </w:p>
    <w:sectPr w:rsidR="00244C40" w:rsidSect="001D03E3">
      <w:headerReference w:type="even" r:id="rId38"/>
      <w:headerReference w:type="default" r:id="rId39"/>
      <w:footerReference w:type="even" r:id="rId40"/>
      <w:footerReference w:type="default" r:id="rId41"/>
      <w:headerReference w:type="first" r:id="rId42"/>
      <w:footerReference w:type="first" r:id="rId43"/>
      <w:pgSz w:w="11906" w:h="16838" w:orient="portrait" w:code="9"/>
      <w:pgMar w:top="1871" w:right="1247" w:bottom="1191" w:left="1361" w:header="567" w:footer="567"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M" w:author="Corné Muilwijk" w:date="2025-07-24T16:08:00Z" w:id="68">
    <w:p w:rsidR="00243558" w:rsidRDefault="00000000" w14:paraId="70AD28DB" w14:textId="77083780">
      <w:pPr>
        <w:pStyle w:val="CommentText"/>
      </w:pPr>
      <w:r>
        <w:rPr>
          <w:rStyle w:val="CommentReference"/>
        </w:rPr>
        <w:annotationRef/>
      </w:r>
      <w:r w:rsidRPr="63816720">
        <w:t>three</w:t>
      </w:r>
    </w:p>
  </w:comment>
  <w:comment w:initials="EA" w:author="Erik Ahlstrom" w:date="1900-01-01T00:00:00Z" w:id="69">
    <w:p w:rsidR="00094AD4" w:rsidRDefault="00000000" w14:paraId="46BE87B4" w14:textId="4F2EEC12">
      <w:pPr>
        <w:pStyle w:val="CommentText"/>
      </w:pPr>
      <w:r>
        <w:rPr>
          <w:rStyle w:val="CommentReference"/>
        </w:rPr>
        <w:annotationRef/>
      </w:r>
      <w:r w:rsidRPr="25CEB54E">
        <w:t>four</w:t>
      </w:r>
    </w:p>
  </w:comment>
  <w:comment w:initials="EA" w:author="Erik Ahlstrom" w:date="2026-02-10T10:42:00Z" w:id="86">
    <w:p w:rsidR="00C514BE" w:rsidRDefault="00000000" w14:paraId="5F842846" w14:textId="57A46FAE">
      <w:pPr>
        <w:pStyle w:val="CommentText"/>
      </w:pPr>
      <w:r>
        <w:rPr>
          <w:rStyle w:val="CommentReference"/>
        </w:rPr>
        <w:annotationRef/>
      </w:r>
      <w:r w:rsidRPr="6C3B9D6C">
        <w:t>to be removed</w:t>
      </w:r>
    </w:p>
  </w:comment>
  <w:comment w:initials="MK" w:author="Moritz Körner" w:date="2026-02-24T20:27:00Z" w:id="121">
    <w:p w:rsidR="00E8056C" w:rsidP="0079625D" w:rsidRDefault="00E8056C" w14:paraId="651D7AE1" w14:textId="77777777">
      <w:r>
        <w:rPr>
          <w:rStyle w:val="CommentReference"/>
        </w:rPr>
        <w:annotationRef/>
      </w:r>
      <w:r>
        <w:t>To by confirmed during CORE Summit if needed.</w:t>
      </w:r>
    </w:p>
  </w:comment>
  <w:comment w:initials="MK" w:author="Moritz Körner" w:date="2026-03-11T10:38:00Z" w:id="122">
    <w:p w:rsidR="00E8056C" w:rsidRDefault="00E8056C" w14:paraId="17FBA5E2" w14:textId="123D8CF8">
      <w:pPr>
        <w:pStyle w:val="CommentText"/>
      </w:pPr>
      <w:r>
        <w:rPr>
          <w:rStyle w:val="CommentReference"/>
        </w:rPr>
        <w:annotationRef/>
      </w:r>
      <w:r w:rsidRPr="525BD9FF">
        <w:t>Confirmed: 25min are mandatory</w:t>
      </w:r>
    </w:p>
  </w:comment>
  <w:comment w:initials="CM" w:author="Corné Muilwijk" w:date="2025-10-07T10:39:00Z" w:id="127">
    <w:p w:rsidR="00A42304" w:rsidRDefault="00000000" w14:paraId="31BCB8C1" w14:textId="3A293A20">
      <w:pPr>
        <w:pStyle w:val="CommentText"/>
      </w:pPr>
      <w:r>
        <w:rPr>
          <w:rStyle w:val="CommentReference"/>
        </w:rPr>
        <w:annotationRef/>
      </w:r>
      <w:r w:rsidRPr="44E98E24">
        <w:t>Should this not be ID1-921?</w:t>
      </w:r>
    </w:p>
  </w:comment>
  <w:comment w:initials="MK" w:author="Moritz Körner" w:date="2025-11-20T18:35:00Z" w:id="128">
    <w:p w:rsidR="00A42304" w:rsidRDefault="00000000" w14:paraId="7E9CB1B8" w14:textId="1DCAF3C0">
      <w:pPr>
        <w:pStyle w:val="CommentText"/>
      </w:pPr>
      <w:r>
        <w:rPr>
          <w:rStyle w:val="CommentReference"/>
        </w:rPr>
        <w:annotationRef/>
      </w:r>
      <w:r w:rsidRPr="19686547">
        <w:t>you are right</w:t>
      </w:r>
    </w:p>
  </w:comment>
  <w:comment w:initials="EA" w:author="Erik Ahlstrom" w:date="2026-02-09T14:42:00Z" w:id="169">
    <w:p w:rsidR="00C514BE" w:rsidRDefault="00000000" w14:paraId="4B970978" w14:textId="23CD5E24">
      <w:pPr>
        <w:pStyle w:val="CommentText"/>
      </w:pPr>
      <w:r>
        <w:rPr>
          <w:rStyle w:val="CommentReference"/>
        </w:rPr>
        <w:annotationRef/>
      </w:r>
      <w:r w:rsidRPr="5F6D4CE4">
        <w:t>A lot of the text in this subchapter is already covered in chapter 4 - should we remove CGM merging text?</w:t>
      </w:r>
    </w:p>
  </w:comment>
  <w:comment w:initials="CM" w:author="Corné Muilwijk" w:date="2025-10-06T16:42:00Z" w:id="170">
    <w:p w:rsidR="00A42304" w:rsidRDefault="00000000" w14:paraId="705FC4B1" w14:textId="69835FD6">
      <w:pPr>
        <w:pStyle w:val="CommentText"/>
      </w:pPr>
      <w:r>
        <w:rPr>
          <w:rStyle w:val="CommentReference"/>
        </w:rPr>
        <w:annotationRef/>
      </w:r>
      <w:r w:rsidRPr="0E6EBA28">
        <w:t>RCC?</w:t>
      </w:r>
    </w:p>
  </w:comment>
  <w:comment w:initials="CM" w:author="Corné Muilwijk" w:date="2025-10-06T16:41:00Z" w:id="171">
    <w:p w:rsidR="00A42304" w:rsidRDefault="00000000" w14:paraId="34F33AED" w14:textId="203B12E3">
      <w:pPr>
        <w:pStyle w:val="CommentText"/>
      </w:pPr>
      <w:r>
        <w:rPr>
          <w:rStyle w:val="CommentReference"/>
        </w:rPr>
        <w:annotationRef/>
      </w:r>
      <w:r w:rsidRPr="48A66011">
        <w:t>RCC?</w:t>
      </w:r>
    </w:p>
  </w:comment>
  <w:comment w:initials="CM" w:author="Corné Muilwijk" w:date="2025-10-06T16:42:00Z" w:id="172">
    <w:p w:rsidR="00A42304" w:rsidRDefault="00000000" w14:paraId="6E0C0456" w14:textId="1F750841">
      <w:pPr>
        <w:pStyle w:val="CommentText"/>
      </w:pPr>
      <w:r>
        <w:rPr>
          <w:rStyle w:val="CommentReference"/>
        </w:rPr>
        <w:annotationRef/>
      </w:r>
      <w:r w:rsidRPr="3F2C8D9B">
        <w:t>RCC?</w:t>
      </w:r>
    </w:p>
  </w:comment>
  <w:comment w:initials="AB" w:author="Ahmed Benboubker" w:date="2026-02-19T10:18:00Z" w:id="183">
    <w:p w:rsidR="00227DD3" w:rsidRDefault="00000000" w14:paraId="669CDE58" w14:textId="1C2BF3AB">
      <w:pPr>
        <w:pStyle w:val="CommentText"/>
      </w:pPr>
      <w:r>
        <w:rPr>
          <w:rStyle w:val="CommentReference"/>
        </w:rPr>
        <w:annotationRef/>
      </w:r>
      <w:r w:rsidRPr="421F59A5">
        <w:t>Would this still be relevant when ultimate replacement strategy is IDCCa DFP and not DA?</w:t>
      </w:r>
    </w:p>
  </w:comment>
  <w:comment w:initials="CM" w:author="Corné Muilwijk" w:date="2025-11-20T15:22:00Z" w:id="298">
    <w:p w:rsidR="00A42304" w:rsidRDefault="00000000" w14:paraId="03CA3FC8" w14:textId="742D2EBE">
      <w:pPr>
        <w:pStyle w:val="CommentText"/>
      </w:pPr>
      <w:r>
        <w:rPr>
          <w:rStyle w:val="CommentReference"/>
        </w:rPr>
        <w:annotationRef/>
      </w:r>
      <w:r w:rsidRPr="135E714F">
        <w:t>ECs for Virtual Hubs, IVA, ATC upper limit appears to be RCC tasks here, but they shouldn't?</w:t>
      </w:r>
    </w:p>
  </w:comment>
  <w:comment w:initials="CM" w:author="Corné Muilwijk" w:date="2025-10-23T16:55:00Z" w:id="301">
    <w:p w:rsidR="00A42304" w:rsidRDefault="00000000" w14:paraId="49DB4950" w14:textId="4CF3F805">
      <w:pPr>
        <w:pStyle w:val="CommentText"/>
      </w:pPr>
      <w:r>
        <w:rPr>
          <w:rStyle w:val="CommentReference"/>
        </w:rPr>
        <w:annotationRef/>
      </w:r>
      <w:r w:rsidRPr="448D0D97">
        <w:t>Is this the same step as "Business Inputs" as shown in the diagram above?</w:t>
      </w:r>
    </w:p>
  </w:comment>
  <w:comment w:initials="MK" w:author="Moritz Körner" w:date="2026-02-28T12:12:00Z" w:id="302">
    <w:p w:rsidR="006A5E76" w:rsidP="006A5E76" w:rsidRDefault="006A5E76" w14:paraId="3EA2200E" w14:textId="77777777">
      <w:r>
        <w:rPr>
          <w:rStyle w:val="CommentReference"/>
        </w:rPr>
        <w:annotationRef/>
      </w:r>
      <w:r>
        <w:t xml:space="preserve">Yes </w:t>
      </w:r>
    </w:p>
  </w:comment>
  <w:comment w:initials="MK" w:author="Moritz Körner" w:date="2025-08-16T11:56:00Z" w:id="332">
    <w:p w:rsidR="00244C40" w:rsidP="00244C40" w:rsidRDefault="00244C40" w14:paraId="7105D0EE" w14:textId="5A7FBA46">
      <w:pPr>
        <w:pStyle w:val="CommentText"/>
      </w:pPr>
      <w:r>
        <w:rPr>
          <w:rStyle w:val="CommentReference"/>
        </w:rPr>
        <w:annotationRef/>
      </w:r>
      <w:r w:rsidRPr="49B3494A">
        <w:t>During //run not available</w:t>
      </w:r>
    </w:p>
  </w:comment>
  <w:comment w:initials="MK" w:author="Moritz Körner" w:date="2025-06-09T02:25:00Z" w:id="341">
    <w:p w:rsidR="00244C40" w:rsidP="00244C40" w:rsidRDefault="00244C40" w14:paraId="3E42F2BC" w14:textId="4C5A9D01">
      <w:pPr>
        <w:pStyle w:val="CommentText"/>
      </w:pPr>
      <w:r>
        <w:rPr>
          <w:rStyle w:val="CommentReference"/>
        </w:rPr>
        <w:annotationRef/>
      </w:r>
      <w:r w:rsidRPr="728EA938">
        <w:t>UMM not applicable during //run</w:t>
      </w:r>
    </w:p>
  </w:comment>
  <w:comment w:initials="MK" w:author="Moritz Körner" w:date="2025-06-09T02:13:00Z" w:id="343">
    <w:p w:rsidR="00244C40" w:rsidP="00244C40" w:rsidRDefault="00244C40" w14:paraId="2966EEDD" w14:textId="77777777">
      <w:pPr>
        <w:pStyle w:val="CommentText"/>
      </w:pPr>
      <w:r>
        <w:rPr>
          <w:rStyle w:val="CommentReference"/>
        </w:rPr>
        <w:annotationRef/>
      </w:r>
      <w:r w:rsidRPr="6A17AF3B">
        <w:t>Not applicable during //run</w:t>
      </w:r>
    </w:p>
  </w:comment>
  <w:comment w:initials="MK" w:author="Moritz Körner" w:date="2026-03-01T08:17:00Z" w:id="344">
    <w:p w:rsidR="006F3215" w:rsidP="006F3215" w:rsidRDefault="006F3215" w14:paraId="24B584AE" w14:textId="77777777">
      <w:r>
        <w:rPr>
          <w:rStyle w:val="CommentReference"/>
        </w:rPr>
        <w:annotationRef/>
      </w:r>
      <w:r>
        <w:t>Not applicable during //run</w:t>
      </w:r>
    </w:p>
  </w:comment>
  <w:comment w:initials="MK" w:author="Moritz Körner" w:date="2025-06-09T02:13:00Z" w:id="345">
    <w:p w:rsidR="006F3215" w:rsidP="00244C40" w:rsidRDefault="006F3215" w14:paraId="6CE66295" w14:textId="77777777">
      <w:pPr>
        <w:pStyle w:val="CommentText"/>
      </w:pPr>
      <w:r>
        <w:rPr>
          <w:rStyle w:val="CommentReference"/>
        </w:rPr>
        <w:annotationRef/>
      </w:r>
      <w:r w:rsidRPr="2DD07AFD">
        <w:t>UMM not applicable during //run</w:t>
      </w:r>
    </w:p>
  </w:comment>
  <w:comment w:initials="MK" w:author="Moritz Körner" w:date="2025-06-09T02:14:00Z" w:id="346">
    <w:p w:rsidR="006F3215" w:rsidP="00244C40" w:rsidRDefault="006F3215" w14:paraId="5D60E736" w14:textId="77777777">
      <w:pPr>
        <w:pStyle w:val="CommentText"/>
      </w:pPr>
      <w:r>
        <w:rPr>
          <w:rStyle w:val="CommentReference"/>
        </w:rPr>
        <w:annotationRef/>
      </w:r>
      <w:r w:rsidRPr="540BCB14">
        <w:t>Not applicable during //run</w:t>
      </w:r>
    </w:p>
  </w:comment>
  <w:comment w:initials="MK" w:author="Moritz Körner" w:date="2025-06-09T02:15:00Z" w:id="347">
    <w:p w:rsidR="006F3215" w:rsidP="00244C40" w:rsidRDefault="006F3215" w14:paraId="6992F0D6" w14:textId="77777777">
      <w:pPr>
        <w:pStyle w:val="CommentText"/>
      </w:pPr>
      <w:r>
        <w:rPr>
          <w:rStyle w:val="CommentReference"/>
        </w:rPr>
        <w:annotationRef/>
      </w:r>
      <w:r w:rsidRPr="10877A55">
        <w:t>Not applicable during //run</w:t>
      </w:r>
    </w:p>
  </w:comment>
  <w:comment w:initials="MK" w:author="Moritz Körner" w:date="2025-06-09T02:16:00Z" w:id="354">
    <w:p w:rsidR="00244C40" w:rsidP="00244C40" w:rsidRDefault="00244C40" w14:paraId="53CB2909" w14:textId="77777777">
      <w:pPr>
        <w:pStyle w:val="CommentText"/>
      </w:pPr>
      <w:r>
        <w:rPr>
          <w:rStyle w:val="CommentReference"/>
        </w:rPr>
        <w:annotationRef/>
      </w:r>
      <w:r w:rsidRPr="41EA6305">
        <w:t>UMM not applicable during //run</w:t>
      </w:r>
    </w:p>
  </w:comment>
  <w:comment xmlns:w="http://schemas.openxmlformats.org/wordprocessingml/2006/main" w:initials="MK" w:author="Moritz Körner" w:date="2026-03-29T17:20:23" w:id="1347904013">
    <w:p xmlns:w14="http://schemas.microsoft.com/office/word/2010/wordml" xmlns:w="http://schemas.openxmlformats.org/wordprocessingml/2006/main" w:rsidR="1DD3F115" w:rsidRDefault="5679EE1E" w14:paraId="2EFF14D8" w14:textId="76B39EA4">
      <w:pPr>
        <w:pStyle w:val="CommentText"/>
      </w:pPr>
      <w:r>
        <w:rPr>
          <w:rStyle w:val="CommentReference"/>
        </w:rPr>
        <w:annotationRef/>
      </w:r>
      <w:r w:rsidRPr="5F6C9C1D" w:rsidR="43943995">
        <w:t xml:space="preserve">Adaptation as still inputs are coming from DACC. Missed in 4.2 update. </w:t>
      </w:r>
    </w:p>
  </w:comment>
  <w:comment xmlns:w="http://schemas.openxmlformats.org/wordprocessingml/2006/main" w:initials="MK" w:author="Moritz Körner" w:date="2026-03-29T17:20:37" w:id="1746214563">
    <w:p xmlns:w14="http://schemas.microsoft.com/office/word/2010/wordml" xmlns:w="http://schemas.openxmlformats.org/wordprocessingml/2006/main" w:rsidR="650DB2B1" w:rsidRDefault="533D47B7" w14:paraId="45A3E895" w14:textId="6E89ABB2">
      <w:pPr>
        <w:pStyle w:val="CommentText"/>
      </w:pPr>
      <w:r>
        <w:rPr>
          <w:rStyle w:val="CommentReference"/>
        </w:rPr>
        <w:annotationRef/>
      </w:r>
      <w:r w:rsidRPr="6DC2BCAF" w:rsidR="5AC57C9A">
        <w:t>Applies also on following processes</w:t>
      </w:r>
    </w:p>
  </w:comment>
  <w:comment xmlns:w="http://schemas.openxmlformats.org/wordprocessingml/2006/main" w:initials="MK" w:author="Moritz Körner" w:date="2026-04-03T15:45:03" w:id="1436233147">
    <w:p xmlns:w14="http://schemas.microsoft.com/office/word/2010/wordml" xmlns:w="http://schemas.openxmlformats.org/wordprocessingml/2006/main" w:rsidR="4A603DCD" w:rsidRDefault="77F964CF" w14:paraId="4F62CA5F" w14:textId="3AE7E344">
      <w:pPr>
        <w:pStyle w:val="CommentText"/>
      </w:pPr>
      <w:r>
        <w:rPr>
          <w:rStyle w:val="CommentReference"/>
        </w:rPr>
        <w:annotationRef/>
      </w:r>
      <w:r w:rsidRPr="245DE4B2" w:rsidR="05A79332">
        <w:t>correction</w:t>
      </w:r>
    </w:p>
  </w:comment>
  <w:comment xmlns:w="http://schemas.openxmlformats.org/wordprocessingml/2006/main" w:initials="MK" w:author="Moritz Körner" w:date="2026-04-16T13:04:08" w:id="298692299">
    <w:p xmlns:w14="http://schemas.microsoft.com/office/word/2010/wordml" xmlns:w="http://schemas.openxmlformats.org/wordprocessingml/2006/main" w:rsidR="3F1FC183" w:rsidRDefault="7F9A8D76" w14:paraId="2714471E" w14:textId="02EDB771">
      <w:pPr>
        <w:pStyle w:val="CommentText"/>
      </w:pPr>
      <w:r>
        <w:rPr>
          <w:rStyle w:val="CommentReference"/>
        </w:rPr>
        <w:annotationRef/>
      </w:r>
      <w:r w:rsidRPr="59F25471" w:rsidR="2219F73A">
        <w:t>Adding UMM for clarification</w:t>
      </w:r>
    </w:p>
  </w:comment>
  <w:comment xmlns:w="http://schemas.openxmlformats.org/wordprocessingml/2006/main" w:initials="MK" w:author="Moritz Körner" w:date="2026-04-16T13:04:22" w:id="45109940">
    <w:p xmlns:w14="http://schemas.microsoft.com/office/word/2010/wordml" xmlns:w="http://schemas.openxmlformats.org/wordprocessingml/2006/main" w:rsidR="3E87994B" w:rsidRDefault="44ABD15C" w14:paraId="084D2D9B" w14:textId="4E1FAB86">
      <w:pPr>
        <w:pStyle w:val="CommentText"/>
      </w:pPr>
      <w:r>
        <w:rPr>
          <w:rStyle w:val="CommentReference"/>
        </w:rPr>
        <w:annotationRef/>
      </w:r>
      <w:r w:rsidRPr="2C64CC1A" w:rsidR="7DFBD1F3">
        <w:t>To be applied also on all other processes</w:t>
      </w:r>
    </w:p>
  </w:comment>
</w:comments>
</file>

<file path=word/commentsExtended.xml><?xml version="1.0" encoding="utf-8"?>
<w15:commentsEx xmlns:mc="http://schemas.openxmlformats.org/markup-compatibility/2006" xmlns:w15="http://schemas.microsoft.com/office/word/2012/wordml" mc:Ignorable="w15">
  <w15:commentEx w15:done="1" w15:paraId="70AD28DB"/>
  <w15:commentEx w15:done="1" w15:paraId="46BE87B4" w15:paraIdParent="70AD28DB"/>
  <w15:commentEx w15:done="1" w15:paraId="5F842846"/>
  <w15:commentEx w15:done="0" w15:paraId="651D7AE1"/>
  <w15:commentEx w15:done="0" w15:paraId="17FBA5E2" w15:paraIdParent="651D7AE1"/>
  <w15:commentEx w15:done="1" w15:paraId="31BCB8C1"/>
  <w15:commentEx w15:done="1" w15:paraId="7E9CB1B8" w15:paraIdParent="31BCB8C1"/>
  <w15:commentEx w15:done="1" w15:paraId="4B970978"/>
  <w15:commentEx w15:done="1" w15:paraId="705FC4B1"/>
  <w15:commentEx w15:done="1" w15:paraId="34F33AED"/>
  <w15:commentEx w15:done="1" w15:paraId="6E0C0456"/>
  <w15:commentEx w15:done="1" w15:paraId="669CDE58"/>
  <w15:commentEx w15:done="0" w15:paraId="03CA3FC8"/>
  <w15:commentEx w15:done="0" w15:paraId="49DB4950"/>
  <w15:commentEx w15:done="0" w15:paraId="3EA2200E" w15:paraIdParent="49DB4950"/>
  <w15:commentEx w15:done="0" w15:paraId="7105D0EE"/>
  <w15:commentEx w15:done="0" w15:paraId="3E42F2BC"/>
  <w15:commentEx w15:done="0" w15:paraId="2966EEDD"/>
  <w15:commentEx w15:done="0" w15:paraId="24B584AE"/>
  <w15:commentEx w15:done="0" w15:paraId="6CE66295"/>
  <w15:commentEx w15:done="0" w15:paraId="5D60E736"/>
  <w15:commentEx w15:done="0" w15:paraId="6992F0D6"/>
  <w15:commentEx w15:done="0" w15:paraId="53CB2909"/>
  <w15:commentEx w15:done="0" w15:paraId="2EFF14D8"/>
  <w15:commentEx w15:done="0" w15:paraId="45A3E895" w15:paraIdParent="2EFF14D8"/>
  <w15:commentEx w15:done="0" w15:paraId="4F62CA5F"/>
  <w15:commentEx w15:done="0" w15:paraId="2714471E"/>
  <w15:commentEx w15:done="0" w15:paraId="084D2D9B" w15:paraIdParent="2714471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34CFDDD" w16cex:dateUtc="2025-07-24T15:08:00Z"/>
  <w16cex:commentExtensible w16cex:durableId="07D4BCC3" w16cex:dateUtc="2026-02-09T12:11:00Z"/>
  <w16cex:commentExtensible w16cex:durableId="77CEC24A" w16cex:dateUtc="2026-02-10T09:42:00Z"/>
  <w16cex:commentExtensible w16cex:durableId="7306A34F" w16cex:dateUtc="2026-02-24T19:27:00Z"/>
  <w16cex:commentExtensible w16cex:durableId="5755F75B" w16cex:dateUtc="2026-03-11T09:38:00Z"/>
  <w16cex:commentExtensible w16cex:durableId="675304A5" w16cex:dateUtc="2025-10-07T09:39:00Z"/>
  <w16cex:commentExtensible w16cex:durableId="113E69A8" w16cex:dateUtc="2025-11-20T17:35:00Z"/>
  <w16cex:commentExtensible w16cex:durableId="7A25FB74" w16cex:dateUtc="2026-02-09T13:42:00Z"/>
  <w16cex:commentExtensible w16cex:durableId="6DAA21A1" w16cex:dateUtc="2025-10-06T15:42:00Z"/>
  <w16cex:commentExtensible w16cex:durableId="74C66E74" w16cex:dateUtc="2025-10-06T15:41:00Z"/>
  <w16cex:commentExtensible w16cex:durableId="1C7F1968" w16cex:dateUtc="2025-10-06T15:42:00Z"/>
  <w16cex:commentExtensible w16cex:durableId="7EF995FB" w16cex:dateUtc="2026-02-19T09:18:00Z"/>
  <w16cex:commentExtensible w16cex:durableId="378B9837" w16cex:dateUtc="2025-11-20T15:22:00Z"/>
  <w16cex:commentExtensible w16cex:durableId="461DEF6C" w16cex:dateUtc="2025-10-23T15:55:00Z"/>
  <w16cex:commentExtensible w16cex:durableId="31E7CDC4" w16cex:dateUtc="2026-02-28T11:12:00Z"/>
  <w16cex:commentExtensible w16cex:durableId="754451DB" w16cex:dateUtc="2025-08-16T09:56:00Z"/>
  <w16cex:commentExtensible w16cex:durableId="555D9924" w16cex:dateUtc="2025-06-09T00:25:00Z"/>
  <w16cex:commentExtensible w16cex:durableId="1B9FFC33" w16cex:dateUtc="2025-06-09T00:13:00Z"/>
  <w16cex:commentExtensible w16cex:durableId="3D3B8E32" w16cex:dateUtc="2026-03-01T07:17:00Z"/>
  <w16cex:commentExtensible w16cex:durableId="3BFFFA2A" w16cex:dateUtc="2025-06-09T00:13:00Z"/>
  <w16cex:commentExtensible w16cex:durableId="182B1A9C" w16cex:dateUtc="2025-06-09T00:14:00Z"/>
  <w16cex:commentExtensible w16cex:durableId="2ECF9E39" w16cex:dateUtc="2025-06-09T00:15:00Z"/>
  <w16cex:commentExtensible w16cex:durableId="6CC2AA1C" w16cex:dateUtc="2025-06-09T00:16:00Z"/>
  <w16cex:commentExtensible w16cex:durableId="79AB616D" w16cex:dateUtc="2026-03-29T15:20:23.884Z"/>
  <w16cex:commentExtensible w16cex:durableId="5552B2FC" w16cex:dateUtc="2026-03-29T15:20:37.486Z"/>
  <w16cex:commentExtensible w16cex:durableId="7BA17157" w16cex:dateUtc="2026-04-03T13:45:03.805Z"/>
  <w16cex:commentExtensible w16cex:durableId="6223C82A" w16cex:dateUtc="2026-04-16T11:04:08.575Z"/>
  <w16cex:commentExtensible w16cex:durableId="21D9B252" w16cex:dateUtc="2026-04-16T11:04:22.954Z"/>
</w16cex:commentsExtensible>
</file>

<file path=word/commentsIds.xml><?xml version="1.0" encoding="utf-8"?>
<w16cid:commentsIds xmlns:mc="http://schemas.openxmlformats.org/markup-compatibility/2006" xmlns:w16cid="http://schemas.microsoft.com/office/word/2016/wordml/cid" mc:Ignorable="w16cid">
  <w16cid:commentId w16cid:paraId="70AD28DB" w16cid:durableId="034CFDDD"/>
  <w16cid:commentId w16cid:paraId="46BE87B4" w16cid:durableId="07D4BCC3"/>
  <w16cid:commentId w16cid:paraId="5F842846" w16cid:durableId="77CEC24A"/>
  <w16cid:commentId w16cid:paraId="651D7AE1" w16cid:durableId="7306A34F"/>
  <w16cid:commentId w16cid:paraId="17FBA5E2" w16cid:durableId="5755F75B"/>
  <w16cid:commentId w16cid:paraId="31BCB8C1" w16cid:durableId="675304A5"/>
  <w16cid:commentId w16cid:paraId="7E9CB1B8" w16cid:durableId="113E69A8"/>
  <w16cid:commentId w16cid:paraId="4B970978" w16cid:durableId="7A25FB74"/>
  <w16cid:commentId w16cid:paraId="705FC4B1" w16cid:durableId="6DAA21A1"/>
  <w16cid:commentId w16cid:paraId="34F33AED" w16cid:durableId="74C66E74"/>
  <w16cid:commentId w16cid:paraId="6E0C0456" w16cid:durableId="1C7F1968"/>
  <w16cid:commentId w16cid:paraId="669CDE58" w16cid:durableId="7EF995FB"/>
  <w16cid:commentId w16cid:paraId="03CA3FC8" w16cid:durableId="378B9837"/>
  <w16cid:commentId w16cid:paraId="49DB4950" w16cid:durableId="461DEF6C"/>
  <w16cid:commentId w16cid:paraId="3EA2200E" w16cid:durableId="31E7CDC4"/>
  <w16cid:commentId w16cid:paraId="7105D0EE" w16cid:durableId="754451DB"/>
  <w16cid:commentId w16cid:paraId="3E42F2BC" w16cid:durableId="555D9924"/>
  <w16cid:commentId w16cid:paraId="2966EEDD" w16cid:durableId="1B9FFC33"/>
  <w16cid:commentId w16cid:paraId="24B584AE" w16cid:durableId="3D3B8E32"/>
  <w16cid:commentId w16cid:paraId="6CE66295" w16cid:durableId="3BFFFA2A"/>
  <w16cid:commentId w16cid:paraId="5D60E736" w16cid:durableId="182B1A9C"/>
  <w16cid:commentId w16cid:paraId="6992F0D6" w16cid:durableId="2ECF9E39"/>
  <w16cid:commentId w16cid:paraId="53CB2909" w16cid:durableId="6CC2AA1C"/>
  <w16cid:commentId w16cid:paraId="2EFF14D8" w16cid:durableId="79AB616D"/>
  <w16cid:commentId w16cid:paraId="45A3E895" w16cid:durableId="5552B2FC"/>
  <w16cid:commentId w16cid:paraId="4F62CA5F" w16cid:durableId="7BA17157"/>
  <w16cid:commentId w16cid:paraId="2714471E" w16cid:durableId="6223C82A"/>
  <w16cid:commentId w16cid:paraId="084D2D9B" w16cid:durableId="21D9B2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0ABD" w:rsidP="00B7680D" w:rsidRDefault="00980ABD" w14:paraId="22A7F54D" w14:textId="77777777">
      <w:pPr>
        <w:spacing w:line="240" w:lineRule="auto"/>
      </w:pPr>
      <w:r>
        <w:separator/>
      </w:r>
    </w:p>
    <w:p w:rsidR="00980ABD" w:rsidRDefault="00980ABD" w14:paraId="207A5275" w14:textId="77777777"/>
  </w:endnote>
  <w:endnote w:type="continuationSeparator" w:id="0">
    <w:p w:rsidR="00980ABD" w:rsidP="00B7680D" w:rsidRDefault="00980ABD" w14:paraId="7027ECF9" w14:textId="77777777">
      <w:pPr>
        <w:spacing w:line="240" w:lineRule="auto"/>
      </w:pPr>
      <w:r>
        <w:continuationSeparator/>
      </w:r>
    </w:p>
    <w:p w:rsidR="00980ABD" w:rsidRDefault="00980ABD" w14:paraId="46BAF1FC" w14:textId="77777777"/>
  </w:endnote>
  <w:endnote w:type="continuationNotice" w:id="1">
    <w:p w:rsidR="00980ABD" w:rsidRDefault="00980ABD" w14:paraId="5C38E15C" w14:textId="77777777">
      <w:pPr>
        <w:spacing w:line="240" w:lineRule="auto"/>
      </w:pPr>
    </w:p>
    <w:p w:rsidR="00980ABD" w:rsidRDefault="00980ABD" w14:paraId="0D2A649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2B1F" w:rsidRDefault="004E2B1F" w14:paraId="1D61BD22" w14:textId="77777777">
    <w:pPr>
      <w:pStyle w:val="Footer"/>
    </w:pPr>
  </w:p>
  <w:p w:rsidR="004E2B1F" w:rsidRDefault="004E2B1F" w14:paraId="4567881E" w14:textId="77777777"/>
  <w:p w:rsidR="00D55E94" w:rsidRDefault="00D55E94" w14:paraId="6242F3FA"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2B1F" w:rsidP="00B917C5" w:rsidRDefault="004E2B1F" w14:paraId="3CEB6C76" w14:textId="2D0D5A83">
    <w:pPr>
      <w:pStyle w:val="Footer"/>
    </w:pPr>
    <w:r w:rsidRPr="00727CF7">
      <w:t xml:space="preserve">Page </w:t>
    </w:r>
    <w:r w:rsidRPr="00727CF7">
      <w:fldChar w:fldCharType="begin"/>
    </w:r>
    <w:r w:rsidRPr="00727CF7">
      <w:instrText>PAGE   \* MERGEFORMAT</w:instrText>
    </w:r>
    <w:r w:rsidRPr="00727CF7">
      <w:fldChar w:fldCharType="separate"/>
    </w:r>
    <w:r w:rsidR="0020465C">
      <w:rPr>
        <w:noProof/>
      </w:rPr>
      <w:t>2</w:t>
    </w:r>
    <w:r w:rsidRPr="00727CF7">
      <w:fldChar w:fldCharType="end"/>
    </w:r>
    <w:r w:rsidRPr="00727CF7">
      <w:t xml:space="preserve"> of </w:t>
    </w:r>
    <w:r w:rsidRPr="00727CF7">
      <w:fldChar w:fldCharType="begin"/>
    </w:r>
    <w:r w:rsidRPr="00727CF7">
      <w:instrText xml:space="preserve"> NUMPAGES </w:instrText>
    </w:r>
    <w:r w:rsidRPr="00727CF7">
      <w:fldChar w:fldCharType="separate"/>
    </w:r>
    <w:r w:rsidR="0020465C">
      <w:rPr>
        <w:noProof/>
      </w:rPr>
      <w:t>4</w:t>
    </w:r>
    <w:r w:rsidRPr="00727CF7">
      <w:fldChar w:fldCharType="end"/>
    </w:r>
  </w:p>
  <w:p w:rsidR="00D55E94" w:rsidRDefault="00D55E94" w14:paraId="15E1904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2B1F" w:rsidP="00727CF7" w:rsidRDefault="00740DB7" w14:paraId="67EAC6AC" w14:textId="3907F334">
    <w:pPr>
      <w:pStyle w:val="Footer"/>
    </w:pPr>
    <w:r>
      <w:t>March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0ABD" w:rsidP="00B7680D" w:rsidRDefault="00980ABD" w14:paraId="22E5E58A" w14:textId="77777777">
      <w:pPr>
        <w:spacing w:line="240" w:lineRule="auto"/>
      </w:pPr>
      <w:r>
        <w:separator/>
      </w:r>
    </w:p>
    <w:p w:rsidR="00980ABD" w:rsidRDefault="00980ABD" w14:paraId="68A393CE" w14:textId="77777777"/>
  </w:footnote>
  <w:footnote w:type="continuationSeparator" w:id="0">
    <w:p w:rsidR="00980ABD" w:rsidP="00B7680D" w:rsidRDefault="00980ABD" w14:paraId="144A739D" w14:textId="77777777">
      <w:pPr>
        <w:spacing w:line="240" w:lineRule="auto"/>
      </w:pPr>
      <w:r>
        <w:continuationSeparator/>
      </w:r>
    </w:p>
    <w:p w:rsidR="00980ABD" w:rsidRDefault="00980ABD" w14:paraId="0741FBE5" w14:textId="77777777"/>
  </w:footnote>
  <w:footnote w:type="continuationNotice" w:id="1">
    <w:p w:rsidR="00980ABD" w:rsidRDefault="00980ABD" w14:paraId="24E16DEE" w14:textId="77777777">
      <w:pPr>
        <w:spacing w:line="240" w:lineRule="auto"/>
      </w:pPr>
    </w:p>
    <w:p w:rsidR="00980ABD" w:rsidRDefault="00980ABD" w14:paraId="77431BF3" w14:textId="77777777"/>
  </w:footnote>
  <w:footnote w:id="2">
    <w:p w:rsidRPr="005E3B83" w:rsidR="005E3B83" w:rsidP="005E3B83" w:rsidRDefault="005E3B83" w14:paraId="7A7F63D6" w14:textId="77777777">
      <w:r w:rsidRPr="00AC42F5">
        <w:rPr>
          <w:vertAlign w:val="superscript"/>
        </w:rPr>
        <w:footnoteRef/>
      </w:r>
      <w:r w:rsidRPr="00AC42F5">
        <w:rPr>
          <w:vertAlign w:val="superscript"/>
        </w:rPr>
        <w:t xml:space="preserve"> </w:t>
      </w:r>
      <w:r w:rsidRPr="005E3B83">
        <w:t>XBID or alternative called SIDC (Single Intraday Coupling) platform</w:t>
      </w:r>
    </w:p>
  </w:footnote>
  <w:footnote w:id="3">
    <w:p w:rsidRPr="005E3B83" w:rsidR="0028296F" w:rsidP="0028296F" w:rsidRDefault="0028296F" w14:paraId="34C71B16" w14:textId="77777777">
      <w:r w:rsidRPr="00D219F4">
        <w:rPr>
          <w:vertAlign w:val="superscript"/>
        </w:rPr>
        <w:footnoteRef/>
      </w:r>
      <w:r w:rsidRPr="005E3B83">
        <w:t xml:space="preserve"> as listed in the operational contact list</w:t>
      </w:r>
    </w:p>
  </w:footnote>
  <w:footnote w:id="4">
    <w:p w:rsidRPr="005E3B83" w:rsidR="001D1D26" w:rsidP="001D1D26" w:rsidRDefault="001D1D26" w14:paraId="620FEE7F" w14:textId="77777777">
      <w:r w:rsidRPr="00D32D3F">
        <w:rPr>
          <w:vertAlign w:val="superscript"/>
        </w:rPr>
        <w:footnoteRef/>
      </w:r>
      <w:r w:rsidRPr="00D32D3F">
        <w:rPr>
          <w:vertAlign w:val="superscript"/>
        </w:rPr>
        <w:t xml:space="preserve"> </w:t>
      </w:r>
      <w:r w:rsidRPr="005E3B83">
        <w:t>as listed in the operational contact list</w:t>
      </w:r>
    </w:p>
  </w:footnote>
  <w:footnote w:id="5">
    <w:p w:rsidRPr="005E3B83" w:rsidR="009C2AE7" w:rsidP="009C2AE7" w:rsidRDefault="009C2AE7" w14:paraId="3E5695FD" w14:textId="77777777">
      <w:r w:rsidRPr="00D32D3F">
        <w:rPr>
          <w:vertAlign w:val="superscript"/>
        </w:rPr>
        <w:footnoteRef/>
      </w:r>
      <w:r w:rsidRPr="00D32D3F">
        <w:rPr>
          <w:vertAlign w:val="superscript"/>
        </w:rPr>
        <w:t xml:space="preserve"> </w:t>
      </w:r>
      <w:r w:rsidRPr="005E3B83">
        <w:t>as listed in the operational contact list</w:t>
      </w:r>
    </w:p>
  </w:footnote>
  <w:footnote w:id="6">
    <w:p w:rsidRPr="005E3B83" w:rsidR="005E3B83" w:rsidP="005E3B83" w:rsidRDefault="005E3B83" w14:paraId="7D54B06A" w14:textId="77777777">
      <w:r w:rsidRPr="00D32D3F">
        <w:rPr>
          <w:vertAlign w:val="superscript"/>
        </w:rPr>
        <w:footnoteRef/>
      </w:r>
      <w:r w:rsidRPr="005E3B83">
        <w:t xml:space="preserve"> as listed in the operational contact list</w:t>
      </w:r>
    </w:p>
  </w:footnote>
  <w:footnote w:id="7">
    <w:p w:rsidRPr="005E3B83" w:rsidR="005E3B83" w:rsidP="005E3B83" w:rsidRDefault="005E3B83" w14:paraId="3500D7CE" w14:textId="77777777">
      <w:r w:rsidRPr="00C36970">
        <w:rPr>
          <w:vertAlign w:val="superscript"/>
        </w:rPr>
        <w:footnoteRef/>
      </w:r>
      <w:r w:rsidRPr="00C36970">
        <w:rPr>
          <w:vertAlign w:val="superscript"/>
        </w:rPr>
        <w:t xml:space="preserve"> </w:t>
      </w:r>
      <w:r w:rsidRPr="005E3B83">
        <w:t>as listed in the operational contact list</w:t>
      </w:r>
    </w:p>
  </w:footnote>
  <w:footnote w:id="8">
    <w:p w:rsidRPr="005E3B83" w:rsidR="00EE712D" w:rsidP="005E3B83" w:rsidRDefault="00EE712D" w14:paraId="7C63D911" w14:textId="77777777">
      <w:r w:rsidRPr="00C36970">
        <w:rPr>
          <w:vertAlign w:val="superscript"/>
        </w:rPr>
        <w:footnoteRef/>
      </w:r>
      <w:r w:rsidRPr="005E3B83">
        <w:t xml:space="preserve"> External constraints including ALEGRO can be updated throughout the running process instance all the time, this is not solely linked to final ID ATC extraction process step. </w:t>
      </w:r>
    </w:p>
  </w:footnote>
  <w:footnote w:id="9">
    <w:p w:rsidRPr="005E3B83" w:rsidR="005E3B83" w:rsidP="005E3B83" w:rsidRDefault="005E3B83" w14:paraId="1D8B5C36" w14:textId="77777777">
      <w:r w:rsidRPr="007B171A">
        <w:rPr>
          <w:vertAlign w:val="superscript"/>
        </w:rPr>
        <w:footnoteRef/>
      </w:r>
      <w:r w:rsidRPr="005E3B83">
        <w:t xml:space="preserve"> as listed in the operational contact list</w:t>
      </w:r>
    </w:p>
  </w:footnote>
  <w:footnote w:id="10">
    <w:p w:rsidRPr="005E3B83" w:rsidR="005E3B83" w:rsidP="005E3B83" w:rsidRDefault="005E3B83" w14:paraId="065D40FD" w14:textId="77777777">
      <w:r w:rsidRPr="002E3FE1">
        <w:rPr>
          <w:vertAlign w:val="superscript"/>
        </w:rPr>
        <w:footnoteRef/>
      </w:r>
      <w:r w:rsidRPr="002E3FE1">
        <w:rPr>
          <w:vertAlign w:val="superscript"/>
        </w:rPr>
        <w:t xml:space="preserve"> </w:t>
      </w:r>
      <w:r w:rsidRPr="005E3B83">
        <w:t>as listed in the operational contact list</w:t>
      </w:r>
    </w:p>
  </w:footnote>
  <w:footnote w:id="11">
    <w:p w:rsidRPr="005E3B83" w:rsidR="005E3B83" w:rsidP="005E3B83" w:rsidRDefault="005E3B83" w14:paraId="152815E0" w14:textId="3D06CDD0">
      <w:r w:rsidRPr="00773A81">
        <w:rPr>
          <w:vertAlign w:val="superscript"/>
        </w:rPr>
        <w:footnoteRef/>
      </w:r>
      <w:r w:rsidRPr="00773A81">
        <w:rPr>
          <w:vertAlign w:val="superscript"/>
        </w:rPr>
        <w:t xml:space="preserve"> </w:t>
      </w:r>
      <w:r w:rsidR="00773A81">
        <w:t>Therefore</w:t>
      </w:r>
      <w:r w:rsidR="001B13ED">
        <w:t>,</w:t>
      </w:r>
      <w:r w:rsidR="00773A81">
        <w:t xml:space="preserve"> only applicable as of IDA go-live</w:t>
      </w:r>
      <w:r w:rsidRPr="005E3B8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2B1F" w:rsidRDefault="004E2B1F" w14:paraId="278994EA" w14:textId="77777777">
    <w:pPr>
      <w:pStyle w:val="Header"/>
    </w:pPr>
  </w:p>
  <w:p w:rsidR="004E2B1F" w:rsidRDefault="004E2B1F" w14:paraId="22893CD6" w14:textId="77777777"/>
  <w:p w:rsidR="00D55E94" w:rsidRDefault="00D55E94" w14:paraId="49FFA2A0"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756BF1" w:rsidR="00544905" w:rsidP="00544905" w:rsidRDefault="002B27D1" w14:paraId="44E187F7" w14:textId="60D4E95B">
    <w:pPr>
      <w:pStyle w:val="Header"/>
    </w:pPr>
    <w:r>
      <w:rPr>
        <w:noProof/>
      </w:rPr>
      <w:drawing>
        <wp:inline distT="0" distB="0" distL="0" distR="0" wp14:anchorId="630929C3" wp14:editId="6FC22025">
          <wp:extent cx="5904230" cy="497772"/>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aderCORE.jpg"/>
                  <pic:cNvPicPr/>
                </pic:nvPicPr>
                <pic:blipFill>
                  <a:blip r:embed="rId1"/>
                  <a:stretch>
                    <a:fillRect/>
                  </a:stretch>
                </pic:blipFill>
                <pic:spPr>
                  <a:xfrm>
                    <a:off x="0" y="0"/>
                    <a:ext cx="5904230" cy="497772"/>
                  </a:xfrm>
                  <a:prstGeom prst="rect">
                    <a:avLst/>
                  </a:prstGeom>
                </pic:spPr>
              </pic:pic>
            </a:graphicData>
          </a:graphic>
        </wp:inline>
      </w:drawing>
    </w:r>
  </w:p>
  <w:p w:rsidRPr="00544905" w:rsidR="004E2B1F" w:rsidP="00544905" w:rsidRDefault="004E2B1F" w14:paraId="16298C96" w14:textId="1B166305">
    <w:pPr>
      <w:pStyle w:val="Header"/>
    </w:pPr>
  </w:p>
  <w:p w:rsidR="00D55E94" w:rsidRDefault="00D55E94" w14:paraId="42F0EA6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2B27D1" w:rsidR="00544905" w:rsidP="00544905" w:rsidRDefault="000A4806" w14:paraId="09B5A29A" w14:textId="41EA92C3">
    <w:pPr>
      <w:pStyle w:val="Header"/>
      <w:jc w:val="center"/>
      <w:rPr>
        <w:b/>
        <w:color w:val="3366FF"/>
        <w:sz w:val="24"/>
      </w:rPr>
    </w:pPr>
    <w:r>
      <w:rPr>
        <w:b/>
        <w:color w:val="3366FF"/>
        <w:sz w:val="24"/>
      </w:rPr>
      <w:t>Core</w:t>
    </w:r>
  </w:p>
  <w:p w:rsidR="00544905" w:rsidP="004D2311" w:rsidRDefault="002B27D1" w14:paraId="182BAE63" w14:textId="11E3B855">
    <w:pPr>
      <w:pStyle w:val="Header"/>
    </w:pPr>
    <w:r>
      <w:rPr>
        <w:noProof/>
      </w:rPr>
      <w:drawing>
        <wp:inline distT="0" distB="0" distL="0" distR="0" wp14:anchorId="68234535" wp14:editId="0AED1E5F">
          <wp:extent cx="5880620" cy="646010"/>
          <wp:effectExtent l="0" t="0" r="63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5880620" cy="646010"/>
                  </a:xfrm>
                  <a:prstGeom prst="rect">
                    <a:avLst/>
                  </a:prstGeom>
                </pic:spPr>
              </pic:pic>
            </a:graphicData>
          </a:graphic>
        </wp:inline>
      </w:drawing>
    </w:r>
  </w:p>
  <w:p w:rsidR="004E2B1F" w:rsidP="00727CF7" w:rsidRDefault="004E2B1F" w14:paraId="6C2DD690" w14:textId="000972CA">
    <w:pPr>
      <w:pStyle w:val="Header"/>
    </w:pPr>
  </w:p>
</w:hdr>
</file>

<file path=word/intelligence2.xml><?xml version="1.0" encoding="utf-8"?>
<int2:intelligence xmlns:int2="http://schemas.microsoft.com/office/intelligence/2020/intelligence" xmlns:oel="http://schemas.microsoft.com/office/2019/extlst">
  <int2:observations>
    <int2:textHash int2:hashCode="fIXZxWO/uQNodN" int2:id="ZW6LtpUQ">
      <int2:state int2:value="Rejected" int2:type="spell"/>
    </int2:textHash>
    <int2:textHash int2:hashCode="iXeHBI0ixjHO0I" int2:id="dCpXAEmK">
      <int2:state int2:value="Rejected" int2:type="spell"/>
    </int2:textHash>
    <int2:textHash int2:hashCode="a41VaQtW9G1FTC" int2:id="PobtXhvd">
      <int2:state int2:value="Rejected" int2:type="spell"/>
    </int2:textHash>
    <int2:bookmark int2:bookmarkName="_Int_nOAJY2bQ" int2:invalidationBookmarkName="" int2:hashCode="/oCyMOrS6hvrKT" int2:id="IiE984Zv">
      <int2:state int2:value="Rejected" int2:type="gram"/>
    </int2:bookmark>
    <int2:bookmark int2:bookmarkName="_Int_G3LaIIyL" int2:invalidationBookmarkName="" int2:hashCode="uhz9zYZfO4e8yV" int2:id="v4E03vC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689436"/>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FFFFFFFB"/>
    <w:multiLevelType w:val="multilevel"/>
    <w:tmpl w:val="97CE621E"/>
    <w:lvl w:ilvl="0">
      <w:start w:val="1"/>
      <w:numFmt w:val="decimal"/>
      <w:pStyle w:val="Heading1"/>
      <w:lvlText w:val="%1."/>
      <w:lvlJc w:val="left"/>
      <w:pPr>
        <w:tabs>
          <w:tab w:val="num" w:pos="0"/>
        </w:tabs>
        <w:ind w:left="0" w:firstLine="0"/>
      </w:pPr>
      <w:rPr>
        <w:sz w:val="20"/>
        <w:szCs w:val="20"/>
      </w:rPr>
    </w:lvl>
    <w:lvl w:ilvl="1">
      <w:start w:val="1"/>
      <w:numFmt w:val="decimal"/>
      <w:pStyle w:val="Heading2"/>
      <w:lvlText w:val="%1.%2."/>
      <w:lvlJc w:val="left"/>
      <w:pPr>
        <w:tabs>
          <w:tab w:val="num" w:pos="0"/>
        </w:tabs>
        <w:ind w:left="0" w:firstLine="0"/>
      </w:pPr>
      <w:rPr>
        <w:sz w:val="20"/>
        <w:szCs w:val="20"/>
      </w:rPr>
    </w:lvl>
    <w:lvl w:ilvl="2">
      <w:start w:val="1"/>
      <w:numFmt w:val="decimal"/>
      <w:pStyle w:val="Heading3"/>
      <w:lvlText w:val="%1.%2.%3"/>
      <w:lvlJc w:val="left"/>
      <w:pPr>
        <w:tabs>
          <w:tab w:val="num" w:pos="0"/>
        </w:tabs>
        <w:ind w:left="0" w:firstLine="0"/>
      </w:pPr>
    </w:lvl>
    <w:lvl w:ilvl="3">
      <w:start w:val="1"/>
      <w:numFmt w:val="decimal"/>
      <w:suff w:val="nothing"/>
      <w:lvlText w:val=""/>
      <w:lvlJc w:val="left"/>
      <w:pPr>
        <w:ind w:left="0" w:firstLine="0"/>
      </w:pPr>
    </w:lvl>
    <w:lvl w:ilvl="4">
      <w:start w:val="1"/>
      <w:numFmt w:val="decimal"/>
      <w:suff w:val="nothing"/>
      <w:lvlText w:val=""/>
      <w:lvlJc w:val="left"/>
      <w:pPr>
        <w:ind w:left="0" w:firstLine="0"/>
      </w:pPr>
    </w:lvl>
    <w:lvl w:ilvl="5">
      <w:start w:val="1"/>
      <w:numFmt w:val="decimal"/>
      <w:suff w:val="nothing"/>
      <w:lvlText w:val=""/>
      <w:lvlJc w:val="left"/>
      <w:pPr>
        <w:ind w:left="0" w:firstLine="0"/>
      </w:pPr>
    </w:lvl>
    <w:lvl w:ilvl="6">
      <w:start w:val="1"/>
      <w:numFmt w:val="decimal"/>
      <w:suff w:val="nothing"/>
      <w:lvlText w:val=""/>
      <w:lvlJc w:val="left"/>
      <w:pPr>
        <w:ind w:left="0" w:firstLine="0"/>
      </w:pPr>
    </w:lvl>
    <w:lvl w:ilvl="7">
      <w:start w:val="1"/>
      <w:numFmt w:val="decimal"/>
      <w:suff w:val="nothing"/>
      <w:lvlText w:val=""/>
      <w:lvlJc w:val="left"/>
      <w:pPr>
        <w:ind w:left="0" w:firstLine="0"/>
      </w:pPr>
    </w:lvl>
    <w:lvl w:ilvl="8">
      <w:start w:val="1"/>
      <w:numFmt w:val="decimal"/>
      <w:suff w:val="nothing"/>
      <w:lvlText w:val=""/>
      <w:lvlJc w:val="left"/>
      <w:pPr>
        <w:ind w:left="0" w:firstLine="0"/>
      </w:pPr>
    </w:lvl>
  </w:abstractNum>
  <w:abstractNum w:abstractNumId="2" w15:restartNumberingAfterBreak="0">
    <w:nsid w:val="06FE6BA3"/>
    <w:multiLevelType w:val="hybridMultilevel"/>
    <w:tmpl w:val="3CA867B0"/>
    <w:lvl w:ilvl="0" w:tplc="FFFFFFFF">
      <w:start w:val="1"/>
      <w:numFmt w:val="bullet"/>
      <w:lvlText w:val=""/>
      <w:lvlJc w:val="left"/>
      <w:pPr>
        <w:ind w:left="540" w:hanging="360"/>
      </w:pPr>
      <w:rPr>
        <w:rFonts w:hint="default" w:ascii="Symbol" w:hAnsi="Symbol"/>
      </w:rPr>
    </w:lvl>
    <w:lvl w:ilvl="1" w:tplc="2252207E">
      <w:start w:val="1"/>
      <w:numFmt w:val="bullet"/>
      <w:lvlText w:val="o"/>
      <w:lvlJc w:val="left"/>
      <w:pPr>
        <w:ind w:left="990" w:hanging="360"/>
      </w:pPr>
      <w:rPr>
        <w:rFonts w:hint="default" w:ascii="Courier New" w:hAnsi="Courier New"/>
      </w:rPr>
    </w:lvl>
    <w:lvl w:ilvl="2" w:tplc="FC1EB4AE">
      <w:start w:val="1"/>
      <w:numFmt w:val="bullet"/>
      <w:lvlText w:val=""/>
      <w:lvlJc w:val="left"/>
      <w:pPr>
        <w:ind w:left="1530" w:hanging="360"/>
      </w:pPr>
      <w:rPr>
        <w:rFonts w:hint="default" w:ascii="Wingdings" w:hAnsi="Wingdings"/>
      </w:rPr>
    </w:lvl>
    <w:lvl w:ilvl="3" w:tplc="124E98FC">
      <w:start w:val="1"/>
      <w:numFmt w:val="bullet"/>
      <w:lvlText w:val=""/>
      <w:lvlJc w:val="left"/>
      <w:pPr>
        <w:ind w:left="2700" w:hanging="360"/>
      </w:pPr>
      <w:rPr>
        <w:rFonts w:hint="default" w:ascii="Symbol" w:hAnsi="Symbol"/>
      </w:rPr>
    </w:lvl>
    <w:lvl w:ilvl="4" w:tplc="92400924">
      <w:start w:val="1"/>
      <w:numFmt w:val="bullet"/>
      <w:lvlText w:val="o"/>
      <w:lvlJc w:val="left"/>
      <w:pPr>
        <w:ind w:left="3420" w:hanging="360"/>
      </w:pPr>
      <w:rPr>
        <w:rFonts w:hint="default" w:ascii="Courier New" w:hAnsi="Courier New"/>
      </w:rPr>
    </w:lvl>
    <w:lvl w:ilvl="5" w:tplc="1E609790">
      <w:start w:val="1"/>
      <w:numFmt w:val="bullet"/>
      <w:lvlText w:val=""/>
      <w:lvlJc w:val="left"/>
      <w:pPr>
        <w:ind w:left="4140" w:hanging="360"/>
      </w:pPr>
      <w:rPr>
        <w:rFonts w:hint="default" w:ascii="Wingdings" w:hAnsi="Wingdings"/>
      </w:rPr>
    </w:lvl>
    <w:lvl w:ilvl="6" w:tplc="11AAE42C">
      <w:start w:val="1"/>
      <w:numFmt w:val="bullet"/>
      <w:lvlText w:val=""/>
      <w:lvlJc w:val="left"/>
      <w:pPr>
        <w:ind w:left="4860" w:hanging="360"/>
      </w:pPr>
      <w:rPr>
        <w:rFonts w:hint="default" w:ascii="Symbol" w:hAnsi="Symbol"/>
      </w:rPr>
    </w:lvl>
    <w:lvl w:ilvl="7" w:tplc="2CBA2B8E">
      <w:start w:val="1"/>
      <w:numFmt w:val="bullet"/>
      <w:lvlText w:val="o"/>
      <w:lvlJc w:val="left"/>
      <w:pPr>
        <w:ind w:left="5580" w:hanging="360"/>
      </w:pPr>
      <w:rPr>
        <w:rFonts w:hint="default" w:ascii="Courier New" w:hAnsi="Courier New"/>
      </w:rPr>
    </w:lvl>
    <w:lvl w:ilvl="8" w:tplc="6AC8E15C">
      <w:start w:val="1"/>
      <w:numFmt w:val="bullet"/>
      <w:lvlText w:val=""/>
      <w:lvlJc w:val="left"/>
      <w:pPr>
        <w:ind w:left="6300" w:hanging="360"/>
      </w:pPr>
      <w:rPr>
        <w:rFonts w:hint="default" w:ascii="Wingdings" w:hAnsi="Wingdings"/>
      </w:rPr>
    </w:lvl>
  </w:abstractNum>
  <w:abstractNum w:abstractNumId="3" w15:restartNumberingAfterBreak="0">
    <w:nsid w:val="07857D73"/>
    <w:multiLevelType w:val="hybridMultilevel"/>
    <w:tmpl w:val="801E6812"/>
    <w:lvl w:ilvl="0" w:tplc="0F62A758">
      <w:start w:val="1"/>
      <w:numFmt w:val="bullet"/>
      <w:lvlText w:val=""/>
      <w:lvlJc w:val="left"/>
      <w:pPr>
        <w:ind w:left="720" w:hanging="360"/>
      </w:pPr>
      <w:rPr>
        <w:rFonts w:hint="default" w:ascii="Symbol" w:hAnsi="Symbol"/>
      </w:rPr>
    </w:lvl>
    <w:lvl w:ilvl="1" w:tplc="6D04A5F8">
      <w:start w:val="1"/>
      <w:numFmt w:val="bullet"/>
      <w:lvlText w:val="o"/>
      <w:lvlJc w:val="left"/>
      <w:pPr>
        <w:ind w:left="1440" w:hanging="360"/>
      </w:pPr>
      <w:rPr>
        <w:rFonts w:hint="default" w:ascii="Courier New" w:hAnsi="Courier New"/>
      </w:rPr>
    </w:lvl>
    <w:lvl w:ilvl="2" w:tplc="B080B7EC">
      <w:start w:val="1"/>
      <w:numFmt w:val="bullet"/>
      <w:lvlText w:val=""/>
      <w:lvlJc w:val="left"/>
      <w:pPr>
        <w:ind w:left="2160" w:hanging="360"/>
      </w:pPr>
      <w:rPr>
        <w:rFonts w:hint="default" w:ascii="Wingdings" w:hAnsi="Wingdings"/>
      </w:rPr>
    </w:lvl>
    <w:lvl w:ilvl="3" w:tplc="589CDB78">
      <w:start w:val="1"/>
      <w:numFmt w:val="bullet"/>
      <w:lvlText w:val=""/>
      <w:lvlJc w:val="left"/>
      <w:pPr>
        <w:ind w:left="2880" w:hanging="360"/>
      </w:pPr>
      <w:rPr>
        <w:rFonts w:hint="default" w:ascii="Symbol" w:hAnsi="Symbol"/>
      </w:rPr>
    </w:lvl>
    <w:lvl w:ilvl="4" w:tplc="124C74BA">
      <w:start w:val="1"/>
      <w:numFmt w:val="bullet"/>
      <w:lvlText w:val="o"/>
      <w:lvlJc w:val="left"/>
      <w:pPr>
        <w:ind w:left="3600" w:hanging="360"/>
      </w:pPr>
      <w:rPr>
        <w:rFonts w:hint="default" w:ascii="Courier New" w:hAnsi="Courier New"/>
      </w:rPr>
    </w:lvl>
    <w:lvl w:ilvl="5" w:tplc="9B102C2A">
      <w:start w:val="1"/>
      <w:numFmt w:val="bullet"/>
      <w:lvlText w:val=""/>
      <w:lvlJc w:val="left"/>
      <w:pPr>
        <w:ind w:left="4320" w:hanging="360"/>
      </w:pPr>
      <w:rPr>
        <w:rFonts w:hint="default" w:ascii="Wingdings" w:hAnsi="Wingdings"/>
      </w:rPr>
    </w:lvl>
    <w:lvl w:ilvl="6" w:tplc="A4AA8DF2">
      <w:start w:val="1"/>
      <w:numFmt w:val="bullet"/>
      <w:lvlText w:val=""/>
      <w:lvlJc w:val="left"/>
      <w:pPr>
        <w:ind w:left="5040" w:hanging="360"/>
      </w:pPr>
      <w:rPr>
        <w:rFonts w:hint="default" w:ascii="Symbol" w:hAnsi="Symbol"/>
      </w:rPr>
    </w:lvl>
    <w:lvl w:ilvl="7" w:tplc="F35C9736">
      <w:start w:val="1"/>
      <w:numFmt w:val="bullet"/>
      <w:lvlText w:val="o"/>
      <w:lvlJc w:val="left"/>
      <w:pPr>
        <w:ind w:left="5760" w:hanging="360"/>
      </w:pPr>
      <w:rPr>
        <w:rFonts w:hint="default" w:ascii="Courier New" w:hAnsi="Courier New"/>
      </w:rPr>
    </w:lvl>
    <w:lvl w:ilvl="8" w:tplc="58B0C412">
      <w:start w:val="1"/>
      <w:numFmt w:val="bullet"/>
      <w:lvlText w:val=""/>
      <w:lvlJc w:val="left"/>
      <w:pPr>
        <w:ind w:left="6480" w:hanging="360"/>
      </w:pPr>
      <w:rPr>
        <w:rFonts w:hint="default" w:ascii="Wingdings" w:hAnsi="Wingdings"/>
      </w:rPr>
    </w:lvl>
  </w:abstractNum>
  <w:abstractNum w:abstractNumId="4" w15:restartNumberingAfterBreak="0">
    <w:nsid w:val="0A200C55"/>
    <w:multiLevelType w:val="hybridMultilevel"/>
    <w:tmpl w:val="EDFEC2A2"/>
    <w:lvl w:ilvl="0" w:tplc="454E371E">
      <w:start w:val="1"/>
      <w:numFmt w:val="bullet"/>
      <w:pStyle w:val="HelleListe-Akzent51"/>
      <w:lvlText w:val=""/>
      <w:lvlJc w:val="left"/>
      <w:pPr>
        <w:ind w:left="502" w:hanging="360"/>
      </w:pPr>
      <w:rPr>
        <w:rFonts w:hint="default" w:ascii="Wingdings" w:hAnsi="Wingdings"/>
        <w:color w:val="3266FE"/>
        <w:sz w:val="16"/>
        <w:szCs w:val="16"/>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5" w15:restartNumberingAfterBreak="0">
    <w:nsid w:val="0E871141"/>
    <w:multiLevelType w:val="hybridMultilevel"/>
    <w:tmpl w:val="5440A41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12685565"/>
    <w:multiLevelType w:val="hybridMultilevel"/>
    <w:tmpl w:val="7B04C83C"/>
    <w:lvl w:ilvl="0" w:tplc="FFFFFFFF">
      <w:start w:val="1"/>
      <w:numFmt w:val="upperRoman"/>
      <w:lvlText w:val="%1."/>
      <w:lvlJc w:val="righ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2C97DB1"/>
    <w:multiLevelType w:val="hybridMultilevel"/>
    <w:tmpl w:val="D998208A"/>
    <w:lvl w:ilvl="0" w:tplc="B9C8DFE2">
      <w:start w:val="1"/>
      <w:numFmt w:val="bullet"/>
      <w:lvlText w:val=""/>
      <w:lvlJc w:val="left"/>
      <w:pPr>
        <w:ind w:left="720" w:hanging="360"/>
      </w:pPr>
      <w:rPr>
        <w:rFonts w:hint="default" w:ascii="Symbol" w:hAnsi="Symbol"/>
      </w:rPr>
    </w:lvl>
    <w:lvl w:ilvl="1" w:tplc="A5042E92">
      <w:start w:val="1"/>
      <w:numFmt w:val="bullet"/>
      <w:lvlText w:val="o"/>
      <w:lvlJc w:val="left"/>
      <w:pPr>
        <w:ind w:left="1440" w:hanging="360"/>
      </w:pPr>
      <w:rPr>
        <w:rFonts w:hint="default" w:ascii="Courier New" w:hAnsi="Courier New"/>
      </w:rPr>
    </w:lvl>
    <w:lvl w:ilvl="2" w:tplc="FCCCB9D4">
      <w:start w:val="1"/>
      <w:numFmt w:val="bullet"/>
      <w:lvlText w:val=""/>
      <w:lvlJc w:val="left"/>
      <w:pPr>
        <w:ind w:left="2160" w:hanging="360"/>
      </w:pPr>
      <w:rPr>
        <w:rFonts w:hint="default" w:ascii="Wingdings" w:hAnsi="Wingdings"/>
      </w:rPr>
    </w:lvl>
    <w:lvl w:ilvl="3" w:tplc="AD32C8F8">
      <w:start w:val="1"/>
      <w:numFmt w:val="bullet"/>
      <w:lvlText w:val=""/>
      <w:lvlJc w:val="left"/>
      <w:pPr>
        <w:ind w:left="2880" w:hanging="360"/>
      </w:pPr>
      <w:rPr>
        <w:rFonts w:hint="default" w:ascii="Symbol" w:hAnsi="Symbol"/>
      </w:rPr>
    </w:lvl>
    <w:lvl w:ilvl="4" w:tplc="81C4BAF0">
      <w:start w:val="1"/>
      <w:numFmt w:val="bullet"/>
      <w:lvlText w:val="o"/>
      <w:lvlJc w:val="left"/>
      <w:pPr>
        <w:ind w:left="3600" w:hanging="360"/>
      </w:pPr>
      <w:rPr>
        <w:rFonts w:hint="default" w:ascii="Courier New" w:hAnsi="Courier New"/>
      </w:rPr>
    </w:lvl>
    <w:lvl w:ilvl="5" w:tplc="0D385F70">
      <w:start w:val="1"/>
      <w:numFmt w:val="bullet"/>
      <w:lvlText w:val=""/>
      <w:lvlJc w:val="left"/>
      <w:pPr>
        <w:ind w:left="4320" w:hanging="360"/>
      </w:pPr>
      <w:rPr>
        <w:rFonts w:hint="default" w:ascii="Wingdings" w:hAnsi="Wingdings"/>
      </w:rPr>
    </w:lvl>
    <w:lvl w:ilvl="6" w:tplc="AB321894">
      <w:start w:val="1"/>
      <w:numFmt w:val="bullet"/>
      <w:lvlText w:val=""/>
      <w:lvlJc w:val="left"/>
      <w:pPr>
        <w:ind w:left="5040" w:hanging="360"/>
      </w:pPr>
      <w:rPr>
        <w:rFonts w:hint="default" w:ascii="Symbol" w:hAnsi="Symbol"/>
      </w:rPr>
    </w:lvl>
    <w:lvl w:ilvl="7" w:tplc="6AC2254E">
      <w:start w:val="1"/>
      <w:numFmt w:val="bullet"/>
      <w:lvlText w:val="o"/>
      <w:lvlJc w:val="left"/>
      <w:pPr>
        <w:ind w:left="5760" w:hanging="360"/>
      </w:pPr>
      <w:rPr>
        <w:rFonts w:hint="default" w:ascii="Courier New" w:hAnsi="Courier New"/>
      </w:rPr>
    </w:lvl>
    <w:lvl w:ilvl="8" w:tplc="A1F0FD00">
      <w:start w:val="1"/>
      <w:numFmt w:val="bullet"/>
      <w:lvlText w:val=""/>
      <w:lvlJc w:val="left"/>
      <w:pPr>
        <w:ind w:left="6480" w:hanging="360"/>
      </w:pPr>
      <w:rPr>
        <w:rFonts w:hint="default" w:ascii="Wingdings" w:hAnsi="Wingdings"/>
      </w:rPr>
    </w:lvl>
  </w:abstractNum>
  <w:abstractNum w:abstractNumId="8" w15:restartNumberingAfterBreak="0">
    <w:nsid w:val="130E2D30"/>
    <w:multiLevelType w:val="hybridMultilevel"/>
    <w:tmpl w:val="6708FCD8"/>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14967102"/>
    <w:multiLevelType w:val="hybridMultilevel"/>
    <w:tmpl w:val="2E2A688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18D9002D"/>
    <w:multiLevelType w:val="hybridMultilevel"/>
    <w:tmpl w:val="EBF6F3B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EAFBD2F"/>
    <w:multiLevelType w:val="hybridMultilevel"/>
    <w:tmpl w:val="2A9A9E9E"/>
    <w:lvl w:ilvl="0" w:tplc="BB122D58">
      <w:start w:val="1"/>
      <w:numFmt w:val="bullet"/>
      <w:lvlText w:val=""/>
      <w:lvlJc w:val="left"/>
      <w:pPr>
        <w:ind w:left="720" w:hanging="360"/>
      </w:pPr>
      <w:rPr>
        <w:rFonts w:hint="default" w:ascii="Symbol" w:hAnsi="Symbol"/>
      </w:rPr>
    </w:lvl>
    <w:lvl w:ilvl="1" w:tplc="D3784AA4">
      <w:start w:val="1"/>
      <w:numFmt w:val="bullet"/>
      <w:lvlText w:val="o"/>
      <w:lvlJc w:val="left"/>
      <w:pPr>
        <w:ind w:left="1440" w:hanging="360"/>
      </w:pPr>
      <w:rPr>
        <w:rFonts w:hint="default" w:ascii="Courier New" w:hAnsi="Courier New"/>
      </w:rPr>
    </w:lvl>
    <w:lvl w:ilvl="2" w:tplc="D9C4C52A">
      <w:start w:val="1"/>
      <w:numFmt w:val="bullet"/>
      <w:lvlText w:val=""/>
      <w:lvlJc w:val="left"/>
      <w:pPr>
        <w:ind w:left="2160" w:hanging="360"/>
      </w:pPr>
      <w:rPr>
        <w:rFonts w:hint="default" w:ascii="Wingdings" w:hAnsi="Wingdings"/>
      </w:rPr>
    </w:lvl>
    <w:lvl w:ilvl="3" w:tplc="4F8ADD24">
      <w:start w:val="1"/>
      <w:numFmt w:val="bullet"/>
      <w:lvlText w:val=""/>
      <w:lvlJc w:val="left"/>
      <w:pPr>
        <w:ind w:left="2880" w:hanging="360"/>
      </w:pPr>
      <w:rPr>
        <w:rFonts w:hint="default" w:ascii="Symbol" w:hAnsi="Symbol"/>
      </w:rPr>
    </w:lvl>
    <w:lvl w:ilvl="4" w:tplc="45AE7446">
      <w:start w:val="1"/>
      <w:numFmt w:val="bullet"/>
      <w:lvlText w:val="o"/>
      <w:lvlJc w:val="left"/>
      <w:pPr>
        <w:ind w:left="3600" w:hanging="360"/>
      </w:pPr>
      <w:rPr>
        <w:rFonts w:hint="default" w:ascii="Courier New" w:hAnsi="Courier New"/>
      </w:rPr>
    </w:lvl>
    <w:lvl w:ilvl="5" w:tplc="1952B39A">
      <w:start w:val="1"/>
      <w:numFmt w:val="bullet"/>
      <w:lvlText w:val=""/>
      <w:lvlJc w:val="left"/>
      <w:pPr>
        <w:ind w:left="4320" w:hanging="360"/>
      </w:pPr>
      <w:rPr>
        <w:rFonts w:hint="default" w:ascii="Wingdings" w:hAnsi="Wingdings"/>
      </w:rPr>
    </w:lvl>
    <w:lvl w:ilvl="6" w:tplc="D2B8774C">
      <w:start w:val="1"/>
      <w:numFmt w:val="bullet"/>
      <w:lvlText w:val=""/>
      <w:lvlJc w:val="left"/>
      <w:pPr>
        <w:ind w:left="5040" w:hanging="360"/>
      </w:pPr>
      <w:rPr>
        <w:rFonts w:hint="default" w:ascii="Symbol" w:hAnsi="Symbol"/>
      </w:rPr>
    </w:lvl>
    <w:lvl w:ilvl="7" w:tplc="40E2A26A">
      <w:start w:val="1"/>
      <w:numFmt w:val="bullet"/>
      <w:lvlText w:val="o"/>
      <w:lvlJc w:val="left"/>
      <w:pPr>
        <w:ind w:left="5760" w:hanging="360"/>
      </w:pPr>
      <w:rPr>
        <w:rFonts w:hint="default" w:ascii="Courier New" w:hAnsi="Courier New"/>
      </w:rPr>
    </w:lvl>
    <w:lvl w:ilvl="8" w:tplc="6D247A8C">
      <w:start w:val="1"/>
      <w:numFmt w:val="bullet"/>
      <w:lvlText w:val=""/>
      <w:lvlJc w:val="left"/>
      <w:pPr>
        <w:ind w:left="6480" w:hanging="360"/>
      </w:pPr>
      <w:rPr>
        <w:rFonts w:hint="default" w:ascii="Wingdings" w:hAnsi="Wingdings"/>
      </w:rPr>
    </w:lvl>
  </w:abstractNum>
  <w:abstractNum w:abstractNumId="12" w15:restartNumberingAfterBreak="0">
    <w:nsid w:val="24A9318D"/>
    <w:multiLevelType w:val="hybridMultilevel"/>
    <w:tmpl w:val="3734274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3" w15:restartNumberingAfterBreak="0">
    <w:nsid w:val="27965C69"/>
    <w:multiLevelType w:val="multilevel"/>
    <w:tmpl w:val="7878FFA0"/>
    <w:styleLink w:val="CurrentList1"/>
    <w:lvl w:ilvl="0">
      <w:start w:val="1"/>
      <w:numFmt w:val="decimal"/>
      <w:lvlText w:val="%1."/>
      <w:lvlJc w:val="left"/>
      <w:pPr>
        <w:tabs>
          <w:tab w:val="num" w:pos="0"/>
        </w:tabs>
        <w:ind w:left="0" w:firstLine="0"/>
      </w:pPr>
      <w:rPr>
        <w:sz w:val="20"/>
        <w:szCs w:val="20"/>
      </w:rPr>
    </w:lvl>
    <w:lvl w:ilvl="1">
      <w:start w:val="1"/>
      <w:numFmt w:val="decimal"/>
      <w:lvlText w:val="%2."/>
      <w:lvlJc w:val="left"/>
      <w:pPr>
        <w:ind w:left="360" w:hanging="360"/>
      </w:pPr>
    </w:lvl>
    <w:lvl w:ilvl="2">
      <w:start w:val="1"/>
      <w:numFmt w:val="decimal"/>
      <w:lvlText w:val="%1.%2."/>
      <w:lvlJc w:val="left"/>
      <w:pPr>
        <w:tabs>
          <w:tab w:val="num" w:pos="0"/>
        </w:tabs>
        <w:ind w:left="0" w:firstLine="0"/>
      </w:pPr>
      <w:rPr>
        <w:sz w:val="20"/>
        <w:szCs w:val="20"/>
      </w:rPr>
    </w:lvl>
    <w:lvl w:ilvl="3">
      <w:start w:val="1"/>
      <w:numFmt w:val="decimal"/>
      <w:suff w:val="nothing"/>
      <w:lvlText w:val=""/>
      <w:lvlJc w:val="left"/>
      <w:pPr>
        <w:ind w:left="0" w:firstLine="0"/>
      </w:pPr>
    </w:lvl>
    <w:lvl w:ilvl="4">
      <w:start w:val="1"/>
      <w:numFmt w:val="decimal"/>
      <w:suff w:val="nothing"/>
      <w:lvlText w:val=""/>
      <w:lvlJc w:val="left"/>
      <w:pPr>
        <w:ind w:left="0" w:firstLine="0"/>
      </w:pPr>
    </w:lvl>
    <w:lvl w:ilvl="5">
      <w:start w:val="1"/>
      <w:numFmt w:val="decimal"/>
      <w:suff w:val="nothing"/>
      <w:lvlText w:val=""/>
      <w:lvlJc w:val="left"/>
      <w:pPr>
        <w:ind w:left="0" w:firstLine="0"/>
      </w:pPr>
    </w:lvl>
    <w:lvl w:ilvl="6">
      <w:start w:val="1"/>
      <w:numFmt w:val="decimal"/>
      <w:suff w:val="nothing"/>
      <w:lvlText w:val=""/>
      <w:lvlJc w:val="left"/>
      <w:pPr>
        <w:ind w:left="0" w:firstLine="0"/>
      </w:pPr>
    </w:lvl>
    <w:lvl w:ilvl="7">
      <w:start w:val="1"/>
      <w:numFmt w:val="decimal"/>
      <w:suff w:val="nothing"/>
      <w:lvlText w:val=""/>
      <w:lvlJc w:val="left"/>
      <w:pPr>
        <w:ind w:left="0" w:firstLine="0"/>
      </w:pPr>
    </w:lvl>
    <w:lvl w:ilvl="8">
      <w:start w:val="1"/>
      <w:numFmt w:val="decimal"/>
      <w:suff w:val="nothing"/>
      <w:lvlText w:val=""/>
      <w:lvlJc w:val="left"/>
      <w:pPr>
        <w:ind w:left="0" w:firstLine="0"/>
      </w:pPr>
    </w:lvl>
  </w:abstractNum>
  <w:abstractNum w:abstractNumId="14" w15:restartNumberingAfterBreak="0">
    <w:nsid w:val="2E1A58FB"/>
    <w:multiLevelType w:val="hybridMultilevel"/>
    <w:tmpl w:val="651A3224"/>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2EEB1FBA"/>
    <w:multiLevelType w:val="hybridMultilevel"/>
    <w:tmpl w:val="9ACAAC5A"/>
    <w:lvl w:ilvl="0" w:tplc="FFFFFFFF">
      <w:start w:val="1"/>
      <w:numFmt w:val="decimal"/>
      <w:lvlText w:val="%1."/>
      <w:lvlJc w:val="left"/>
      <w:pPr>
        <w:ind w:left="720" w:hanging="360"/>
      </w:pPr>
    </w:lvl>
    <w:lvl w:ilvl="1" w:tplc="04130003">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720" w:hanging="360"/>
      </w:pPr>
      <w:rPr>
        <w:rFonts w:hint="default" w:ascii="Symbol" w:hAnsi="Symbol"/>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DE0034"/>
    <w:multiLevelType w:val="multilevel"/>
    <w:tmpl w:val="CCB0F7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1887D45"/>
    <w:multiLevelType w:val="hybridMultilevel"/>
    <w:tmpl w:val="204EDCB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318C1020"/>
    <w:multiLevelType w:val="hybridMultilevel"/>
    <w:tmpl w:val="8284674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9" w15:restartNumberingAfterBreak="0">
    <w:nsid w:val="31CF1417"/>
    <w:multiLevelType w:val="hybridMultilevel"/>
    <w:tmpl w:val="FF96E738"/>
    <w:lvl w:ilvl="0" w:tplc="0413001B">
      <w:start w:val="1"/>
      <w:numFmt w:val="lowerRoman"/>
      <w:lvlText w:val="%1."/>
      <w:lvlJc w:val="righ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31D61C5A"/>
    <w:multiLevelType w:val="hybridMultilevel"/>
    <w:tmpl w:val="D83AA57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1" w15:restartNumberingAfterBreak="0">
    <w:nsid w:val="33EA652D"/>
    <w:multiLevelType w:val="multilevel"/>
    <w:tmpl w:val="CF2E8E42"/>
    <w:lvl w:ilvl="0">
      <w:start w:val="1"/>
      <w:numFmt w:val="bullet"/>
      <w:pStyle w:val="ListParagraph"/>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start w:val="1"/>
      <w:numFmt w:val="bullet"/>
      <w:lvlText w:val=""/>
      <w:lvlJc w:val="left"/>
      <w:pPr>
        <w:tabs>
          <w:tab w:val="num" w:pos="1800"/>
        </w:tabs>
        <w:ind w:left="1800" w:hanging="360"/>
      </w:pPr>
      <w:rPr>
        <w:rFonts w:hint="default" w:ascii="Symbol" w:hAnsi="Symbol"/>
        <w:sz w:val="20"/>
      </w:rPr>
    </w:lvl>
    <w:lvl w:ilvl="3">
      <w:start w:val="1"/>
      <w:numFmt w:val="decimal"/>
      <w:lvlText w:val="%4."/>
      <w:lvlJc w:val="left"/>
      <w:pPr>
        <w:ind w:left="2520" w:hanging="360"/>
      </w:pPr>
      <w:rPr>
        <w:rFonts w:hint="default"/>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2" w15:restartNumberingAfterBreak="0">
    <w:nsid w:val="37521384"/>
    <w:multiLevelType w:val="hybridMultilevel"/>
    <w:tmpl w:val="A6BE5C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7562446"/>
    <w:multiLevelType w:val="hybridMultilevel"/>
    <w:tmpl w:val="9E52534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3AEE7F6E"/>
    <w:multiLevelType w:val="hybridMultilevel"/>
    <w:tmpl w:val="EF9CD42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5" w15:restartNumberingAfterBreak="0">
    <w:nsid w:val="418D0282"/>
    <w:multiLevelType w:val="hybridMultilevel"/>
    <w:tmpl w:val="E2A46B6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42FA3084"/>
    <w:multiLevelType w:val="hybridMultilevel"/>
    <w:tmpl w:val="D242B50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7" w15:restartNumberingAfterBreak="0">
    <w:nsid w:val="47D32A70"/>
    <w:multiLevelType w:val="hybridMultilevel"/>
    <w:tmpl w:val="AEFC9A88"/>
    <w:lvl w:ilvl="0" w:tplc="FFFFFFFF">
      <w:start w:val="1"/>
      <w:numFmt w:val="decimal"/>
      <w:lvlText w:val="%1."/>
      <w:lvlJc w:val="left"/>
      <w:pPr>
        <w:ind w:left="720" w:hanging="360"/>
      </w:pPr>
    </w:lvl>
    <w:lvl w:ilvl="1" w:tplc="04130003">
      <w:start w:val="1"/>
      <w:numFmt w:val="bullet"/>
      <w:lvlText w:val="o"/>
      <w:lvlJc w:val="left"/>
      <w:pPr>
        <w:ind w:left="1440" w:hanging="360"/>
      </w:pPr>
      <w:rPr>
        <w:rFonts w:hint="default" w:ascii="Courier New" w:hAnsi="Courier New" w:cs="Courier New"/>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8C450B7"/>
    <w:multiLevelType w:val="hybridMultilevel"/>
    <w:tmpl w:val="89C85A1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9" w15:restartNumberingAfterBreak="0">
    <w:nsid w:val="4F5413FB"/>
    <w:multiLevelType w:val="hybridMultilevel"/>
    <w:tmpl w:val="213C69E4"/>
    <w:lvl w:ilvl="0" w:tplc="D24C577A">
      <w:start w:val="1"/>
      <w:numFmt w:val="decimal"/>
      <w:lvlText w:val="%1."/>
      <w:lvlJc w:val="left"/>
      <w:pPr>
        <w:ind w:left="720" w:hanging="360"/>
      </w:pPr>
    </w:lvl>
    <w:lvl w:ilvl="1" w:tplc="55367912">
      <w:start w:val="1"/>
      <w:numFmt w:val="lowerLetter"/>
      <w:lvlText w:val="%2."/>
      <w:lvlJc w:val="left"/>
      <w:pPr>
        <w:ind w:left="1440" w:hanging="360"/>
      </w:pPr>
    </w:lvl>
    <w:lvl w:ilvl="2" w:tplc="2C203B16">
      <w:start w:val="1"/>
      <w:numFmt w:val="lowerRoman"/>
      <w:lvlText w:val="%3."/>
      <w:lvlJc w:val="right"/>
      <w:pPr>
        <w:ind w:left="2160" w:hanging="180"/>
      </w:pPr>
    </w:lvl>
    <w:lvl w:ilvl="3" w:tplc="2B4A05CC">
      <w:start w:val="1"/>
      <w:numFmt w:val="decimal"/>
      <w:lvlText w:val="%4."/>
      <w:lvlJc w:val="left"/>
      <w:pPr>
        <w:ind w:left="2880" w:hanging="360"/>
      </w:pPr>
    </w:lvl>
    <w:lvl w:ilvl="4" w:tplc="D04A4B16">
      <w:start w:val="1"/>
      <w:numFmt w:val="lowerLetter"/>
      <w:lvlText w:val="%5."/>
      <w:lvlJc w:val="left"/>
      <w:pPr>
        <w:ind w:left="3600" w:hanging="360"/>
      </w:pPr>
    </w:lvl>
    <w:lvl w:ilvl="5" w:tplc="208865D4">
      <w:start w:val="1"/>
      <w:numFmt w:val="lowerRoman"/>
      <w:lvlText w:val="%6."/>
      <w:lvlJc w:val="right"/>
      <w:pPr>
        <w:ind w:left="4320" w:hanging="180"/>
      </w:pPr>
    </w:lvl>
    <w:lvl w:ilvl="6" w:tplc="D73A7C48">
      <w:start w:val="1"/>
      <w:numFmt w:val="decimal"/>
      <w:lvlText w:val="%7."/>
      <w:lvlJc w:val="left"/>
      <w:pPr>
        <w:ind w:left="5040" w:hanging="360"/>
      </w:pPr>
    </w:lvl>
    <w:lvl w:ilvl="7" w:tplc="71CE79F2">
      <w:start w:val="1"/>
      <w:numFmt w:val="lowerLetter"/>
      <w:lvlText w:val="%8."/>
      <w:lvlJc w:val="left"/>
      <w:pPr>
        <w:ind w:left="5760" w:hanging="360"/>
      </w:pPr>
    </w:lvl>
    <w:lvl w:ilvl="8" w:tplc="C6ECC8A6">
      <w:start w:val="1"/>
      <w:numFmt w:val="lowerRoman"/>
      <w:lvlText w:val="%9."/>
      <w:lvlJc w:val="right"/>
      <w:pPr>
        <w:ind w:left="6480" w:hanging="180"/>
      </w:pPr>
    </w:lvl>
  </w:abstractNum>
  <w:abstractNum w:abstractNumId="30" w15:restartNumberingAfterBreak="0">
    <w:nsid w:val="4FFC2A5A"/>
    <w:multiLevelType w:val="hybridMultilevel"/>
    <w:tmpl w:val="F4E218D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56500C1A"/>
    <w:multiLevelType w:val="hybridMultilevel"/>
    <w:tmpl w:val="E790255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56A423C2"/>
    <w:multiLevelType w:val="hybridMultilevel"/>
    <w:tmpl w:val="111EED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8F90DCA"/>
    <w:multiLevelType w:val="hybridMultilevel"/>
    <w:tmpl w:val="4C06FB4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4" w15:restartNumberingAfterBreak="0">
    <w:nsid w:val="68D87CFE"/>
    <w:multiLevelType w:val="hybridMultilevel"/>
    <w:tmpl w:val="BCE8C8B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692D37B3"/>
    <w:multiLevelType w:val="hybridMultilevel"/>
    <w:tmpl w:val="26086EA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6" w15:restartNumberingAfterBreak="0">
    <w:nsid w:val="6D4F48E6"/>
    <w:multiLevelType w:val="hybridMultilevel"/>
    <w:tmpl w:val="A95A62F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7" w15:restartNumberingAfterBreak="0">
    <w:nsid w:val="6E2A225E"/>
    <w:multiLevelType w:val="hybridMultilevel"/>
    <w:tmpl w:val="3A84328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50C11DF"/>
    <w:multiLevelType w:val="hybridMultilevel"/>
    <w:tmpl w:val="835289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D877C8D"/>
    <w:multiLevelType w:val="hybridMultilevel"/>
    <w:tmpl w:val="54A225B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984309774">
    <w:abstractNumId w:val="29"/>
  </w:num>
  <w:num w:numId="2" w16cid:durableId="1251429985">
    <w:abstractNumId w:val="3"/>
  </w:num>
  <w:num w:numId="3" w16cid:durableId="557865539">
    <w:abstractNumId w:val="11"/>
  </w:num>
  <w:num w:numId="4" w16cid:durableId="160825593">
    <w:abstractNumId w:val="7"/>
  </w:num>
  <w:num w:numId="5" w16cid:durableId="1340162249">
    <w:abstractNumId w:val="2"/>
  </w:num>
  <w:num w:numId="6" w16cid:durableId="725106580">
    <w:abstractNumId w:val="6"/>
  </w:num>
  <w:num w:numId="7" w16cid:durableId="1142039449">
    <w:abstractNumId w:val="0"/>
  </w:num>
  <w:num w:numId="8" w16cid:durableId="167138266">
    <w:abstractNumId w:val="1"/>
  </w:num>
  <w:num w:numId="9" w16cid:durableId="231425605">
    <w:abstractNumId w:val="4"/>
  </w:num>
  <w:num w:numId="10" w16cid:durableId="1770658900">
    <w:abstractNumId w:val="21"/>
  </w:num>
  <w:num w:numId="11" w16cid:durableId="2142335818">
    <w:abstractNumId w:val="23"/>
  </w:num>
  <w:num w:numId="12" w16cid:durableId="128059974">
    <w:abstractNumId w:val="28"/>
  </w:num>
  <w:num w:numId="13" w16cid:durableId="1210529669">
    <w:abstractNumId w:val="14"/>
  </w:num>
  <w:num w:numId="14" w16cid:durableId="1601183371">
    <w:abstractNumId w:val="34"/>
  </w:num>
  <w:num w:numId="15" w16cid:durableId="926576952">
    <w:abstractNumId w:val="30"/>
  </w:num>
  <w:num w:numId="16" w16cid:durableId="551310088">
    <w:abstractNumId w:val="5"/>
  </w:num>
  <w:num w:numId="17" w16cid:durableId="138815348">
    <w:abstractNumId w:val="31"/>
  </w:num>
  <w:num w:numId="18" w16cid:durableId="356080456">
    <w:abstractNumId w:val="8"/>
  </w:num>
  <w:num w:numId="19" w16cid:durableId="100883146">
    <w:abstractNumId w:val="18"/>
  </w:num>
  <w:num w:numId="20" w16cid:durableId="1105225860">
    <w:abstractNumId w:val="35"/>
  </w:num>
  <w:num w:numId="21" w16cid:durableId="119033740">
    <w:abstractNumId w:val="36"/>
  </w:num>
  <w:num w:numId="22" w16cid:durableId="1249269720">
    <w:abstractNumId w:val="26"/>
  </w:num>
  <w:num w:numId="23" w16cid:durableId="292446858">
    <w:abstractNumId w:val="9"/>
  </w:num>
  <w:num w:numId="24" w16cid:durableId="1780567486">
    <w:abstractNumId w:val="25"/>
  </w:num>
  <w:num w:numId="25" w16cid:durableId="1490706648">
    <w:abstractNumId w:val="39"/>
  </w:num>
  <w:num w:numId="26" w16cid:durableId="264072123">
    <w:abstractNumId w:val="17"/>
  </w:num>
  <w:num w:numId="27" w16cid:durableId="1130324932">
    <w:abstractNumId w:val="20"/>
  </w:num>
  <w:num w:numId="28" w16cid:durableId="1650093208">
    <w:abstractNumId w:val="33"/>
  </w:num>
  <w:num w:numId="29" w16cid:durableId="1277448164">
    <w:abstractNumId w:val="19"/>
  </w:num>
  <w:num w:numId="30" w16cid:durableId="69932564">
    <w:abstractNumId w:val="12"/>
  </w:num>
  <w:num w:numId="31" w16cid:durableId="1636259356">
    <w:abstractNumId w:val="24"/>
  </w:num>
  <w:num w:numId="32" w16cid:durableId="319113843">
    <w:abstractNumId w:val="37"/>
  </w:num>
  <w:num w:numId="33" w16cid:durableId="810908503">
    <w:abstractNumId w:val="10"/>
  </w:num>
  <w:num w:numId="34" w16cid:durableId="1406411249">
    <w:abstractNumId w:val="15"/>
  </w:num>
  <w:num w:numId="35" w16cid:durableId="1488590647">
    <w:abstractNumId w:val="27"/>
  </w:num>
  <w:num w:numId="36" w16cid:durableId="2039772188">
    <w:abstractNumId w:val="13"/>
  </w:num>
  <w:num w:numId="37" w16cid:durableId="589430987">
    <w:abstractNumId w:val="16"/>
  </w:num>
  <w:num w:numId="38" w16cid:durableId="4282383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97518054">
    <w:abstractNumId w:val="32"/>
  </w:num>
  <w:num w:numId="40" w16cid:durableId="458454443">
    <w:abstractNumId w:val="38"/>
  </w:num>
  <w:num w:numId="41" w16cid:durableId="1448046583">
    <w:abstractNumId w:val="22"/>
  </w:num>
  <w:numIdMacAtCleanup w:val="32"/>
</w:numbering>
</file>

<file path=word/people.xml><?xml version="1.0" encoding="utf-8"?>
<w15:people xmlns:mc="http://schemas.openxmlformats.org/markup-compatibility/2006" xmlns:w15="http://schemas.microsoft.com/office/word/2012/wordml" mc:Ignorable="w15">
  <w15:person w15:author="Moritz Körner">
    <w15:presenceInfo w15:providerId="AD" w15:userId="S::m.koerner@tscnet.eu::c78eb59a-5341-483b-b5c2-0842e6adf1cf"/>
  </w15:person>
  <w15:person w15:author="Moritz Körner">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4"/>
  <w:trackRevisions w:val="true"/>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58E"/>
    <w:rsid w:val="000011F2"/>
    <w:rsid w:val="000021F2"/>
    <w:rsid w:val="000067BE"/>
    <w:rsid w:val="0000783E"/>
    <w:rsid w:val="000100D9"/>
    <w:rsid w:val="00012A18"/>
    <w:rsid w:val="000132F1"/>
    <w:rsid w:val="00013349"/>
    <w:rsid w:val="00014A39"/>
    <w:rsid w:val="000154B3"/>
    <w:rsid w:val="000174CE"/>
    <w:rsid w:val="00023DC1"/>
    <w:rsid w:val="0003177A"/>
    <w:rsid w:val="00032695"/>
    <w:rsid w:val="00040C7E"/>
    <w:rsid w:val="00042A36"/>
    <w:rsid w:val="00045156"/>
    <w:rsid w:val="00047443"/>
    <w:rsid w:val="0005172E"/>
    <w:rsid w:val="00051AAC"/>
    <w:rsid w:val="00052F98"/>
    <w:rsid w:val="00054C97"/>
    <w:rsid w:val="000553DD"/>
    <w:rsid w:val="000602BA"/>
    <w:rsid w:val="00062650"/>
    <w:rsid w:val="00064445"/>
    <w:rsid w:val="000711AA"/>
    <w:rsid w:val="00081B49"/>
    <w:rsid w:val="00084FC8"/>
    <w:rsid w:val="0009262E"/>
    <w:rsid w:val="000942F1"/>
    <w:rsid w:val="00094AD4"/>
    <w:rsid w:val="00094B8B"/>
    <w:rsid w:val="00095A6E"/>
    <w:rsid w:val="00096BEB"/>
    <w:rsid w:val="00097613"/>
    <w:rsid w:val="00097F92"/>
    <w:rsid w:val="000A0281"/>
    <w:rsid w:val="000A4806"/>
    <w:rsid w:val="000A4B34"/>
    <w:rsid w:val="000A4D1B"/>
    <w:rsid w:val="000B6699"/>
    <w:rsid w:val="000C32EB"/>
    <w:rsid w:val="000C6897"/>
    <w:rsid w:val="000C78A0"/>
    <w:rsid w:val="000D0B5F"/>
    <w:rsid w:val="000D2C30"/>
    <w:rsid w:val="000D3894"/>
    <w:rsid w:val="000D6C0B"/>
    <w:rsid w:val="000F4C8C"/>
    <w:rsid w:val="000F5235"/>
    <w:rsid w:val="000F587D"/>
    <w:rsid w:val="000F5FA9"/>
    <w:rsid w:val="001000FF"/>
    <w:rsid w:val="00100ADC"/>
    <w:rsid w:val="00101424"/>
    <w:rsid w:val="001019EC"/>
    <w:rsid w:val="00112D2C"/>
    <w:rsid w:val="001131A3"/>
    <w:rsid w:val="0011509D"/>
    <w:rsid w:val="001163B8"/>
    <w:rsid w:val="00116AB3"/>
    <w:rsid w:val="00116AF0"/>
    <w:rsid w:val="00117487"/>
    <w:rsid w:val="001206B9"/>
    <w:rsid w:val="00120D54"/>
    <w:rsid w:val="001216B4"/>
    <w:rsid w:val="00122715"/>
    <w:rsid w:val="001255D2"/>
    <w:rsid w:val="00127FF0"/>
    <w:rsid w:val="001320F7"/>
    <w:rsid w:val="00132EB5"/>
    <w:rsid w:val="001372E9"/>
    <w:rsid w:val="001405F3"/>
    <w:rsid w:val="001408C7"/>
    <w:rsid w:val="0014202E"/>
    <w:rsid w:val="00146802"/>
    <w:rsid w:val="00151366"/>
    <w:rsid w:val="00156970"/>
    <w:rsid w:val="00157C8D"/>
    <w:rsid w:val="00160134"/>
    <w:rsid w:val="00161AD7"/>
    <w:rsid w:val="001634EB"/>
    <w:rsid w:val="00166E4A"/>
    <w:rsid w:val="001675C6"/>
    <w:rsid w:val="001678CC"/>
    <w:rsid w:val="001719F2"/>
    <w:rsid w:val="0017316B"/>
    <w:rsid w:val="00173C42"/>
    <w:rsid w:val="00176E93"/>
    <w:rsid w:val="00193C7B"/>
    <w:rsid w:val="001973FA"/>
    <w:rsid w:val="001A3401"/>
    <w:rsid w:val="001A5490"/>
    <w:rsid w:val="001A57A8"/>
    <w:rsid w:val="001A6087"/>
    <w:rsid w:val="001A6186"/>
    <w:rsid w:val="001A69AD"/>
    <w:rsid w:val="001A7F6F"/>
    <w:rsid w:val="001B054C"/>
    <w:rsid w:val="001B13ED"/>
    <w:rsid w:val="001B21B1"/>
    <w:rsid w:val="001B264D"/>
    <w:rsid w:val="001B499F"/>
    <w:rsid w:val="001B637C"/>
    <w:rsid w:val="001B7589"/>
    <w:rsid w:val="001C19FA"/>
    <w:rsid w:val="001C1A50"/>
    <w:rsid w:val="001C1E82"/>
    <w:rsid w:val="001C665E"/>
    <w:rsid w:val="001C77D2"/>
    <w:rsid w:val="001D03E3"/>
    <w:rsid w:val="001D1D26"/>
    <w:rsid w:val="001D2753"/>
    <w:rsid w:val="001D3BDC"/>
    <w:rsid w:val="001D3C7A"/>
    <w:rsid w:val="001D7547"/>
    <w:rsid w:val="001D7F8E"/>
    <w:rsid w:val="001E4BF0"/>
    <w:rsid w:val="001E521F"/>
    <w:rsid w:val="001E5C88"/>
    <w:rsid w:val="001E67E2"/>
    <w:rsid w:val="001F2B5F"/>
    <w:rsid w:val="001F37CB"/>
    <w:rsid w:val="001F3D85"/>
    <w:rsid w:val="001F4E3D"/>
    <w:rsid w:val="0020462D"/>
    <w:rsid w:val="0020465C"/>
    <w:rsid w:val="00204EF1"/>
    <w:rsid w:val="002061F2"/>
    <w:rsid w:val="0021005C"/>
    <w:rsid w:val="0021292B"/>
    <w:rsid w:val="0021475A"/>
    <w:rsid w:val="002163B9"/>
    <w:rsid w:val="002205E0"/>
    <w:rsid w:val="00221421"/>
    <w:rsid w:val="00222A95"/>
    <w:rsid w:val="00224821"/>
    <w:rsid w:val="002260AF"/>
    <w:rsid w:val="00227DD3"/>
    <w:rsid w:val="0023099E"/>
    <w:rsid w:val="00230C6F"/>
    <w:rsid w:val="00231CA9"/>
    <w:rsid w:val="0023440A"/>
    <w:rsid w:val="002377D6"/>
    <w:rsid w:val="00237B7A"/>
    <w:rsid w:val="00243558"/>
    <w:rsid w:val="00244C40"/>
    <w:rsid w:val="0025085B"/>
    <w:rsid w:val="00252D99"/>
    <w:rsid w:val="002530D3"/>
    <w:rsid w:val="00253F52"/>
    <w:rsid w:val="00254048"/>
    <w:rsid w:val="00260D8F"/>
    <w:rsid w:val="00261922"/>
    <w:rsid w:val="00264ACC"/>
    <w:rsid w:val="00266A96"/>
    <w:rsid w:val="00274834"/>
    <w:rsid w:val="00277335"/>
    <w:rsid w:val="00277677"/>
    <w:rsid w:val="002817CC"/>
    <w:rsid w:val="00281A60"/>
    <w:rsid w:val="0028296F"/>
    <w:rsid w:val="002834E9"/>
    <w:rsid w:val="00285496"/>
    <w:rsid w:val="002935A3"/>
    <w:rsid w:val="002973DE"/>
    <w:rsid w:val="002A3167"/>
    <w:rsid w:val="002A32F6"/>
    <w:rsid w:val="002A7484"/>
    <w:rsid w:val="002A75EE"/>
    <w:rsid w:val="002B0283"/>
    <w:rsid w:val="002B16EC"/>
    <w:rsid w:val="002B27D1"/>
    <w:rsid w:val="002B305F"/>
    <w:rsid w:val="002B5136"/>
    <w:rsid w:val="002B6A5E"/>
    <w:rsid w:val="002B7796"/>
    <w:rsid w:val="002B7B83"/>
    <w:rsid w:val="002C59B4"/>
    <w:rsid w:val="002D0E05"/>
    <w:rsid w:val="002D1BB5"/>
    <w:rsid w:val="002D7DDD"/>
    <w:rsid w:val="002E3C57"/>
    <w:rsid w:val="002E3DC7"/>
    <w:rsid w:val="002E3FE1"/>
    <w:rsid w:val="002F285A"/>
    <w:rsid w:val="002F4F02"/>
    <w:rsid w:val="002F59B2"/>
    <w:rsid w:val="002F6C57"/>
    <w:rsid w:val="00302168"/>
    <w:rsid w:val="003028F7"/>
    <w:rsid w:val="00302D21"/>
    <w:rsid w:val="00304126"/>
    <w:rsid w:val="00305C1D"/>
    <w:rsid w:val="00311CE0"/>
    <w:rsid w:val="00313D39"/>
    <w:rsid w:val="00314BF7"/>
    <w:rsid w:val="00321818"/>
    <w:rsid w:val="003234D6"/>
    <w:rsid w:val="00323AEE"/>
    <w:rsid w:val="00331E90"/>
    <w:rsid w:val="00331F4B"/>
    <w:rsid w:val="0033448C"/>
    <w:rsid w:val="00337191"/>
    <w:rsid w:val="003401C7"/>
    <w:rsid w:val="00341727"/>
    <w:rsid w:val="003419B0"/>
    <w:rsid w:val="00343AA5"/>
    <w:rsid w:val="003443A1"/>
    <w:rsid w:val="00344463"/>
    <w:rsid w:val="00344B74"/>
    <w:rsid w:val="00345B4B"/>
    <w:rsid w:val="00347DFD"/>
    <w:rsid w:val="00351B83"/>
    <w:rsid w:val="00351CDC"/>
    <w:rsid w:val="00354BED"/>
    <w:rsid w:val="003550CC"/>
    <w:rsid w:val="00363C68"/>
    <w:rsid w:val="00364D40"/>
    <w:rsid w:val="00367CB5"/>
    <w:rsid w:val="00370658"/>
    <w:rsid w:val="0037343C"/>
    <w:rsid w:val="0037390C"/>
    <w:rsid w:val="00374A8B"/>
    <w:rsid w:val="00376783"/>
    <w:rsid w:val="003767DB"/>
    <w:rsid w:val="00376C8D"/>
    <w:rsid w:val="0037761E"/>
    <w:rsid w:val="003815EA"/>
    <w:rsid w:val="00383581"/>
    <w:rsid w:val="00383C6C"/>
    <w:rsid w:val="00384B6B"/>
    <w:rsid w:val="00384CF1"/>
    <w:rsid w:val="003868DA"/>
    <w:rsid w:val="00387DED"/>
    <w:rsid w:val="00390A11"/>
    <w:rsid w:val="00391D86"/>
    <w:rsid w:val="00392255"/>
    <w:rsid w:val="00396E9B"/>
    <w:rsid w:val="003A0A7C"/>
    <w:rsid w:val="003A1F52"/>
    <w:rsid w:val="003A6715"/>
    <w:rsid w:val="003B10EC"/>
    <w:rsid w:val="003B2571"/>
    <w:rsid w:val="003B2E6C"/>
    <w:rsid w:val="003B5094"/>
    <w:rsid w:val="003B609A"/>
    <w:rsid w:val="003C019C"/>
    <w:rsid w:val="003C7710"/>
    <w:rsid w:val="003D090A"/>
    <w:rsid w:val="003D0DF0"/>
    <w:rsid w:val="003D0F9C"/>
    <w:rsid w:val="003D26C0"/>
    <w:rsid w:val="003D4071"/>
    <w:rsid w:val="003D4B22"/>
    <w:rsid w:val="003D4E46"/>
    <w:rsid w:val="003D66D7"/>
    <w:rsid w:val="003E0753"/>
    <w:rsid w:val="003E0DC4"/>
    <w:rsid w:val="003E105C"/>
    <w:rsid w:val="003E4893"/>
    <w:rsid w:val="003F7C87"/>
    <w:rsid w:val="004020C7"/>
    <w:rsid w:val="00402AD7"/>
    <w:rsid w:val="004045FD"/>
    <w:rsid w:val="004064FD"/>
    <w:rsid w:val="00410BC8"/>
    <w:rsid w:val="0041173C"/>
    <w:rsid w:val="00412279"/>
    <w:rsid w:val="004148D0"/>
    <w:rsid w:val="004150A2"/>
    <w:rsid w:val="00415F53"/>
    <w:rsid w:val="0041602B"/>
    <w:rsid w:val="0041686D"/>
    <w:rsid w:val="00417912"/>
    <w:rsid w:val="00417D53"/>
    <w:rsid w:val="00423A52"/>
    <w:rsid w:val="0042417D"/>
    <w:rsid w:val="00424BAD"/>
    <w:rsid w:val="00425C0A"/>
    <w:rsid w:val="00431756"/>
    <w:rsid w:val="00436368"/>
    <w:rsid w:val="00436912"/>
    <w:rsid w:val="004375C8"/>
    <w:rsid w:val="00444DFA"/>
    <w:rsid w:val="004454F6"/>
    <w:rsid w:val="00445C63"/>
    <w:rsid w:val="00445CF3"/>
    <w:rsid w:val="0044670F"/>
    <w:rsid w:val="004468CE"/>
    <w:rsid w:val="004473BD"/>
    <w:rsid w:val="004478E0"/>
    <w:rsid w:val="00451EB7"/>
    <w:rsid w:val="004547C9"/>
    <w:rsid w:val="00455CFB"/>
    <w:rsid w:val="00456327"/>
    <w:rsid w:val="00464290"/>
    <w:rsid w:val="00467826"/>
    <w:rsid w:val="004728B2"/>
    <w:rsid w:val="00475197"/>
    <w:rsid w:val="00475674"/>
    <w:rsid w:val="004775BB"/>
    <w:rsid w:val="004811A8"/>
    <w:rsid w:val="0048193B"/>
    <w:rsid w:val="00482201"/>
    <w:rsid w:val="00483B63"/>
    <w:rsid w:val="0048464D"/>
    <w:rsid w:val="00487ADB"/>
    <w:rsid w:val="00487E3B"/>
    <w:rsid w:val="00492D28"/>
    <w:rsid w:val="00492F72"/>
    <w:rsid w:val="004951CD"/>
    <w:rsid w:val="004959EB"/>
    <w:rsid w:val="004969F4"/>
    <w:rsid w:val="00496E5B"/>
    <w:rsid w:val="004A6790"/>
    <w:rsid w:val="004B02F3"/>
    <w:rsid w:val="004B230A"/>
    <w:rsid w:val="004B373F"/>
    <w:rsid w:val="004B5C7F"/>
    <w:rsid w:val="004B658E"/>
    <w:rsid w:val="004C1611"/>
    <w:rsid w:val="004C4B29"/>
    <w:rsid w:val="004C5B67"/>
    <w:rsid w:val="004D07FF"/>
    <w:rsid w:val="004D1627"/>
    <w:rsid w:val="004D2311"/>
    <w:rsid w:val="004E2B1F"/>
    <w:rsid w:val="004E52A6"/>
    <w:rsid w:val="004E57C2"/>
    <w:rsid w:val="004E7411"/>
    <w:rsid w:val="004F0303"/>
    <w:rsid w:val="004F2BAC"/>
    <w:rsid w:val="004F2DD5"/>
    <w:rsid w:val="004F4AA5"/>
    <w:rsid w:val="004F532B"/>
    <w:rsid w:val="004F6406"/>
    <w:rsid w:val="00501481"/>
    <w:rsid w:val="00505D0B"/>
    <w:rsid w:val="005157F8"/>
    <w:rsid w:val="00516BEC"/>
    <w:rsid w:val="00520329"/>
    <w:rsid w:val="005240DC"/>
    <w:rsid w:val="005253FD"/>
    <w:rsid w:val="00525A7D"/>
    <w:rsid w:val="005261E4"/>
    <w:rsid w:val="005276F6"/>
    <w:rsid w:val="005308AD"/>
    <w:rsid w:val="00530AD5"/>
    <w:rsid w:val="00530E5E"/>
    <w:rsid w:val="00531412"/>
    <w:rsid w:val="00532DD7"/>
    <w:rsid w:val="005407EF"/>
    <w:rsid w:val="005408C9"/>
    <w:rsid w:val="00541372"/>
    <w:rsid w:val="0054398B"/>
    <w:rsid w:val="005441A9"/>
    <w:rsid w:val="00544905"/>
    <w:rsid w:val="00544E1A"/>
    <w:rsid w:val="005460BF"/>
    <w:rsid w:val="00547775"/>
    <w:rsid w:val="00550277"/>
    <w:rsid w:val="00551F97"/>
    <w:rsid w:val="0055492C"/>
    <w:rsid w:val="005553D3"/>
    <w:rsid w:val="00555B13"/>
    <w:rsid w:val="005561A8"/>
    <w:rsid w:val="00570F87"/>
    <w:rsid w:val="0057101E"/>
    <w:rsid w:val="0057187C"/>
    <w:rsid w:val="005721D5"/>
    <w:rsid w:val="00572E51"/>
    <w:rsid w:val="00573B6D"/>
    <w:rsid w:val="00575C36"/>
    <w:rsid w:val="0057729F"/>
    <w:rsid w:val="005802B8"/>
    <w:rsid w:val="00580A64"/>
    <w:rsid w:val="00583B07"/>
    <w:rsid w:val="00587A82"/>
    <w:rsid w:val="005905ED"/>
    <w:rsid w:val="00590E15"/>
    <w:rsid w:val="00594545"/>
    <w:rsid w:val="00595CB0"/>
    <w:rsid w:val="0059688D"/>
    <w:rsid w:val="005977EB"/>
    <w:rsid w:val="005A0993"/>
    <w:rsid w:val="005A0E40"/>
    <w:rsid w:val="005A10FC"/>
    <w:rsid w:val="005A1723"/>
    <w:rsid w:val="005A439A"/>
    <w:rsid w:val="005A532C"/>
    <w:rsid w:val="005A7CA6"/>
    <w:rsid w:val="005B0B30"/>
    <w:rsid w:val="005B73CA"/>
    <w:rsid w:val="005C03E1"/>
    <w:rsid w:val="005C53E0"/>
    <w:rsid w:val="005D0093"/>
    <w:rsid w:val="005D1606"/>
    <w:rsid w:val="005E0F15"/>
    <w:rsid w:val="005E1990"/>
    <w:rsid w:val="005E3B83"/>
    <w:rsid w:val="005E4D88"/>
    <w:rsid w:val="005F0858"/>
    <w:rsid w:val="005F4AFF"/>
    <w:rsid w:val="005F5DA9"/>
    <w:rsid w:val="005F7B39"/>
    <w:rsid w:val="00600D66"/>
    <w:rsid w:val="00601AB8"/>
    <w:rsid w:val="00607083"/>
    <w:rsid w:val="0061067E"/>
    <w:rsid w:val="0061307E"/>
    <w:rsid w:val="0061641B"/>
    <w:rsid w:val="00620575"/>
    <w:rsid w:val="0062509B"/>
    <w:rsid w:val="00625E61"/>
    <w:rsid w:val="00630EAB"/>
    <w:rsid w:val="006319F6"/>
    <w:rsid w:val="00631E44"/>
    <w:rsid w:val="00632A66"/>
    <w:rsid w:val="006341EB"/>
    <w:rsid w:val="006345E1"/>
    <w:rsid w:val="006376B1"/>
    <w:rsid w:val="006422DD"/>
    <w:rsid w:val="00644636"/>
    <w:rsid w:val="006453B6"/>
    <w:rsid w:val="00645B6B"/>
    <w:rsid w:val="00647343"/>
    <w:rsid w:val="00647CB3"/>
    <w:rsid w:val="006501BF"/>
    <w:rsid w:val="00651577"/>
    <w:rsid w:val="006523AA"/>
    <w:rsid w:val="00652B80"/>
    <w:rsid w:val="00653A46"/>
    <w:rsid w:val="0065626F"/>
    <w:rsid w:val="0065631B"/>
    <w:rsid w:val="00656FF3"/>
    <w:rsid w:val="00661534"/>
    <w:rsid w:val="00662939"/>
    <w:rsid w:val="00663B35"/>
    <w:rsid w:val="00666411"/>
    <w:rsid w:val="00670326"/>
    <w:rsid w:val="006706B5"/>
    <w:rsid w:val="0067097D"/>
    <w:rsid w:val="00670D79"/>
    <w:rsid w:val="006712D8"/>
    <w:rsid w:val="00672241"/>
    <w:rsid w:val="00672AD6"/>
    <w:rsid w:val="00675C8C"/>
    <w:rsid w:val="006766ED"/>
    <w:rsid w:val="00676AD4"/>
    <w:rsid w:val="006814B5"/>
    <w:rsid w:val="00681BE5"/>
    <w:rsid w:val="00682680"/>
    <w:rsid w:val="00684A18"/>
    <w:rsid w:val="006863B2"/>
    <w:rsid w:val="00690587"/>
    <w:rsid w:val="00692424"/>
    <w:rsid w:val="00692E1A"/>
    <w:rsid w:val="00693BE6"/>
    <w:rsid w:val="0069621C"/>
    <w:rsid w:val="00696255"/>
    <w:rsid w:val="00696DEE"/>
    <w:rsid w:val="00696E7C"/>
    <w:rsid w:val="006A0565"/>
    <w:rsid w:val="006A17BD"/>
    <w:rsid w:val="006A5E76"/>
    <w:rsid w:val="006A68EE"/>
    <w:rsid w:val="006A7A32"/>
    <w:rsid w:val="006A7A45"/>
    <w:rsid w:val="006B135F"/>
    <w:rsid w:val="006B25F4"/>
    <w:rsid w:val="006B26D5"/>
    <w:rsid w:val="006B3284"/>
    <w:rsid w:val="006B4103"/>
    <w:rsid w:val="006B4C7C"/>
    <w:rsid w:val="006B4DC0"/>
    <w:rsid w:val="006B71E6"/>
    <w:rsid w:val="006B7F24"/>
    <w:rsid w:val="006C13E9"/>
    <w:rsid w:val="006C1ACE"/>
    <w:rsid w:val="006C3C0B"/>
    <w:rsid w:val="006C6B57"/>
    <w:rsid w:val="006C6C55"/>
    <w:rsid w:val="006D23FF"/>
    <w:rsid w:val="006D28B9"/>
    <w:rsid w:val="006D3516"/>
    <w:rsid w:val="006D6B55"/>
    <w:rsid w:val="006E0648"/>
    <w:rsid w:val="006E428F"/>
    <w:rsid w:val="006E4333"/>
    <w:rsid w:val="006E56A3"/>
    <w:rsid w:val="006E58EA"/>
    <w:rsid w:val="006E6745"/>
    <w:rsid w:val="006F3215"/>
    <w:rsid w:val="006F78DB"/>
    <w:rsid w:val="00702827"/>
    <w:rsid w:val="00702E51"/>
    <w:rsid w:val="007071DA"/>
    <w:rsid w:val="00712AE9"/>
    <w:rsid w:val="00715623"/>
    <w:rsid w:val="007165E6"/>
    <w:rsid w:val="00716A97"/>
    <w:rsid w:val="0072062A"/>
    <w:rsid w:val="0072083D"/>
    <w:rsid w:val="00727689"/>
    <w:rsid w:val="00727CF7"/>
    <w:rsid w:val="00730990"/>
    <w:rsid w:val="007322FB"/>
    <w:rsid w:val="007350A7"/>
    <w:rsid w:val="00736EE0"/>
    <w:rsid w:val="00737BA1"/>
    <w:rsid w:val="00740DB7"/>
    <w:rsid w:val="00740E67"/>
    <w:rsid w:val="00743075"/>
    <w:rsid w:val="007438C2"/>
    <w:rsid w:val="00744808"/>
    <w:rsid w:val="00746454"/>
    <w:rsid w:val="00746AAD"/>
    <w:rsid w:val="007504E5"/>
    <w:rsid w:val="00750DB4"/>
    <w:rsid w:val="00751078"/>
    <w:rsid w:val="00752A7A"/>
    <w:rsid w:val="00754091"/>
    <w:rsid w:val="007549A2"/>
    <w:rsid w:val="00760178"/>
    <w:rsid w:val="00760313"/>
    <w:rsid w:val="00760D63"/>
    <w:rsid w:val="00762EFC"/>
    <w:rsid w:val="007637B5"/>
    <w:rsid w:val="0076686C"/>
    <w:rsid w:val="0076709D"/>
    <w:rsid w:val="00773A81"/>
    <w:rsid w:val="00776E04"/>
    <w:rsid w:val="007816F8"/>
    <w:rsid w:val="00781F09"/>
    <w:rsid w:val="00786142"/>
    <w:rsid w:val="00786EB6"/>
    <w:rsid w:val="0079625D"/>
    <w:rsid w:val="007A1E15"/>
    <w:rsid w:val="007A3864"/>
    <w:rsid w:val="007A3D7C"/>
    <w:rsid w:val="007A6A8B"/>
    <w:rsid w:val="007A71F8"/>
    <w:rsid w:val="007B0725"/>
    <w:rsid w:val="007B171A"/>
    <w:rsid w:val="007B1F6B"/>
    <w:rsid w:val="007B2510"/>
    <w:rsid w:val="007B5919"/>
    <w:rsid w:val="007B60BC"/>
    <w:rsid w:val="007B66B1"/>
    <w:rsid w:val="007C13A7"/>
    <w:rsid w:val="007C1655"/>
    <w:rsid w:val="007C21ED"/>
    <w:rsid w:val="007C2214"/>
    <w:rsid w:val="007C474C"/>
    <w:rsid w:val="007C6BF7"/>
    <w:rsid w:val="007D05BA"/>
    <w:rsid w:val="007D2E6A"/>
    <w:rsid w:val="007D4300"/>
    <w:rsid w:val="007D4BE8"/>
    <w:rsid w:val="007D50F6"/>
    <w:rsid w:val="007D6309"/>
    <w:rsid w:val="007D772F"/>
    <w:rsid w:val="007E049A"/>
    <w:rsid w:val="007E157C"/>
    <w:rsid w:val="007E1B35"/>
    <w:rsid w:val="007E49A2"/>
    <w:rsid w:val="007E4D47"/>
    <w:rsid w:val="007E6A09"/>
    <w:rsid w:val="007F1B3A"/>
    <w:rsid w:val="007F53F8"/>
    <w:rsid w:val="00800DC0"/>
    <w:rsid w:val="0080225B"/>
    <w:rsid w:val="00805B97"/>
    <w:rsid w:val="00806AE6"/>
    <w:rsid w:val="008078E8"/>
    <w:rsid w:val="00807E10"/>
    <w:rsid w:val="00807F17"/>
    <w:rsid w:val="00810764"/>
    <w:rsid w:val="008159CB"/>
    <w:rsid w:val="008178A0"/>
    <w:rsid w:val="008202D0"/>
    <w:rsid w:val="00825B8F"/>
    <w:rsid w:val="00830711"/>
    <w:rsid w:val="00830BB0"/>
    <w:rsid w:val="00832448"/>
    <w:rsid w:val="00834B7B"/>
    <w:rsid w:val="00836F6E"/>
    <w:rsid w:val="00837B3E"/>
    <w:rsid w:val="0083A51A"/>
    <w:rsid w:val="008433C8"/>
    <w:rsid w:val="008442E0"/>
    <w:rsid w:val="00845D40"/>
    <w:rsid w:val="00852782"/>
    <w:rsid w:val="00853FFA"/>
    <w:rsid w:val="00854A65"/>
    <w:rsid w:val="00856411"/>
    <w:rsid w:val="00857DE3"/>
    <w:rsid w:val="00860F58"/>
    <w:rsid w:val="008611D7"/>
    <w:rsid w:val="00861403"/>
    <w:rsid w:val="0086470C"/>
    <w:rsid w:val="008657DA"/>
    <w:rsid w:val="00866650"/>
    <w:rsid w:val="008702BE"/>
    <w:rsid w:val="0087361D"/>
    <w:rsid w:val="00877387"/>
    <w:rsid w:val="00885622"/>
    <w:rsid w:val="00885893"/>
    <w:rsid w:val="00887342"/>
    <w:rsid w:val="0088772D"/>
    <w:rsid w:val="00891A5E"/>
    <w:rsid w:val="00892497"/>
    <w:rsid w:val="00893AE9"/>
    <w:rsid w:val="008A30F3"/>
    <w:rsid w:val="008A31BB"/>
    <w:rsid w:val="008A50DE"/>
    <w:rsid w:val="008B0A52"/>
    <w:rsid w:val="008B4D38"/>
    <w:rsid w:val="008B4F68"/>
    <w:rsid w:val="008B5A85"/>
    <w:rsid w:val="008B65EF"/>
    <w:rsid w:val="008B704E"/>
    <w:rsid w:val="008C0885"/>
    <w:rsid w:val="008C447C"/>
    <w:rsid w:val="008D076D"/>
    <w:rsid w:val="008D09A6"/>
    <w:rsid w:val="008D2382"/>
    <w:rsid w:val="008D28BD"/>
    <w:rsid w:val="008D418F"/>
    <w:rsid w:val="008D4307"/>
    <w:rsid w:val="008D7916"/>
    <w:rsid w:val="008E22FF"/>
    <w:rsid w:val="008E2B03"/>
    <w:rsid w:val="008F1FDB"/>
    <w:rsid w:val="008F209F"/>
    <w:rsid w:val="008F78DE"/>
    <w:rsid w:val="008F7F36"/>
    <w:rsid w:val="00900059"/>
    <w:rsid w:val="00903719"/>
    <w:rsid w:val="00904222"/>
    <w:rsid w:val="00905490"/>
    <w:rsid w:val="009058A4"/>
    <w:rsid w:val="009063FC"/>
    <w:rsid w:val="00910490"/>
    <w:rsid w:val="00910A60"/>
    <w:rsid w:val="0091496A"/>
    <w:rsid w:val="0091627E"/>
    <w:rsid w:val="00917998"/>
    <w:rsid w:val="00917C5D"/>
    <w:rsid w:val="0092120E"/>
    <w:rsid w:val="00926D3E"/>
    <w:rsid w:val="00935DE7"/>
    <w:rsid w:val="0093657A"/>
    <w:rsid w:val="0093679F"/>
    <w:rsid w:val="009412DB"/>
    <w:rsid w:val="009413DA"/>
    <w:rsid w:val="00944E0C"/>
    <w:rsid w:val="00945089"/>
    <w:rsid w:val="00946782"/>
    <w:rsid w:val="009526E1"/>
    <w:rsid w:val="00956DAF"/>
    <w:rsid w:val="0096001C"/>
    <w:rsid w:val="00977F82"/>
    <w:rsid w:val="009802CA"/>
    <w:rsid w:val="00980ABD"/>
    <w:rsid w:val="00980FB6"/>
    <w:rsid w:val="00981719"/>
    <w:rsid w:val="0098615E"/>
    <w:rsid w:val="00987E64"/>
    <w:rsid w:val="00993719"/>
    <w:rsid w:val="00994D94"/>
    <w:rsid w:val="00995A66"/>
    <w:rsid w:val="0099603D"/>
    <w:rsid w:val="00996B6A"/>
    <w:rsid w:val="00997940"/>
    <w:rsid w:val="009A1179"/>
    <w:rsid w:val="009A1527"/>
    <w:rsid w:val="009A182D"/>
    <w:rsid w:val="009A28DF"/>
    <w:rsid w:val="009A6BB0"/>
    <w:rsid w:val="009B0159"/>
    <w:rsid w:val="009B264E"/>
    <w:rsid w:val="009B3EF4"/>
    <w:rsid w:val="009C061D"/>
    <w:rsid w:val="009C2AE7"/>
    <w:rsid w:val="009C494D"/>
    <w:rsid w:val="009C6596"/>
    <w:rsid w:val="009D38E8"/>
    <w:rsid w:val="009D4CCC"/>
    <w:rsid w:val="009D6B27"/>
    <w:rsid w:val="009E4679"/>
    <w:rsid w:val="009E7C7E"/>
    <w:rsid w:val="009F4B46"/>
    <w:rsid w:val="009F5513"/>
    <w:rsid w:val="009F70D2"/>
    <w:rsid w:val="009F7528"/>
    <w:rsid w:val="00A0426B"/>
    <w:rsid w:val="00A0718E"/>
    <w:rsid w:val="00A1130E"/>
    <w:rsid w:val="00A11909"/>
    <w:rsid w:val="00A17041"/>
    <w:rsid w:val="00A2465A"/>
    <w:rsid w:val="00A2525B"/>
    <w:rsid w:val="00A25F70"/>
    <w:rsid w:val="00A272E5"/>
    <w:rsid w:val="00A277CD"/>
    <w:rsid w:val="00A312C9"/>
    <w:rsid w:val="00A31FFA"/>
    <w:rsid w:val="00A33159"/>
    <w:rsid w:val="00A345B6"/>
    <w:rsid w:val="00A35390"/>
    <w:rsid w:val="00A35B71"/>
    <w:rsid w:val="00A406EF"/>
    <w:rsid w:val="00A42001"/>
    <w:rsid w:val="00A42304"/>
    <w:rsid w:val="00A448F4"/>
    <w:rsid w:val="00A47A9D"/>
    <w:rsid w:val="00A52ED9"/>
    <w:rsid w:val="00A56D04"/>
    <w:rsid w:val="00A62F86"/>
    <w:rsid w:val="00A62FD9"/>
    <w:rsid w:val="00A631F6"/>
    <w:rsid w:val="00A65D2A"/>
    <w:rsid w:val="00A66D00"/>
    <w:rsid w:val="00A70743"/>
    <w:rsid w:val="00A707B5"/>
    <w:rsid w:val="00A70D65"/>
    <w:rsid w:val="00A72667"/>
    <w:rsid w:val="00A726A2"/>
    <w:rsid w:val="00A74C06"/>
    <w:rsid w:val="00A91D86"/>
    <w:rsid w:val="00A9720D"/>
    <w:rsid w:val="00AA2276"/>
    <w:rsid w:val="00AA4171"/>
    <w:rsid w:val="00AB054C"/>
    <w:rsid w:val="00AB09CA"/>
    <w:rsid w:val="00AB0DBA"/>
    <w:rsid w:val="00AB18FB"/>
    <w:rsid w:val="00AB254D"/>
    <w:rsid w:val="00AB3956"/>
    <w:rsid w:val="00AB4181"/>
    <w:rsid w:val="00AB42B9"/>
    <w:rsid w:val="00AB6B4F"/>
    <w:rsid w:val="00AB7244"/>
    <w:rsid w:val="00AC1A24"/>
    <w:rsid w:val="00AC262D"/>
    <w:rsid w:val="00AC2AAD"/>
    <w:rsid w:val="00AC42F5"/>
    <w:rsid w:val="00AD0855"/>
    <w:rsid w:val="00AD1CFC"/>
    <w:rsid w:val="00AD3E92"/>
    <w:rsid w:val="00AD75F2"/>
    <w:rsid w:val="00AD789B"/>
    <w:rsid w:val="00AE05F9"/>
    <w:rsid w:val="00AE4D40"/>
    <w:rsid w:val="00AF08E4"/>
    <w:rsid w:val="00AF3036"/>
    <w:rsid w:val="00AF46E7"/>
    <w:rsid w:val="00AF4FD5"/>
    <w:rsid w:val="00AF56D5"/>
    <w:rsid w:val="00AF577F"/>
    <w:rsid w:val="00B07BDE"/>
    <w:rsid w:val="00B1234A"/>
    <w:rsid w:val="00B129DF"/>
    <w:rsid w:val="00B16B11"/>
    <w:rsid w:val="00B201D4"/>
    <w:rsid w:val="00B24C4B"/>
    <w:rsid w:val="00B264D6"/>
    <w:rsid w:val="00B3077A"/>
    <w:rsid w:val="00B340E0"/>
    <w:rsid w:val="00B40048"/>
    <w:rsid w:val="00B41184"/>
    <w:rsid w:val="00B41DD8"/>
    <w:rsid w:val="00B44B4B"/>
    <w:rsid w:val="00B45C78"/>
    <w:rsid w:val="00B4633D"/>
    <w:rsid w:val="00B47CC2"/>
    <w:rsid w:val="00B47D5C"/>
    <w:rsid w:val="00B515CD"/>
    <w:rsid w:val="00B537B8"/>
    <w:rsid w:val="00B541F6"/>
    <w:rsid w:val="00B57AFD"/>
    <w:rsid w:val="00B62E45"/>
    <w:rsid w:val="00B62E5F"/>
    <w:rsid w:val="00B63742"/>
    <w:rsid w:val="00B63C63"/>
    <w:rsid w:val="00B64880"/>
    <w:rsid w:val="00B67A96"/>
    <w:rsid w:val="00B72147"/>
    <w:rsid w:val="00B763F5"/>
    <w:rsid w:val="00B7680D"/>
    <w:rsid w:val="00B804CC"/>
    <w:rsid w:val="00B81D6E"/>
    <w:rsid w:val="00B81FE3"/>
    <w:rsid w:val="00B83292"/>
    <w:rsid w:val="00B868AE"/>
    <w:rsid w:val="00B86C55"/>
    <w:rsid w:val="00B917C5"/>
    <w:rsid w:val="00B9181D"/>
    <w:rsid w:val="00B94846"/>
    <w:rsid w:val="00B94D62"/>
    <w:rsid w:val="00B974EB"/>
    <w:rsid w:val="00B9753B"/>
    <w:rsid w:val="00BA1833"/>
    <w:rsid w:val="00BA55D2"/>
    <w:rsid w:val="00BA731A"/>
    <w:rsid w:val="00BB10C7"/>
    <w:rsid w:val="00BB1DD4"/>
    <w:rsid w:val="00BB29A7"/>
    <w:rsid w:val="00BB5515"/>
    <w:rsid w:val="00BC198D"/>
    <w:rsid w:val="00BC1AB2"/>
    <w:rsid w:val="00BC249C"/>
    <w:rsid w:val="00BC2ED9"/>
    <w:rsid w:val="00BC359E"/>
    <w:rsid w:val="00BC7B8A"/>
    <w:rsid w:val="00BD0BC6"/>
    <w:rsid w:val="00BD1896"/>
    <w:rsid w:val="00BD2AB6"/>
    <w:rsid w:val="00BD4D39"/>
    <w:rsid w:val="00BD5621"/>
    <w:rsid w:val="00BD6FC7"/>
    <w:rsid w:val="00BE0A03"/>
    <w:rsid w:val="00BE583C"/>
    <w:rsid w:val="00BF0E6A"/>
    <w:rsid w:val="00BF27CD"/>
    <w:rsid w:val="00BF3773"/>
    <w:rsid w:val="00BF3BCD"/>
    <w:rsid w:val="00BF4606"/>
    <w:rsid w:val="00BF4B9D"/>
    <w:rsid w:val="00BF4C3B"/>
    <w:rsid w:val="00C00737"/>
    <w:rsid w:val="00C02759"/>
    <w:rsid w:val="00C12511"/>
    <w:rsid w:val="00C12F6D"/>
    <w:rsid w:val="00C1510A"/>
    <w:rsid w:val="00C17D32"/>
    <w:rsid w:val="00C23C6D"/>
    <w:rsid w:val="00C2546F"/>
    <w:rsid w:val="00C2789D"/>
    <w:rsid w:val="00C27F69"/>
    <w:rsid w:val="00C30E06"/>
    <w:rsid w:val="00C323A7"/>
    <w:rsid w:val="00C352B7"/>
    <w:rsid w:val="00C36970"/>
    <w:rsid w:val="00C36BCB"/>
    <w:rsid w:val="00C36F47"/>
    <w:rsid w:val="00C42A16"/>
    <w:rsid w:val="00C43B4F"/>
    <w:rsid w:val="00C43D7D"/>
    <w:rsid w:val="00C46DD9"/>
    <w:rsid w:val="00C5022C"/>
    <w:rsid w:val="00C505A0"/>
    <w:rsid w:val="00C50EB5"/>
    <w:rsid w:val="00C514BE"/>
    <w:rsid w:val="00C51EBB"/>
    <w:rsid w:val="00C52095"/>
    <w:rsid w:val="00C53B91"/>
    <w:rsid w:val="00C53C16"/>
    <w:rsid w:val="00C6163F"/>
    <w:rsid w:val="00C62035"/>
    <w:rsid w:val="00C6445F"/>
    <w:rsid w:val="00C66D74"/>
    <w:rsid w:val="00C6734A"/>
    <w:rsid w:val="00C6769F"/>
    <w:rsid w:val="00C7238A"/>
    <w:rsid w:val="00C72901"/>
    <w:rsid w:val="00C73715"/>
    <w:rsid w:val="00C7399D"/>
    <w:rsid w:val="00C75194"/>
    <w:rsid w:val="00C77344"/>
    <w:rsid w:val="00C77367"/>
    <w:rsid w:val="00C8169A"/>
    <w:rsid w:val="00C8419A"/>
    <w:rsid w:val="00C845BC"/>
    <w:rsid w:val="00C85E97"/>
    <w:rsid w:val="00C85E9B"/>
    <w:rsid w:val="00C8722B"/>
    <w:rsid w:val="00C879F5"/>
    <w:rsid w:val="00C90EB9"/>
    <w:rsid w:val="00C919D7"/>
    <w:rsid w:val="00CA7225"/>
    <w:rsid w:val="00CB37C7"/>
    <w:rsid w:val="00CB549B"/>
    <w:rsid w:val="00CB6CA9"/>
    <w:rsid w:val="00CB791A"/>
    <w:rsid w:val="00CC1151"/>
    <w:rsid w:val="00CC771E"/>
    <w:rsid w:val="00CD1EF2"/>
    <w:rsid w:val="00CD32C6"/>
    <w:rsid w:val="00CE20B5"/>
    <w:rsid w:val="00CE33AD"/>
    <w:rsid w:val="00CE4A42"/>
    <w:rsid w:val="00CE610E"/>
    <w:rsid w:val="00CE6A3B"/>
    <w:rsid w:val="00CF1F75"/>
    <w:rsid w:val="00CF2CDD"/>
    <w:rsid w:val="00CF37FE"/>
    <w:rsid w:val="00CF56E3"/>
    <w:rsid w:val="00CF5BA7"/>
    <w:rsid w:val="00D035A6"/>
    <w:rsid w:val="00D06577"/>
    <w:rsid w:val="00D075EF"/>
    <w:rsid w:val="00D13576"/>
    <w:rsid w:val="00D13859"/>
    <w:rsid w:val="00D1447B"/>
    <w:rsid w:val="00D14BD7"/>
    <w:rsid w:val="00D16993"/>
    <w:rsid w:val="00D17D9D"/>
    <w:rsid w:val="00D205E2"/>
    <w:rsid w:val="00D2063E"/>
    <w:rsid w:val="00D209B0"/>
    <w:rsid w:val="00D219F4"/>
    <w:rsid w:val="00D26CDB"/>
    <w:rsid w:val="00D30B29"/>
    <w:rsid w:val="00D32D3F"/>
    <w:rsid w:val="00D32EDF"/>
    <w:rsid w:val="00D350FB"/>
    <w:rsid w:val="00D379D3"/>
    <w:rsid w:val="00D439ED"/>
    <w:rsid w:val="00D44DED"/>
    <w:rsid w:val="00D45EA3"/>
    <w:rsid w:val="00D52042"/>
    <w:rsid w:val="00D532AF"/>
    <w:rsid w:val="00D55E94"/>
    <w:rsid w:val="00D638C1"/>
    <w:rsid w:val="00D63F30"/>
    <w:rsid w:val="00D6637C"/>
    <w:rsid w:val="00D665EE"/>
    <w:rsid w:val="00D709D7"/>
    <w:rsid w:val="00D75475"/>
    <w:rsid w:val="00D826B0"/>
    <w:rsid w:val="00D82948"/>
    <w:rsid w:val="00D85328"/>
    <w:rsid w:val="00D85D94"/>
    <w:rsid w:val="00D931F4"/>
    <w:rsid w:val="00D954C5"/>
    <w:rsid w:val="00D96963"/>
    <w:rsid w:val="00D96A86"/>
    <w:rsid w:val="00DA0A1D"/>
    <w:rsid w:val="00DA419A"/>
    <w:rsid w:val="00DA705C"/>
    <w:rsid w:val="00DB2F58"/>
    <w:rsid w:val="00DB49BC"/>
    <w:rsid w:val="00DB4F71"/>
    <w:rsid w:val="00DB5BB1"/>
    <w:rsid w:val="00DB62EC"/>
    <w:rsid w:val="00DC0630"/>
    <w:rsid w:val="00DC2461"/>
    <w:rsid w:val="00DC26DD"/>
    <w:rsid w:val="00DC4C09"/>
    <w:rsid w:val="00DC5C26"/>
    <w:rsid w:val="00DC6612"/>
    <w:rsid w:val="00DC664D"/>
    <w:rsid w:val="00DC70B1"/>
    <w:rsid w:val="00DC7EF7"/>
    <w:rsid w:val="00DD106B"/>
    <w:rsid w:val="00DD3EAC"/>
    <w:rsid w:val="00DD4C0C"/>
    <w:rsid w:val="00DE0CC1"/>
    <w:rsid w:val="00DE3B83"/>
    <w:rsid w:val="00DE40D9"/>
    <w:rsid w:val="00DE4520"/>
    <w:rsid w:val="00DE61F6"/>
    <w:rsid w:val="00DE7A9E"/>
    <w:rsid w:val="00DF02F4"/>
    <w:rsid w:val="00E00033"/>
    <w:rsid w:val="00E0212B"/>
    <w:rsid w:val="00E03E1A"/>
    <w:rsid w:val="00E0478E"/>
    <w:rsid w:val="00E059F4"/>
    <w:rsid w:val="00E10037"/>
    <w:rsid w:val="00E13F7D"/>
    <w:rsid w:val="00E1405D"/>
    <w:rsid w:val="00E149F9"/>
    <w:rsid w:val="00E173D2"/>
    <w:rsid w:val="00E20416"/>
    <w:rsid w:val="00E21BF8"/>
    <w:rsid w:val="00E2548C"/>
    <w:rsid w:val="00E26382"/>
    <w:rsid w:val="00E32470"/>
    <w:rsid w:val="00E33958"/>
    <w:rsid w:val="00E3582D"/>
    <w:rsid w:val="00E35F60"/>
    <w:rsid w:val="00E37B79"/>
    <w:rsid w:val="00E44303"/>
    <w:rsid w:val="00E44583"/>
    <w:rsid w:val="00E44803"/>
    <w:rsid w:val="00E4620A"/>
    <w:rsid w:val="00E472F5"/>
    <w:rsid w:val="00E51FE8"/>
    <w:rsid w:val="00E532EC"/>
    <w:rsid w:val="00E55FB4"/>
    <w:rsid w:val="00E574D5"/>
    <w:rsid w:val="00E610D0"/>
    <w:rsid w:val="00E62393"/>
    <w:rsid w:val="00E62F2C"/>
    <w:rsid w:val="00E63D1D"/>
    <w:rsid w:val="00E709B2"/>
    <w:rsid w:val="00E71E31"/>
    <w:rsid w:val="00E72A0B"/>
    <w:rsid w:val="00E7528A"/>
    <w:rsid w:val="00E77378"/>
    <w:rsid w:val="00E8056C"/>
    <w:rsid w:val="00E8361F"/>
    <w:rsid w:val="00E874BC"/>
    <w:rsid w:val="00E900C6"/>
    <w:rsid w:val="00E90710"/>
    <w:rsid w:val="00E9192F"/>
    <w:rsid w:val="00EA18F6"/>
    <w:rsid w:val="00EA190B"/>
    <w:rsid w:val="00EA40B3"/>
    <w:rsid w:val="00EA6591"/>
    <w:rsid w:val="00EB54C4"/>
    <w:rsid w:val="00EB7210"/>
    <w:rsid w:val="00EB7ACB"/>
    <w:rsid w:val="00EC04C1"/>
    <w:rsid w:val="00EC0A4B"/>
    <w:rsid w:val="00EC1CDA"/>
    <w:rsid w:val="00EC3500"/>
    <w:rsid w:val="00EC7E4D"/>
    <w:rsid w:val="00ED2A20"/>
    <w:rsid w:val="00ED4DB6"/>
    <w:rsid w:val="00EE5A01"/>
    <w:rsid w:val="00EE5C4B"/>
    <w:rsid w:val="00EE6891"/>
    <w:rsid w:val="00EE712D"/>
    <w:rsid w:val="00EF20BA"/>
    <w:rsid w:val="00EF36A6"/>
    <w:rsid w:val="00EF52DB"/>
    <w:rsid w:val="00EF609D"/>
    <w:rsid w:val="00EF65E3"/>
    <w:rsid w:val="00EF73EB"/>
    <w:rsid w:val="00EF7F1A"/>
    <w:rsid w:val="00F01116"/>
    <w:rsid w:val="00F020E8"/>
    <w:rsid w:val="00F0246A"/>
    <w:rsid w:val="00F026FB"/>
    <w:rsid w:val="00F048EA"/>
    <w:rsid w:val="00F0695C"/>
    <w:rsid w:val="00F10C37"/>
    <w:rsid w:val="00F20DE6"/>
    <w:rsid w:val="00F2607E"/>
    <w:rsid w:val="00F26B81"/>
    <w:rsid w:val="00F307B7"/>
    <w:rsid w:val="00F32CF4"/>
    <w:rsid w:val="00F354A9"/>
    <w:rsid w:val="00F36923"/>
    <w:rsid w:val="00F422D4"/>
    <w:rsid w:val="00F43218"/>
    <w:rsid w:val="00F433FD"/>
    <w:rsid w:val="00F454F8"/>
    <w:rsid w:val="00F4633C"/>
    <w:rsid w:val="00F55387"/>
    <w:rsid w:val="00F5719B"/>
    <w:rsid w:val="00F571A3"/>
    <w:rsid w:val="00F577F9"/>
    <w:rsid w:val="00F600A7"/>
    <w:rsid w:val="00F603F0"/>
    <w:rsid w:val="00F61D0F"/>
    <w:rsid w:val="00F6250C"/>
    <w:rsid w:val="00F63136"/>
    <w:rsid w:val="00F6328B"/>
    <w:rsid w:val="00F64557"/>
    <w:rsid w:val="00F65623"/>
    <w:rsid w:val="00F702FD"/>
    <w:rsid w:val="00F71DD9"/>
    <w:rsid w:val="00F90521"/>
    <w:rsid w:val="00F9085C"/>
    <w:rsid w:val="00F923C3"/>
    <w:rsid w:val="00F9682E"/>
    <w:rsid w:val="00FA29B2"/>
    <w:rsid w:val="00FA5AD9"/>
    <w:rsid w:val="00FB22EA"/>
    <w:rsid w:val="00FB3B4D"/>
    <w:rsid w:val="00FB5D97"/>
    <w:rsid w:val="00FB73E7"/>
    <w:rsid w:val="00FC157A"/>
    <w:rsid w:val="00FC3086"/>
    <w:rsid w:val="00FC323D"/>
    <w:rsid w:val="00FC4DCF"/>
    <w:rsid w:val="00FC67A5"/>
    <w:rsid w:val="00FD2F78"/>
    <w:rsid w:val="00FD438A"/>
    <w:rsid w:val="00FD5398"/>
    <w:rsid w:val="00FD6B95"/>
    <w:rsid w:val="00FE1287"/>
    <w:rsid w:val="00FE1D58"/>
    <w:rsid w:val="00FE2047"/>
    <w:rsid w:val="00FE31F0"/>
    <w:rsid w:val="00FF08CD"/>
    <w:rsid w:val="00FF264E"/>
    <w:rsid w:val="00FF7425"/>
    <w:rsid w:val="016BF062"/>
    <w:rsid w:val="029219A7"/>
    <w:rsid w:val="0392FF99"/>
    <w:rsid w:val="03CB33BC"/>
    <w:rsid w:val="0442F499"/>
    <w:rsid w:val="0467188E"/>
    <w:rsid w:val="0475A679"/>
    <w:rsid w:val="0516023D"/>
    <w:rsid w:val="075D248C"/>
    <w:rsid w:val="08D038D7"/>
    <w:rsid w:val="08E88D7A"/>
    <w:rsid w:val="08EB1C5A"/>
    <w:rsid w:val="08EF246B"/>
    <w:rsid w:val="0A7C7F3A"/>
    <w:rsid w:val="0A935689"/>
    <w:rsid w:val="0ACED44E"/>
    <w:rsid w:val="0AD5378E"/>
    <w:rsid w:val="0B0936D0"/>
    <w:rsid w:val="0C98F74B"/>
    <w:rsid w:val="0EDBA8BD"/>
    <w:rsid w:val="0FF8E2CF"/>
    <w:rsid w:val="101034C2"/>
    <w:rsid w:val="11206D14"/>
    <w:rsid w:val="119AFF89"/>
    <w:rsid w:val="11CB88F3"/>
    <w:rsid w:val="11FB1BA2"/>
    <w:rsid w:val="120151DD"/>
    <w:rsid w:val="12262AAE"/>
    <w:rsid w:val="12DB2210"/>
    <w:rsid w:val="131A2A30"/>
    <w:rsid w:val="1350F9F4"/>
    <w:rsid w:val="135CD8B6"/>
    <w:rsid w:val="15DB0C73"/>
    <w:rsid w:val="1639739D"/>
    <w:rsid w:val="16F25C33"/>
    <w:rsid w:val="16FBA22B"/>
    <w:rsid w:val="180189D3"/>
    <w:rsid w:val="183C3730"/>
    <w:rsid w:val="185C2361"/>
    <w:rsid w:val="19BE5B5A"/>
    <w:rsid w:val="1A2FBF9B"/>
    <w:rsid w:val="1A84C8A7"/>
    <w:rsid w:val="1C6A2CF3"/>
    <w:rsid w:val="1CF16C31"/>
    <w:rsid w:val="1D05655C"/>
    <w:rsid w:val="1D5E83FE"/>
    <w:rsid w:val="1D7E7775"/>
    <w:rsid w:val="1D9F87BB"/>
    <w:rsid w:val="1DC08FAC"/>
    <w:rsid w:val="1E62EDFD"/>
    <w:rsid w:val="1EF167E3"/>
    <w:rsid w:val="1F024395"/>
    <w:rsid w:val="1FFB2240"/>
    <w:rsid w:val="220428D0"/>
    <w:rsid w:val="2241E53B"/>
    <w:rsid w:val="22E98066"/>
    <w:rsid w:val="237DBF82"/>
    <w:rsid w:val="23C5051E"/>
    <w:rsid w:val="24932A22"/>
    <w:rsid w:val="25565E1C"/>
    <w:rsid w:val="25C4A947"/>
    <w:rsid w:val="2688C625"/>
    <w:rsid w:val="276624FE"/>
    <w:rsid w:val="276B1EA8"/>
    <w:rsid w:val="286E7B46"/>
    <w:rsid w:val="29C93022"/>
    <w:rsid w:val="2A8287A9"/>
    <w:rsid w:val="2B5D9A3A"/>
    <w:rsid w:val="2BA751CC"/>
    <w:rsid w:val="2E1370C8"/>
    <w:rsid w:val="2E7074C5"/>
    <w:rsid w:val="2E86FCD4"/>
    <w:rsid w:val="2F4504E9"/>
    <w:rsid w:val="305CC401"/>
    <w:rsid w:val="307FA90F"/>
    <w:rsid w:val="312EFD51"/>
    <w:rsid w:val="32007864"/>
    <w:rsid w:val="325E2225"/>
    <w:rsid w:val="32DEED53"/>
    <w:rsid w:val="343D85AC"/>
    <w:rsid w:val="34A1EE44"/>
    <w:rsid w:val="3528345B"/>
    <w:rsid w:val="36A37768"/>
    <w:rsid w:val="38295398"/>
    <w:rsid w:val="38317D09"/>
    <w:rsid w:val="39159058"/>
    <w:rsid w:val="3A899327"/>
    <w:rsid w:val="3CB50E61"/>
    <w:rsid w:val="3FCBAF77"/>
    <w:rsid w:val="403ECA3B"/>
    <w:rsid w:val="4059A54A"/>
    <w:rsid w:val="40FA7FEB"/>
    <w:rsid w:val="415225A6"/>
    <w:rsid w:val="41FC79CA"/>
    <w:rsid w:val="43B59FBC"/>
    <w:rsid w:val="43F291EC"/>
    <w:rsid w:val="440992EB"/>
    <w:rsid w:val="451FC5D7"/>
    <w:rsid w:val="46BA94C3"/>
    <w:rsid w:val="47656B1D"/>
    <w:rsid w:val="478D9838"/>
    <w:rsid w:val="47E385B5"/>
    <w:rsid w:val="4A787649"/>
    <w:rsid w:val="4A793D3F"/>
    <w:rsid w:val="4B12A91F"/>
    <w:rsid w:val="4C4CBF5B"/>
    <w:rsid w:val="4C642A48"/>
    <w:rsid w:val="4D255113"/>
    <w:rsid w:val="4D4921E3"/>
    <w:rsid w:val="4DCEF394"/>
    <w:rsid w:val="4DD55594"/>
    <w:rsid w:val="4E286666"/>
    <w:rsid w:val="4EA40919"/>
    <w:rsid w:val="4EF8F33A"/>
    <w:rsid w:val="4F4893D8"/>
    <w:rsid w:val="4F9EB7BC"/>
    <w:rsid w:val="5344A7B3"/>
    <w:rsid w:val="53DA17C1"/>
    <w:rsid w:val="5458897C"/>
    <w:rsid w:val="55BD422E"/>
    <w:rsid w:val="55C79FB9"/>
    <w:rsid w:val="562F4398"/>
    <w:rsid w:val="573D904F"/>
    <w:rsid w:val="585DFAE2"/>
    <w:rsid w:val="597472B0"/>
    <w:rsid w:val="5A267A6D"/>
    <w:rsid w:val="5BFEE3F1"/>
    <w:rsid w:val="5C8C3B61"/>
    <w:rsid w:val="5CD4755F"/>
    <w:rsid w:val="5D8F9701"/>
    <w:rsid w:val="5DCAF8D7"/>
    <w:rsid w:val="5EBA9757"/>
    <w:rsid w:val="60707F78"/>
    <w:rsid w:val="60E2469F"/>
    <w:rsid w:val="634FC887"/>
    <w:rsid w:val="6351AB12"/>
    <w:rsid w:val="642FF6EE"/>
    <w:rsid w:val="64608768"/>
    <w:rsid w:val="6549020B"/>
    <w:rsid w:val="663BCD23"/>
    <w:rsid w:val="67A41994"/>
    <w:rsid w:val="67E00E71"/>
    <w:rsid w:val="688B9C24"/>
    <w:rsid w:val="699723EF"/>
    <w:rsid w:val="69C5F47F"/>
    <w:rsid w:val="6A001494"/>
    <w:rsid w:val="6B4EE4C3"/>
    <w:rsid w:val="6B5CF3BF"/>
    <w:rsid w:val="6CC4606F"/>
    <w:rsid w:val="6D33D085"/>
    <w:rsid w:val="6F0128F4"/>
    <w:rsid w:val="6FA6F48F"/>
    <w:rsid w:val="6FACA039"/>
    <w:rsid w:val="70C98459"/>
    <w:rsid w:val="70E813AA"/>
    <w:rsid w:val="70E8D417"/>
    <w:rsid w:val="73F6F21D"/>
    <w:rsid w:val="7457B0FF"/>
    <w:rsid w:val="74CDCF40"/>
    <w:rsid w:val="74D2D650"/>
    <w:rsid w:val="768C796E"/>
    <w:rsid w:val="768D6812"/>
    <w:rsid w:val="7799E715"/>
    <w:rsid w:val="77AE94F8"/>
    <w:rsid w:val="7881AA94"/>
    <w:rsid w:val="7CF76B0A"/>
    <w:rsid w:val="7DC52504"/>
    <w:rsid w:val="7E5604A7"/>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29C3C4"/>
  <w15:docId w15:val="{9626A031-FD7F-402B-9017-B91EC60BA2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78E8"/>
    <w:pPr>
      <w:spacing w:after="0" w:line="312" w:lineRule="auto"/>
      <w:jc w:val="both"/>
    </w:pPr>
    <w:rPr>
      <w:rFonts w:ascii="Arial" w:hAnsi="Arial" w:eastAsiaTheme="minorEastAsia"/>
      <w:sz w:val="20"/>
      <w:szCs w:val="20"/>
    </w:rPr>
  </w:style>
  <w:style w:type="paragraph" w:styleId="Heading1">
    <w:name w:val="heading 1"/>
    <w:basedOn w:val="Normal"/>
    <w:next w:val="Normal"/>
    <w:link w:val="Heading1Char"/>
    <w:qFormat/>
    <w:rsid w:val="00B47D5C"/>
    <w:pPr>
      <w:keepNext/>
      <w:numPr>
        <w:numId w:val="8"/>
      </w:numPr>
      <w:spacing w:before="400" w:after="240" w:line="240" w:lineRule="auto"/>
      <w:outlineLvl w:val="0"/>
    </w:pPr>
    <w:rPr>
      <w:rFonts w:cs="Arial" w:eastAsiaTheme="minorHAnsi"/>
      <w:b/>
      <w:caps/>
      <w:color w:val="7F7F7F" w:themeColor="text1" w:themeTint="80"/>
      <w:sz w:val="28"/>
      <w:szCs w:val="22"/>
      <w:lang w:val="en-GB" w:eastAsia="nl-NL"/>
    </w:rPr>
  </w:style>
  <w:style w:type="paragraph" w:styleId="Heading2">
    <w:name w:val="heading 2"/>
    <w:basedOn w:val="Heading1"/>
    <w:next w:val="Normal"/>
    <w:link w:val="Heading2Char"/>
    <w:qFormat/>
    <w:rsid w:val="00B47D5C"/>
    <w:pPr>
      <w:numPr>
        <w:ilvl w:val="1"/>
      </w:numPr>
      <w:spacing w:before="280" w:after="120"/>
      <w:outlineLvl w:val="1"/>
    </w:pPr>
    <w:rPr>
      <w:b w:val="0"/>
      <w:caps w:val="0"/>
    </w:rPr>
  </w:style>
  <w:style w:type="paragraph" w:styleId="Heading3">
    <w:name w:val="heading 3"/>
    <w:basedOn w:val="Heading2"/>
    <w:next w:val="Normal"/>
    <w:link w:val="Heading3Char"/>
    <w:qFormat/>
    <w:rsid w:val="00544905"/>
    <w:pPr>
      <w:numPr>
        <w:ilvl w:val="2"/>
      </w:numPr>
      <w:tabs>
        <w:tab w:val="clear" w:pos="0"/>
      </w:tabs>
      <w:spacing w:after="60"/>
      <w:outlineLvl w:val="2"/>
    </w:pPr>
    <w:rPr>
      <w:sz w:val="22"/>
    </w:rPr>
  </w:style>
  <w:style w:type="paragraph" w:styleId="Heading4">
    <w:name w:val="heading 4"/>
    <w:basedOn w:val="Heading3"/>
    <w:next w:val="Normal"/>
    <w:link w:val="Heading4Char"/>
    <w:qFormat/>
    <w:rsid w:val="00544905"/>
    <w:pPr>
      <w:numPr>
        <w:ilvl w:val="0"/>
        <w:numId w:val="0"/>
      </w:numPr>
      <w:spacing w:line="312" w:lineRule="auto"/>
      <w:outlineLvl w:val="3"/>
    </w:pPr>
    <w:rPr>
      <w:i/>
      <w:iCs/>
      <w:kern w:val="32"/>
      <w:sz w:val="20"/>
      <w:szCs w:val="28"/>
    </w:rPr>
  </w:style>
  <w:style w:type="paragraph" w:styleId="Heading5">
    <w:name w:val="heading 5"/>
    <w:basedOn w:val="Heading4"/>
    <w:next w:val="Normal"/>
    <w:link w:val="Heading5Char"/>
    <w:qFormat/>
    <w:rsid w:val="006712D8"/>
    <w:pPr>
      <w:outlineLvl w:val="4"/>
    </w:pPr>
    <w:rPr>
      <w:b/>
      <w:bCs/>
      <w:i w:val="0"/>
      <w:iCs w:val="0"/>
      <w:szCs w:val="26"/>
    </w:rPr>
  </w:style>
  <w:style w:type="paragraph" w:styleId="Heading6">
    <w:name w:val="heading 6"/>
    <w:basedOn w:val="Normal"/>
    <w:next w:val="Normal"/>
    <w:link w:val="Heading6Char"/>
    <w:uiPriority w:val="9"/>
    <w:unhideWhenUsed/>
    <w:rsid w:val="00544905"/>
    <w:pPr>
      <w:keepNext/>
      <w:keepLines/>
      <w:spacing w:before="200"/>
      <w:outlineLvl w:val="5"/>
    </w:pPr>
    <w:rPr>
      <w:rFonts w:eastAsiaTheme="majorEastAsia" w:cstheme="majorBidi"/>
      <w:i/>
      <w:iCs/>
    </w:rPr>
  </w:style>
  <w:style w:type="paragraph" w:styleId="Heading7">
    <w:name w:val="heading 7"/>
    <w:basedOn w:val="Normal"/>
    <w:next w:val="Normal"/>
    <w:link w:val="Heading7Char"/>
    <w:uiPriority w:val="9"/>
    <w:unhideWhenUsed/>
    <w:qFormat/>
    <w:rsid w:val="00544905"/>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544905"/>
    <w:pPr>
      <w:keepNext/>
      <w:keepLines/>
      <w:spacing w:before="200"/>
      <w:outlineLvl w:val="7"/>
    </w:pPr>
    <w:rPr>
      <w:rFonts w:asciiTheme="majorHAnsi" w:hAnsiTheme="majorHAnsi"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544905"/>
    <w:pPr>
      <w:keepNext/>
      <w:keepLines/>
      <w:spacing w:before="200"/>
      <w:outlineLvl w:val="8"/>
    </w:pPr>
    <w:rPr>
      <w:rFonts w:asciiTheme="majorHAnsi" w:hAnsiTheme="majorHAnsi" w:eastAsiaTheme="majorEastAsia" w:cstheme="majorBidi"/>
      <w:i/>
      <w:iCs/>
      <w:color w:val="404040" w:themeColor="text1" w:themeTint="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B47D5C"/>
    <w:rPr>
      <w:rFonts w:ascii="Arial" w:hAnsi="Arial" w:cs="Arial"/>
      <w:b/>
      <w:caps/>
      <w:color w:val="7F7F7F" w:themeColor="text1" w:themeTint="80"/>
      <w:sz w:val="28"/>
      <w:lang w:val="en-GB" w:eastAsia="nl-NL"/>
    </w:rPr>
  </w:style>
  <w:style w:type="character" w:styleId="Heading2Char" w:customStyle="1">
    <w:name w:val="Heading 2 Char"/>
    <w:basedOn w:val="DefaultParagraphFont"/>
    <w:link w:val="Heading2"/>
    <w:rsid w:val="00B47D5C"/>
    <w:rPr>
      <w:rFonts w:ascii="Arial" w:hAnsi="Arial" w:cs="Arial"/>
      <w:color w:val="7F7F7F" w:themeColor="text1" w:themeTint="80"/>
      <w:sz w:val="28"/>
      <w:lang w:val="en-GB" w:eastAsia="nl-NL"/>
    </w:rPr>
  </w:style>
  <w:style w:type="character" w:styleId="Heading3Char" w:customStyle="1">
    <w:name w:val="Heading 3 Char"/>
    <w:basedOn w:val="DefaultParagraphFont"/>
    <w:link w:val="Heading3"/>
    <w:rsid w:val="00544905"/>
    <w:rPr>
      <w:rFonts w:ascii="Arial" w:hAnsi="Arial" w:cs="Arial"/>
      <w:color w:val="7F7F7F" w:themeColor="text1" w:themeTint="80"/>
      <w:lang w:val="en-GB" w:eastAsia="nl-NL"/>
    </w:rPr>
  </w:style>
  <w:style w:type="character" w:styleId="Heading4Char" w:customStyle="1">
    <w:name w:val="Heading 4 Char"/>
    <w:basedOn w:val="DefaultParagraphFont"/>
    <w:link w:val="Heading4"/>
    <w:rsid w:val="00544905"/>
    <w:rPr>
      <w:rFonts w:ascii="Arial" w:hAnsi="Arial" w:cs="Arial"/>
      <w:i/>
      <w:iCs/>
      <w:color w:val="7F7F7F" w:themeColor="text1" w:themeTint="80"/>
      <w:kern w:val="32"/>
      <w:sz w:val="20"/>
      <w:szCs w:val="28"/>
      <w:lang w:val="en-GB" w:eastAsia="nl-NL"/>
    </w:rPr>
  </w:style>
  <w:style w:type="character" w:styleId="Heading5Char" w:customStyle="1">
    <w:name w:val="Heading 5 Char"/>
    <w:basedOn w:val="DefaultParagraphFont"/>
    <w:link w:val="Heading5"/>
    <w:rsid w:val="006712D8"/>
    <w:rPr>
      <w:rFonts w:ascii="Arial" w:hAnsi="Arial" w:cs="Arial"/>
      <w:b/>
      <w:bCs/>
      <w:color w:val="7F7F7F" w:themeColor="text1" w:themeTint="80"/>
      <w:kern w:val="32"/>
      <w:sz w:val="20"/>
      <w:szCs w:val="26"/>
      <w:lang w:val="en-GB" w:eastAsia="nl-NL"/>
    </w:rPr>
  </w:style>
  <w:style w:type="character" w:styleId="Heading6Char" w:customStyle="1">
    <w:name w:val="Heading 6 Char"/>
    <w:basedOn w:val="DefaultParagraphFont"/>
    <w:link w:val="Heading6"/>
    <w:uiPriority w:val="9"/>
    <w:rsid w:val="00544905"/>
    <w:rPr>
      <w:rFonts w:ascii="Arial" w:hAnsi="Arial" w:eastAsiaTheme="majorEastAsia" w:cstheme="majorBidi"/>
      <w:i/>
      <w:iCs/>
      <w:sz w:val="20"/>
      <w:szCs w:val="20"/>
    </w:rPr>
  </w:style>
  <w:style w:type="character" w:styleId="Heading7Char" w:customStyle="1">
    <w:name w:val="Heading 7 Char"/>
    <w:basedOn w:val="DefaultParagraphFont"/>
    <w:link w:val="Heading7"/>
    <w:uiPriority w:val="9"/>
    <w:rsid w:val="00544905"/>
    <w:rPr>
      <w:rFonts w:asciiTheme="majorHAnsi" w:hAnsiTheme="majorHAnsi" w:eastAsiaTheme="majorEastAsia" w:cstheme="majorBidi"/>
      <w:i/>
      <w:iCs/>
      <w:color w:val="404040" w:themeColor="text1" w:themeTint="BF"/>
      <w:sz w:val="20"/>
      <w:szCs w:val="20"/>
    </w:rPr>
  </w:style>
  <w:style w:type="character" w:styleId="Heading8Char" w:customStyle="1">
    <w:name w:val="Heading 8 Char"/>
    <w:basedOn w:val="DefaultParagraphFont"/>
    <w:link w:val="Heading8"/>
    <w:uiPriority w:val="9"/>
    <w:semiHidden/>
    <w:rsid w:val="00544905"/>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544905"/>
    <w:rPr>
      <w:rFonts w:asciiTheme="majorHAnsi" w:hAnsiTheme="majorHAnsi" w:eastAsiaTheme="majorEastAsia" w:cstheme="majorBidi"/>
      <w:i/>
      <w:iCs/>
      <w:color w:val="404040" w:themeColor="text1" w:themeTint="BF"/>
      <w:sz w:val="20"/>
      <w:szCs w:val="20"/>
    </w:rPr>
  </w:style>
  <w:style w:type="paragraph" w:styleId="BulletPoint" w:customStyle="1">
    <w:name w:val="Bullet Point"/>
    <w:basedOn w:val="ListBullet"/>
    <w:link w:val="BulletPointChar"/>
    <w:autoRedefine/>
    <w:qFormat/>
    <w:rsid w:val="00544905"/>
    <w:pPr>
      <w:numPr>
        <w:numId w:val="0"/>
      </w:numPr>
      <w:spacing w:after="200"/>
      <w:ind w:left="1080" w:hanging="360"/>
    </w:pPr>
    <w:rPr>
      <w:szCs w:val="22"/>
    </w:rPr>
  </w:style>
  <w:style w:type="paragraph" w:styleId="ListBullet">
    <w:name w:val="List Bullet"/>
    <w:basedOn w:val="Normal"/>
    <w:uiPriority w:val="99"/>
    <w:unhideWhenUsed/>
    <w:rsid w:val="00544905"/>
    <w:pPr>
      <w:numPr>
        <w:numId w:val="7"/>
      </w:numPr>
      <w:contextualSpacing/>
    </w:pPr>
  </w:style>
  <w:style w:type="character" w:styleId="BulletPointChar" w:customStyle="1">
    <w:name w:val="Bullet Point Char"/>
    <w:basedOn w:val="DefaultParagraphFont"/>
    <w:link w:val="BulletPoint"/>
    <w:rsid w:val="00544905"/>
    <w:rPr>
      <w:rFonts w:ascii="Arial" w:hAnsi="Arial" w:eastAsiaTheme="minorEastAsia"/>
      <w:sz w:val="20"/>
    </w:rPr>
  </w:style>
  <w:style w:type="paragraph" w:styleId="Caption">
    <w:name w:val="caption"/>
    <w:basedOn w:val="Normal"/>
    <w:next w:val="Normal"/>
    <w:unhideWhenUsed/>
    <w:qFormat/>
    <w:rsid w:val="00544905"/>
    <w:pPr>
      <w:jc w:val="center"/>
    </w:pPr>
    <w:rPr>
      <w:bCs/>
      <w:i/>
      <w:color w:val="5F5F5F" w:themeColor="text2"/>
      <w:sz w:val="16"/>
    </w:rPr>
  </w:style>
  <w:style w:type="paragraph" w:styleId="Title">
    <w:name w:val="Title"/>
    <w:basedOn w:val="Normal"/>
    <w:next w:val="Normal"/>
    <w:link w:val="TitleChar"/>
    <w:autoRedefine/>
    <w:uiPriority w:val="10"/>
    <w:qFormat/>
    <w:rsid w:val="002B27D1"/>
    <w:pPr>
      <w:spacing w:before="2268" w:after="300"/>
      <w:contextualSpacing/>
      <w:jc w:val="center"/>
    </w:pPr>
    <w:rPr>
      <w:rFonts w:eastAsiaTheme="majorEastAsia" w:cstheme="majorBidi"/>
      <w:color w:val="0100FE"/>
      <w:spacing w:val="5"/>
      <w:kern w:val="28"/>
      <w:sz w:val="56"/>
      <w:szCs w:val="52"/>
      <w:lang w:val="en-GB"/>
    </w:rPr>
  </w:style>
  <w:style w:type="character" w:styleId="TitleChar" w:customStyle="1">
    <w:name w:val="Title Char"/>
    <w:basedOn w:val="DefaultParagraphFont"/>
    <w:link w:val="Title"/>
    <w:uiPriority w:val="10"/>
    <w:rsid w:val="002B27D1"/>
    <w:rPr>
      <w:rFonts w:ascii="Arial" w:hAnsi="Arial" w:eastAsiaTheme="majorEastAsia" w:cstheme="majorBidi"/>
      <w:color w:val="0100FE"/>
      <w:spacing w:val="5"/>
      <w:kern w:val="28"/>
      <w:sz w:val="56"/>
      <w:szCs w:val="52"/>
      <w:lang w:val="en-GB"/>
    </w:rPr>
  </w:style>
  <w:style w:type="paragraph" w:styleId="ListParagraph">
    <w:name w:val="List Paragraph"/>
    <w:aliases w:val="F List Paragraph"/>
    <w:basedOn w:val="Normal"/>
    <w:link w:val="ListParagraphChar"/>
    <w:uiPriority w:val="1"/>
    <w:qFormat/>
    <w:rsid w:val="00544905"/>
    <w:pPr>
      <w:numPr>
        <w:numId w:val="10"/>
      </w:numPr>
      <w:contextualSpacing/>
    </w:pPr>
    <w:rPr>
      <w:rFonts w:cs="Arial"/>
      <w:bCs/>
      <w:szCs w:val="22"/>
      <w:lang w:val="en-GB"/>
    </w:rPr>
  </w:style>
  <w:style w:type="character" w:styleId="ListParagraphChar" w:customStyle="1">
    <w:name w:val="List Paragraph Char"/>
    <w:aliases w:val="F List Paragraph Char"/>
    <w:basedOn w:val="DefaultParagraphFont"/>
    <w:link w:val="ListParagraph"/>
    <w:uiPriority w:val="1"/>
    <w:locked/>
    <w:rsid w:val="00544905"/>
    <w:rPr>
      <w:rFonts w:ascii="Arial" w:hAnsi="Arial" w:cs="Arial" w:eastAsiaTheme="minorEastAsia"/>
      <w:bCs/>
      <w:sz w:val="20"/>
      <w:lang w:val="en-GB"/>
    </w:rPr>
  </w:style>
  <w:style w:type="paragraph" w:styleId="Numbering" w:customStyle="1">
    <w:name w:val="Numbering"/>
    <w:basedOn w:val="Normal"/>
    <w:link w:val="NumberingChar"/>
    <w:autoRedefine/>
    <w:rsid w:val="00544905"/>
    <w:pPr>
      <w:widowControl w:val="0"/>
      <w:tabs>
        <w:tab w:val="left" w:pos="630"/>
      </w:tabs>
      <w:autoSpaceDE w:val="0"/>
      <w:autoSpaceDN w:val="0"/>
      <w:adjustRightInd w:val="0"/>
      <w:spacing w:before="240" w:after="240"/>
      <w:ind w:left="990" w:hanging="360"/>
    </w:pPr>
    <w:rPr>
      <w:rFonts w:eastAsia="Arial Unicode MS" w:cs="Arial"/>
      <w:color w:val="000000"/>
      <w:w w:val="104"/>
    </w:rPr>
  </w:style>
  <w:style w:type="character" w:styleId="NumberingChar" w:customStyle="1">
    <w:name w:val="Numbering Char"/>
    <w:link w:val="Numbering"/>
    <w:rsid w:val="00544905"/>
    <w:rPr>
      <w:rFonts w:ascii="Arial" w:hAnsi="Arial" w:eastAsia="Arial Unicode MS" w:cs="Arial"/>
      <w:color w:val="000000"/>
      <w:w w:val="104"/>
      <w:sz w:val="20"/>
      <w:szCs w:val="20"/>
    </w:rPr>
  </w:style>
  <w:style w:type="paragraph" w:styleId="FootnoteText">
    <w:name w:val="footnote text"/>
    <w:basedOn w:val="Normal"/>
    <w:link w:val="FootnoteTextChar"/>
    <w:autoRedefine/>
    <w:rsid w:val="00544905"/>
    <w:rPr>
      <w:lang w:val="en-GB"/>
    </w:rPr>
  </w:style>
  <w:style w:type="character" w:styleId="FootnoteTextChar" w:customStyle="1">
    <w:name w:val="Footnote Text Char"/>
    <w:basedOn w:val="DefaultParagraphFont"/>
    <w:link w:val="FootnoteText"/>
    <w:rsid w:val="00544905"/>
    <w:rPr>
      <w:rFonts w:ascii="Arial" w:hAnsi="Arial" w:eastAsiaTheme="minorEastAsia"/>
      <w:sz w:val="20"/>
      <w:szCs w:val="20"/>
      <w:lang w:val="en-GB"/>
    </w:rPr>
  </w:style>
  <w:style w:type="paragraph" w:styleId="Subtitle">
    <w:name w:val="Subtitle"/>
    <w:basedOn w:val="Normal"/>
    <w:next w:val="Normal"/>
    <w:link w:val="SubtitleChar"/>
    <w:uiPriority w:val="11"/>
    <w:qFormat/>
    <w:rsid w:val="002B27D1"/>
    <w:pPr>
      <w:numPr>
        <w:ilvl w:val="1"/>
      </w:numPr>
    </w:pPr>
    <w:rPr>
      <w:rFonts w:asciiTheme="majorHAnsi" w:hAnsiTheme="majorHAnsi" w:eastAsiaTheme="majorEastAsia" w:cstheme="majorBidi"/>
      <w:i/>
      <w:iCs/>
      <w:color w:val="3366FF"/>
      <w:spacing w:val="15"/>
      <w:sz w:val="24"/>
    </w:rPr>
  </w:style>
  <w:style w:type="character" w:styleId="SubtitleChar" w:customStyle="1">
    <w:name w:val="Subtitle Char"/>
    <w:basedOn w:val="DefaultParagraphFont"/>
    <w:link w:val="Subtitle"/>
    <w:uiPriority w:val="11"/>
    <w:rsid w:val="002B27D1"/>
    <w:rPr>
      <w:rFonts w:asciiTheme="majorHAnsi" w:hAnsiTheme="majorHAnsi" w:eastAsiaTheme="majorEastAsia" w:cstheme="majorBidi"/>
      <w:i/>
      <w:iCs/>
      <w:color w:val="3366FF"/>
      <w:spacing w:val="15"/>
      <w:sz w:val="24"/>
      <w:szCs w:val="20"/>
    </w:rPr>
  </w:style>
  <w:style w:type="paragraph" w:styleId="Quote">
    <w:name w:val="Quote"/>
    <w:basedOn w:val="Normal"/>
    <w:next w:val="Normal"/>
    <w:link w:val="QuoteChar"/>
    <w:uiPriority w:val="29"/>
    <w:qFormat/>
    <w:rsid w:val="00544905"/>
    <w:pPr>
      <w:spacing w:after="200"/>
    </w:pPr>
    <w:rPr>
      <w:i/>
      <w:iCs/>
      <w:color w:val="000000" w:themeColor="text1"/>
      <w:szCs w:val="22"/>
      <w:lang w:eastAsia="ja-JP"/>
    </w:rPr>
  </w:style>
  <w:style w:type="character" w:styleId="QuoteChar" w:customStyle="1">
    <w:name w:val="Quote Char"/>
    <w:basedOn w:val="DefaultParagraphFont"/>
    <w:link w:val="Quote"/>
    <w:uiPriority w:val="29"/>
    <w:rsid w:val="00544905"/>
    <w:rPr>
      <w:rFonts w:ascii="Arial" w:hAnsi="Arial" w:eastAsiaTheme="minorEastAsia"/>
      <w:i/>
      <w:iCs/>
      <w:color w:val="000000" w:themeColor="text1"/>
      <w:sz w:val="20"/>
      <w:lang w:eastAsia="ja-JP"/>
    </w:rPr>
  </w:style>
  <w:style w:type="character" w:styleId="Strong">
    <w:name w:val="Strong"/>
    <w:basedOn w:val="DefaultParagraphFont"/>
    <w:uiPriority w:val="22"/>
    <w:qFormat/>
    <w:rsid w:val="00544905"/>
    <w:rPr>
      <w:b/>
      <w:bCs/>
    </w:rPr>
  </w:style>
  <w:style w:type="character" w:styleId="Emphasis">
    <w:name w:val="Emphasis"/>
    <w:basedOn w:val="DefaultParagraphFont"/>
    <w:uiPriority w:val="20"/>
    <w:qFormat/>
    <w:rsid w:val="00544905"/>
    <w:rPr>
      <w:i/>
      <w:iCs/>
    </w:rPr>
  </w:style>
  <w:style w:type="paragraph" w:styleId="NoSpacing">
    <w:name w:val="No Spacing"/>
    <w:link w:val="NoSpacingChar"/>
    <w:uiPriority w:val="1"/>
    <w:qFormat/>
    <w:rsid w:val="00544905"/>
    <w:pPr>
      <w:spacing w:after="0" w:line="240" w:lineRule="auto"/>
      <w:jc w:val="both"/>
    </w:pPr>
    <w:rPr>
      <w:rFonts w:ascii="Arial" w:hAnsi="Arial"/>
      <w:szCs w:val="24"/>
      <w:lang w:eastAsia="en-GB"/>
    </w:rPr>
  </w:style>
  <w:style w:type="character" w:styleId="NoSpacingChar" w:customStyle="1">
    <w:name w:val="No Spacing Char"/>
    <w:basedOn w:val="DefaultParagraphFont"/>
    <w:link w:val="NoSpacing"/>
    <w:uiPriority w:val="1"/>
    <w:rsid w:val="00544905"/>
    <w:rPr>
      <w:rFonts w:ascii="Arial" w:hAnsi="Arial"/>
      <w:szCs w:val="24"/>
      <w:lang w:eastAsia="en-GB"/>
    </w:rPr>
  </w:style>
  <w:style w:type="character" w:styleId="SubtleEmphasis">
    <w:name w:val="Subtle Emphasis"/>
    <w:basedOn w:val="DefaultParagraphFont"/>
    <w:uiPriority w:val="19"/>
    <w:qFormat/>
    <w:rsid w:val="00544905"/>
    <w:rPr>
      <w:i/>
      <w:iCs/>
      <w:color w:val="808080" w:themeColor="text1" w:themeTint="7F"/>
    </w:rPr>
  </w:style>
  <w:style w:type="character" w:styleId="SubtleReference">
    <w:name w:val="Subtle Reference"/>
    <w:basedOn w:val="DefaultParagraphFont"/>
    <w:uiPriority w:val="31"/>
    <w:qFormat/>
    <w:rsid w:val="00544905"/>
    <w:rPr>
      <w:smallCaps/>
      <w:color w:val="0078AA" w:themeColor="accent2"/>
      <w:u w:val="single"/>
    </w:rPr>
  </w:style>
  <w:style w:type="character" w:styleId="IntenseReference">
    <w:name w:val="Intense Reference"/>
    <w:basedOn w:val="DefaultParagraphFont"/>
    <w:uiPriority w:val="32"/>
    <w:qFormat/>
    <w:rsid w:val="00544905"/>
    <w:rPr>
      <w:b/>
      <w:bCs/>
      <w:smallCaps/>
      <w:color w:val="0078AA" w:themeColor="accent2"/>
      <w:spacing w:val="5"/>
      <w:u w:val="single"/>
    </w:rPr>
  </w:style>
  <w:style w:type="character" w:styleId="BookTitle">
    <w:name w:val="Book Title"/>
    <w:basedOn w:val="DefaultParagraphFont"/>
    <w:uiPriority w:val="33"/>
    <w:qFormat/>
    <w:rsid w:val="00544905"/>
    <w:rPr>
      <w:b/>
      <w:bCs/>
      <w:smallCaps/>
      <w:spacing w:val="5"/>
    </w:rPr>
  </w:style>
  <w:style w:type="paragraph" w:styleId="Header">
    <w:name w:val="header"/>
    <w:basedOn w:val="Normal"/>
    <w:link w:val="HeaderChar"/>
    <w:uiPriority w:val="99"/>
    <w:unhideWhenUsed/>
    <w:qFormat/>
    <w:rsid w:val="00544905"/>
    <w:pPr>
      <w:tabs>
        <w:tab w:val="center" w:pos="4680"/>
      </w:tabs>
      <w:spacing w:line="240" w:lineRule="auto"/>
      <w:ind w:right="-58"/>
      <w:jc w:val="right"/>
    </w:pPr>
    <w:rPr>
      <w:color w:val="5F5F5F" w:themeColor="text2"/>
      <w:lang w:val="en-GB"/>
    </w:rPr>
  </w:style>
  <w:style w:type="character" w:styleId="HeaderChar" w:customStyle="1">
    <w:name w:val="Header Char"/>
    <w:basedOn w:val="DefaultParagraphFont"/>
    <w:link w:val="Header"/>
    <w:uiPriority w:val="99"/>
    <w:rsid w:val="00544905"/>
    <w:rPr>
      <w:rFonts w:ascii="Arial" w:hAnsi="Arial" w:eastAsiaTheme="minorEastAsia"/>
      <w:color w:val="5F5F5F" w:themeColor="text2"/>
      <w:sz w:val="20"/>
      <w:szCs w:val="20"/>
      <w:lang w:val="en-GB"/>
    </w:rPr>
  </w:style>
  <w:style w:type="paragraph" w:styleId="Footer">
    <w:name w:val="footer"/>
    <w:basedOn w:val="Normal"/>
    <w:link w:val="FooterChar"/>
    <w:uiPriority w:val="99"/>
    <w:unhideWhenUsed/>
    <w:qFormat/>
    <w:rsid w:val="00544905"/>
    <w:pPr>
      <w:tabs>
        <w:tab w:val="center" w:pos="4680"/>
      </w:tabs>
      <w:spacing w:line="240" w:lineRule="auto"/>
      <w:ind w:right="-58"/>
      <w:jc w:val="right"/>
    </w:pPr>
    <w:rPr>
      <w:color w:val="5F5F5F" w:themeColor="text2"/>
      <w:lang w:val="en-GB"/>
    </w:rPr>
  </w:style>
  <w:style w:type="character" w:styleId="FooterChar" w:customStyle="1">
    <w:name w:val="Footer Char"/>
    <w:basedOn w:val="DefaultParagraphFont"/>
    <w:link w:val="Footer"/>
    <w:uiPriority w:val="99"/>
    <w:rsid w:val="00544905"/>
    <w:rPr>
      <w:rFonts w:ascii="Arial" w:hAnsi="Arial" w:eastAsiaTheme="minorEastAsia"/>
      <w:color w:val="5F5F5F" w:themeColor="text2"/>
      <w:sz w:val="20"/>
      <w:szCs w:val="20"/>
      <w:lang w:val="en-GB"/>
    </w:rPr>
  </w:style>
  <w:style w:type="paragraph" w:styleId="TOC1">
    <w:name w:val="toc 1"/>
    <w:basedOn w:val="Normal"/>
    <w:next w:val="Normal"/>
    <w:autoRedefine/>
    <w:uiPriority w:val="39"/>
    <w:unhideWhenUsed/>
    <w:rsid w:val="003D4B22"/>
    <w:pPr>
      <w:tabs>
        <w:tab w:val="left" w:pos="400"/>
        <w:tab w:val="right" w:leader="dot" w:pos="9350"/>
      </w:tabs>
      <w:spacing w:before="100"/>
    </w:pPr>
  </w:style>
  <w:style w:type="paragraph" w:styleId="TOC2">
    <w:name w:val="toc 2"/>
    <w:basedOn w:val="Normal"/>
    <w:next w:val="Normal"/>
    <w:autoRedefine/>
    <w:uiPriority w:val="39"/>
    <w:unhideWhenUsed/>
    <w:rsid w:val="003D4B22"/>
    <w:pPr>
      <w:tabs>
        <w:tab w:val="left" w:pos="800"/>
        <w:tab w:val="right" w:leader="dot" w:pos="9288"/>
      </w:tabs>
      <w:ind w:left="198"/>
    </w:pPr>
  </w:style>
  <w:style w:type="character" w:styleId="Hyperlink">
    <w:name w:val="Hyperlink"/>
    <w:basedOn w:val="DefaultParagraphFont"/>
    <w:uiPriority w:val="99"/>
    <w:unhideWhenUsed/>
    <w:rsid w:val="00544905"/>
    <w:rPr>
      <w:color w:val="3F3F3F" w:themeColor="hyperlink"/>
      <w:u w:val="single"/>
    </w:rPr>
  </w:style>
  <w:style w:type="paragraph" w:styleId="BalloonText">
    <w:name w:val="Balloon Text"/>
    <w:basedOn w:val="Normal"/>
    <w:link w:val="BalloonTextChar"/>
    <w:uiPriority w:val="99"/>
    <w:semiHidden/>
    <w:unhideWhenUsed/>
    <w:rsid w:val="00544905"/>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44905"/>
    <w:rPr>
      <w:rFonts w:ascii="Tahoma" w:hAnsi="Tahoma" w:cs="Tahoma" w:eastAsiaTheme="minorEastAsia"/>
      <w:sz w:val="16"/>
      <w:szCs w:val="16"/>
    </w:rPr>
  </w:style>
  <w:style w:type="table" w:styleId="TableGrid">
    <w:name w:val="Table Grid"/>
    <w:basedOn w:val="TableNormal"/>
    <w:uiPriority w:val="59"/>
    <w:rsid w:val="0054490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unhideWhenUsed/>
    <w:rsid w:val="00544905"/>
    <w:rPr>
      <w:sz w:val="16"/>
      <w:szCs w:val="16"/>
    </w:rPr>
  </w:style>
  <w:style w:type="paragraph" w:styleId="CommentText">
    <w:name w:val="Comment Text"/>
    <w:basedOn w:val="Normal"/>
    <w:link w:val="CommentTextChar"/>
    <w:uiPriority w:val="99"/>
    <w:unhideWhenUsed/>
    <w:rsid w:val="00544905"/>
    <w:pPr>
      <w:spacing w:line="240" w:lineRule="auto"/>
    </w:pPr>
  </w:style>
  <w:style w:type="character" w:styleId="CommentTextChar" w:customStyle="1">
    <w:name w:val="Comment Text Char"/>
    <w:basedOn w:val="DefaultParagraphFont"/>
    <w:link w:val="CommentText"/>
    <w:uiPriority w:val="99"/>
    <w:rsid w:val="00544905"/>
    <w:rPr>
      <w:rFonts w:ascii="Arial" w:hAnsi="Arial" w:eastAsiaTheme="minorEastAsia"/>
      <w:sz w:val="20"/>
      <w:szCs w:val="20"/>
    </w:rPr>
  </w:style>
  <w:style w:type="paragraph" w:styleId="CommentSubject">
    <w:name w:val="Comment Subject"/>
    <w:basedOn w:val="CommentText"/>
    <w:next w:val="CommentText"/>
    <w:link w:val="CommentSubjectChar"/>
    <w:uiPriority w:val="99"/>
    <w:semiHidden/>
    <w:unhideWhenUsed/>
    <w:rsid w:val="00544905"/>
    <w:rPr>
      <w:b/>
      <w:bCs/>
    </w:rPr>
  </w:style>
  <w:style w:type="character" w:styleId="CommentSubjectChar" w:customStyle="1">
    <w:name w:val="Comment Subject Char"/>
    <w:basedOn w:val="CommentTextChar"/>
    <w:link w:val="CommentSubject"/>
    <w:uiPriority w:val="99"/>
    <w:semiHidden/>
    <w:rsid w:val="00544905"/>
    <w:rPr>
      <w:rFonts w:ascii="Arial" w:hAnsi="Arial" w:eastAsiaTheme="minorEastAsia"/>
      <w:b/>
      <w:bCs/>
      <w:sz w:val="20"/>
      <w:szCs w:val="20"/>
    </w:rPr>
  </w:style>
  <w:style w:type="paragraph" w:styleId="TOC3">
    <w:name w:val="toc 3"/>
    <w:basedOn w:val="Normal"/>
    <w:next w:val="Normal"/>
    <w:autoRedefine/>
    <w:uiPriority w:val="39"/>
    <w:unhideWhenUsed/>
    <w:rsid w:val="00C6769F"/>
    <w:pPr>
      <w:tabs>
        <w:tab w:val="left" w:pos="1200"/>
        <w:tab w:val="right" w:leader="dot" w:pos="9288"/>
      </w:tabs>
      <w:ind w:left="403"/>
    </w:pPr>
  </w:style>
  <w:style w:type="paragraph" w:styleId="Revision">
    <w:name w:val="Revision"/>
    <w:hidden/>
    <w:uiPriority w:val="99"/>
    <w:semiHidden/>
    <w:rsid w:val="0087361D"/>
    <w:pPr>
      <w:spacing w:after="0" w:line="240" w:lineRule="auto"/>
    </w:pPr>
    <w:rPr>
      <w:rFonts w:eastAsiaTheme="minorEastAsia"/>
      <w:sz w:val="20"/>
      <w:szCs w:val="20"/>
    </w:rPr>
  </w:style>
  <w:style w:type="character" w:styleId="PageNumber">
    <w:name w:val="page number"/>
    <w:basedOn w:val="DefaultParagraphFont"/>
    <w:uiPriority w:val="99"/>
    <w:semiHidden/>
    <w:unhideWhenUsed/>
    <w:rsid w:val="00544905"/>
  </w:style>
  <w:style w:type="paragraph" w:styleId="DocumentMap">
    <w:name w:val="Document Map"/>
    <w:basedOn w:val="Normal"/>
    <w:link w:val="DocumentMapChar"/>
    <w:uiPriority w:val="99"/>
    <w:semiHidden/>
    <w:unhideWhenUsed/>
    <w:rsid w:val="00544905"/>
    <w:pPr>
      <w:spacing w:line="240" w:lineRule="auto"/>
    </w:pPr>
    <w:rPr>
      <w:rFonts w:ascii="Times New Roman" w:hAnsi="Times New Roman" w:cs="Times New Roman"/>
      <w:sz w:val="24"/>
      <w:szCs w:val="24"/>
    </w:rPr>
  </w:style>
  <w:style w:type="character" w:styleId="DocumentMapChar" w:customStyle="1">
    <w:name w:val="Document Map Char"/>
    <w:basedOn w:val="DefaultParagraphFont"/>
    <w:link w:val="DocumentMap"/>
    <w:uiPriority w:val="99"/>
    <w:semiHidden/>
    <w:rsid w:val="00544905"/>
    <w:rPr>
      <w:rFonts w:ascii="Times New Roman" w:hAnsi="Times New Roman" w:cs="Times New Roman" w:eastAsiaTheme="minorEastAsia"/>
      <w:sz w:val="24"/>
      <w:szCs w:val="24"/>
    </w:rPr>
  </w:style>
  <w:style w:type="paragraph" w:styleId="TOC4">
    <w:name w:val="toc 4"/>
    <w:basedOn w:val="Normal"/>
    <w:next w:val="Normal"/>
    <w:autoRedefine/>
    <w:uiPriority w:val="39"/>
    <w:unhideWhenUsed/>
    <w:rsid w:val="00544905"/>
    <w:pPr>
      <w:ind w:left="601"/>
    </w:pPr>
  </w:style>
  <w:style w:type="paragraph" w:styleId="TOC5">
    <w:name w:val="toc 5"/>
    <w:basedOn w:val="Normal"/>
    <w:next w:val="Normal"/>
    <w:autoRedefine/>
    <w:uiPriority w:val="39"/>
    <w:unhideWhenUsed/>
    <w:rsid w:val="00544905"/>
    <w:pPr>
      <w:ind w:left="800"/>
    </w:pPr>
  </w:style>
  <w:style w:type="paragraph" w:styleId="TOC6">
    <w:name w:val="toc 6"/>
    <w:basedOn w:val="Normal"/>
    <w:next w:val="Normal"/>
    <w:autoRedefine/>
    <w:uiPriority w:val="39"/>
    <w:unhideWhenUsed/>
    <w:rsid w:val="00544905"/>
    <w:pPr>
      <w:ind w:left="1000"/>
    </w:pPr>
  </w:style>
  <w:style w:type="paragraph" w:styleId="TOC7">
    <w:name w:val="toc 7"/>
    <w:basedOn w:val="Normal"/>
    <w:next w:val="Normal"/>
    <w:autoRedefine/>
    <w:uiPriority w:val="39"/>
    <w:unhideWhenUsed/>
    <w:rsid w:val="00544905"/>
    <w:pPr>
      <w:ind w:left="1200"/>
    </w:pPr>
  </w:style>
  <w:style w:type="paragraph" w:styleId="TOC8">
    <w:name w:val="toc 8"/>
    <w:basedOn w:val="Normal"/>
    <w:next w:val="Normal"/>
    <w:autoRedefine/>
    <w:uiPriority w:val="39"/>
    <w:unhideWhenUsed/>
    <w:rsid w:val="00544905"/>
    <w:pPr>
      <w:ind w:left="1400"/>
    </w:pPr>
  </w:style>
  <w:style w:type="paragraph" w:styleId="TOC9">
    <w:name w:val="toc 9"/>
    <w:basedOn w:val="Normal"/>
    <w:next w:val="Normal"/>
    <w:autoRedefine/>
    <w:uiPriority w:val="39"/>
    <w:unhideWhenUsed/>
    <w:rsid w:val="00544905"/>
    <w:pPr>
      <w:ind w:left="1600"/>
    </w:pPr>
  </w:style>
  <w:style w:type="character" w:styleId="FollowedHyperlink">
    <w:name w:val="FollowedHyperlink"/>
    <w:basedOn w:val="DefaultParagraphFont"/>
    <w:uiPriority w:val="99"/>
    <w:semiHidden/>
    <w:unhideWhenUsed/>
    <w:rsid w:val="00544905"/>
    <w:rPr>
      <w:color w:val="A5A5A5" w:themeColor="followedHyperlink"/>
      <w:u w:val="single"/>
    </w:rPr>
  </w:style>
  <w:style w:type="paragraph" w:styleId="NormalWeb">
    <w:name w:val="Normal (Web)"/>
    <w:basedOn w:val="Normal"/>
    <w:uiPriority w:val="99"/>
    <w:unhideWhenUsed/>
    <w:rsid w:val="00544905"/>
    <w:pPr>
      <w:spacing w:before="100" w:beforeAutospacing="1" w:after="100" w:afterAutospacing="1" w:line="240" w:lineRule="auto"/>
    </w:pPr>
    <w:rPr>
      <w:rFonts w:ascii="Times New Roman" w:hAnsi="Times New Roman" w:cs="Times New Roman" w:eastAsiaTheme="minorHAnsi"/>
      <w:sz w:val="24"/>
      <w:szCs w:val="24"/>
      <w:lang w:val="en-GB" w:eastAsia="en-GB"/>
    </w:rPr>
  </w:style>
  <w:style w:type="table" w:styleId="ListTable1Light1" w:customStyle="1">
    <w:name w:val="List Table 1 Light1"/>
    <w:basedOn w:val="TableNormal"/>
    <w:uiPriority w:val="46"/>
    <w:rsid w:val="00B917C5"/>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1" w:customStyle="1">
    <w:name w:val="Unresolved Mention1"/>
    <w:basedOn w:val="DefaultParagraphFont"/>
    <w:uiPriority w:val="99"/>
    <w:semiHidden/>
    <w:unhideWhenUsed/>
    <w:rsid w:val="00B917C5"/>
    <w:rPr>
      <w:color w:val="808080"/>
      <w:shd w:val="clear" w:color="auto" w:fill="E6E6E6"/>
    </w:rPr>
  </w:style>
  <w:style w:type="table" w:styleId="GridTable41" w:customStyle="1">
    <w:name w:val="Grid Table 41"/>
    <w:basedOn w:val="TableNormal"/>
    <w:uiPriority w:val="49"/>
    <w:rsid w:val="00B917C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pple-style-span" w:customStyle="1">
    <w:name w:val="apple-style-span"/>
    <w:basedOn w:val="DefaultParagraphFont"/>
    <w:uiPriority w:val="99"/>
    <w:rsid w:val="00544905"/>
    <w:rPr>
      <w:rFonts w:cs="Times New Roman"/>
    </w:rPr>
  </w:style>
  <w:style w:type="paragraph" w:styleId="BalloonText1" w:customStyle="1">
    <w:name w:val="Balloon Text1"/>
    <w:basedOn w:val="Normal"/>
    <w:uiPriority w:val="99"/>
    <w:semiHidden/>
    <w:rsid w:val="00544905"/>
    <w:rPr>
      <w:rFonts w:ascii="Tahoma" w:hAnsi="Tahoma" w:cs="Tahoma"/>
      <w:sz w:val="16"/>
      <w:szCs w:val="16"/>
    </w:rPr>
  </w:style>
  <w:style w:type="paragraph" w:styleId="BalloonText2" w:customStyle="1">
    <w:name w:val="Balloon Text2"/>
    <w:basedOn w:val="Normal"/>
    <w:uiPriority w:val="99"/>
    <w:semiHidden/>
    <w:rsid w:val="00544905"/>
    <w:rPr>
      <w:rFonts w:ascii="Tahoma" w:hAnsi="Tahoma" w:cs="Tahoma"/>
      <w:sz w:val="16"/>
      <w:szCs w:val="16"/>
    </w:rPr>
  </w:style>
  <w:style w:type="paragraph" w:styleId="BalloonText3" w:customStyle="1">
    <w:name w:val="Balloon Text3"/>
    <w:basedOn w:val="Normal"/>
    <w:uiPriority w:val="99"/>
    <w:semiHidden/>
    <w:rsid w:val="00544905"/>
    <w:rPr>
      <w:rFonts w:ascii="Tahoma" w:hAnsi="Tahoma" w:cs="Tahoma"/>
      <w:sz w:val="16"/>
      <w:szCs w:val="16"/>
    </w:rPr>
  </w:style>
  <w:style w:type="paragraph" w:styleId="BlockText">
    <w:name w:val="Block Text"/>
    <w:basedOn w:val="Normal"/>
    <w:uiPriority w:val="99"/>
    <w:rsid w:val="00544905"/>
    <w:pPr>
      <w:ind w:left="266" w:right="425"/>
    </w:pPr>
    <w:rPr>
      <w:i/>
      <w:iCs/>
      <w:color w:val="000000"/>
      <w:lang w:val="en-GB"/>
    </w:rPr>
  </w:style>
  <w:style w:type="paragraph" w:styleId="BodyText">
    <w:name w:val="Body Text"/>
    <w:basedOn w:val="Normal"/>
    <w:link w:val="BodyTextChar"/>
    <w:uiPriority w:val="99"/>
    <w:rsid w:val="00544905"/>
  </w:style>
  <w:style w:type="character" w:styleId="BodyTextChar" w:customStyle="1">
    <w:name w:val="Body Text Char"/>
    <w:basedOn w:val="DefaultParagraphFont"/>
    <w:link w:val="BodyText"/>
    <w:uiPriority w:val="99"/>
    <w:rsid w:val="00544905"/>
    <w:rPr>
      <w:rFonts w:ascii="Arial" w:hAnsi="Arial" w:eastAsiaTheme="minorEastAsia"/>
      <w:sz w:val="20"/>
      <w:szCs w:val="20"/>
    </w:rPr>
  </w:style>
  <w:style w:type="paragraph" w:styleId="BodyText2">
    <w:name w:val="Body Text 2"/>
    <w:basedOn w:val="Normal"/>
    <w:link w:val="BodyText2Char"/>
    <w:uiPriority w:val="99"/>
    <w:rsid w:val="00544905"/>
  </w:style>
  <w:style w:type="character" w:styleId="BodyText2Char" w:customStyle="1">
    <w:name w:val="Body Text 2 Char"/>
    <w:basedOn w:val="DefaultParagraphFont"/>
    <w:link w:val="BodyText2"/>
    <w:uiPriority w:val="99"/>
    <w:rsid w:val="00544905"/>
    <w:rPr>
      <w:rFonts w:ascii="Arial" w:hAnsi="Arial" w:eastAsiaTheme="minorEastAsia"/>
      <w:sz w:val="20"/>
      <w:szCs w:val="20"/>
    </w:rPr>
  </w:style>
  <w:style w:type="paragraph" w:styleId="BodyText3">
    <w:name w:val="Body Text 3"/>
    <w:basedOn w:val="Normal"/>
    <w:link w:val="BodyText3Char"/>
    <w:uiPriority w:val="99"/>
    <w:rsid w:val="00544905"/>
    <w:pPr>
      <w:jc w:val="center"/>
    </w:pPr>
    <w:rPr>
      <w:sz w:val="16"/>
      <w:szCs w:val="16"/>
    </w:rPr>
  </w:style>
  <w:style w:type="character" w:styleId="BodyText3Char" w:customStyle="1">
    <w:name w:val="Body Text 3 Char"/>
    <w:basedOn w:val="DefaultParagraphFont"/>
    <w:link w:val="BodyText3"/>
    <w:uiPriority w:val="99"/>
    <w:rsid w:val="00544905"/>
    <w:rPr>
      <w:rFonts w:ascii="Arial" w:hAnsi="Arial" w:eastAsiaTheme="minorEastAsia"/>
      <w:sz w:val="16"/>
      <w:szCs w:val="16"/>
    </w:rPr>
  </w:style>
  <w:style w:type="paragraph" w:styleId="BodyTextIndent">
    <w:name w:val="Body Text Indent"/>
    <w:basedOn w:val="Normal"/>
    <w:link w:val="BodyTextIndentChar"/>
    <w:uiPriority w:val="99"/>
    <w:rsid w:val="00544905"/>
    <w:pPr>
      <w:spacing w:before="120"/>
      <w:ind w:left="1440"/>
      <w:outlineLvl w:val="0"/>
    </w:pPr>
  </w:style>
  <w:style w:type="character" w:styleId="BodyTextIndentChar" w:customStyle="1">
    <w:name w:val="Body Text Indent Char"/>
    <w:basedOn w:val="DefaultParagraphFont"/>
    <w:link w:val="BodyTextIndent"/>
    <w:uiPriority w:val="99"/>
    <w:rsid w:val="00544905"/>
    <w:rPr>
      <w:rFonts w:ascii="Arial" w:hAnsi="Arial" w:eastAsiaTheme="minorEastAsia"/>
      <w:sz w:val="20"/>
      <w:szCs w:val="20"/>
    </w:rPr>
  </w:style>
  <w:style w:type="paragraph" w:styleId="BodyTextIndent2">
    <w:name w:val="Body Text Indent 2"/>
    <w:basedOn w:val="Normal"/>
    <w:link w:val="BodyTextIndent2Char"/>
    <w:uiPriority w:val="99"/>
    <w:rsid w:val="00544905"/>
    <w:pPr>
      <w:spacing w:before="120"/>
      <w:ind w:left="1440"/>
      <w:outlineLvl w:val="0"/>
    </w:pPr>
  </w:style>
  <w:style w:type="character" w:styleId="BodyTextIndent2Char" w:customStyle="1">
    <w:name w:val="Body Text Indent 2 Char"/>
    <w:basedOn w:val="DefaultParagraphFont"/>
    <w:link w:val="BodyTextIndent2"/>
    <w:uiPriority w:val="99"/>
    <w:rsid w:val="00544905"/>
    <w:rPr>
      <w:rFonts w:ascii="Arial" w:hAnsi="Arial" w:eastAsiaTheme="minorEastAsia"/>
      <w:sz w:val="20"/>
      <w:szCs w:val="20"/>
    </w:rPr>
  </w:style>
  <w:style w:type="paragraph" w:styleId="BodyTextIndent3">
    <w:name w:val="Body Text Indent 3"/>
    <w:basedOn w:val="Normal"/>
    <w:link w:val="BodyTextIndent3Char"/>
    <w:uiPriority w:val="99"/>
    <w:rsid w:val="00544905"/>
    <w:pPr>
      <w:spacing w:before="120"/>
      <w:ind w:left="1440"/>
      <w:outlineLvl w:val="0"/>
    </w:pPr>
    <w:rPr>
      <w:sz w:val="16"/>
      <w:szCs w:val="16"/>
    </w:rPr>
  </w:style>
  <w:style w:type="character" w:styleId="BodyTextIndent3Char" w:customStyle="1">
    <w:name w:val="Body Text Indent 3 Char"/>
    <w:basedOn w:val="DefaultParagraphFont"/>
    <w:link w:val="BodyTextIndent3"/>
    <w:uiPriority w:val="99"/>
    <w:rsid w:val="00544905"/>
    <w:rPr>
      <w:rFonts w:ascii="Arial" w:hAnsi="Arial" w:eastAsiaTheme="minorEastAsia"/>
      <w:sz w:val="16"/>
      <w:szCs w:val="16"/>
    </w:rPr>
  </w:style>
  <w:style w:type="character" w:styleId="Char" w:customStyle="1">
    <w:name w:val="Char"/>
    <w:uiPriority w:val="99"/>
    <w:semiHidden/>
    <w:rsid w:val="00544905"/>
    <w:rPr>
      <w:rFonts w:ascii="Tahoma" w:hAnsi="Tahoma"/>
      <w:sz w:val="16"/>
      <w:lang w:val="de-DE" w:eastAsia="de-DE"/>
    </w:rPr>
  </w:style>
  <w:style w:type="character" w:styleId="CharChar" w:customStyle="1">
    <w:name w:val="Char Char"/>
    <w:uiPriority w:val="99"/>
    <w:semiHidden/>
    <w:rsid w:val="00544905"/>
    <w:rPr>
      <w:rFonts w:ascii="Tahoma" w:hAnsi="Tahoma"/>
      <w:sz w:val="16"/>
      <w:lang w:val="de-DE" w:eastAsia="de-DE"/>
    </w:rPr>
  </w:style>
  <w:style w:type="paragraph" w:styleId="CommentSubject1" w:customStyle="1">
    <w:name w:val="Comment Subject1"/>
    <w:basedOn w:val="CommentText"/>
    <w:next w:val="CommentText"/>
    <w:uiPriority w:val="99"/>
    <w:semiHidden/>
    <w:rsid w:val="00544905"/>
    <w:rPr>
      <w:b/>
      <w:bCs/>
    </w:rPr>
  </w:style>
  <w:style w:type="paragraph" w:styleId="CommentSubject2" w:customStyle="1">
    <w:name w:val="Comment Subject2"/>
    <w:basedOn w:val="CommentText"/>
    <w:next w:val="CommentText"/>
    <w:uiPriority w:val="99"/>
    <w:semiHidden/>
    <w:rsid w:val="00544905"/>
    <w:rPr>
      <w:b/>
      <w:bCs/>
    </w:rPr>
  </w:style>
  <w:style w:type="paragraph" w:styleId="CommentSubject3" w:customStyle="1">
    <w:name w:val="Comment Subject3"/>
    <w:basedOn w:val="CommentText"/>
    <w:next w:val="CommentText"/>
    <w:uiPriority w:val="99"/>
    <w:semiHidden/>
    <w:rsid w:val="00544905"/>
    <w:rPr>
      <w:b/>
      <w:bCs/>
    </w:rPr>
  </w:style>
  <w:style w:type="paragraph" w:styleId="CommentSubject4" w:customStyle="1">
    <w:name w:val="Comment Subject4"/>
    <w:basedOn w:val="CommentText"/>
    <w:next w:val="CommentText"/>
    <w:uiPriority w:val="99"/>
    <w:semiHidden/>
    <w:rsid w:val="00544905"/>
    <w:rPr>
      <w:b/>
      <w:bCs/>
    </w:rPr>
  </w:style>
  <w:style w:type="paragraph" w:styleId="CommentSubject5" w:customStyle="1">
    <w:name w:val="Comment Subject5"/>
    <w:basedOn w:val="CommentText"/>
    <w:next w:val="CommentText"/>
    <w:uiPriority w:val="99"/>
    <w:semiHidden/>
    <w:rsid w:val="00544905"/>
    <w:rPr>
      <w:b/>
      <w:bCs/>
    </w:rPr>
  </w:style>
  <w:style w:type="paragraph" w:styleId="Date">
    <w:name w:val="Date"/>
    <w:basedOn w:val="Normal"/>
    <w:next w:val="Normal"/>
    <w:link w:val="DateChar"/>
    <w:uiPriority w:val="99"/>
    <w:unhideWhenUsed/>
    <w:rsid w:val="00544905"/>
  </w:style>
  <w:style w:type="character" w:styleId="DateChar" w:customStyle="1">
    <w:name w:val="Date Char"/>
    <w:basedOn w:val="DefaultParagraphFont"/>
    <w:link w:val="Date"/>
    <w:uiPriority w:val="99"/>
    <w:rsid w:val="00544905"/>
    <w:rPr>
      <w:rFonts w:ascii="Arial" w:hAnsi="Arial" w:eastAsiaTheme="minorEastAsia"/>
      <w:sz w:val="20"/>
      <w:szCs w:val="20"/>
    </w:rPr>
  </w:style>
  <w:style w:type="table" w:styleId="GridTable4">
    <w:name w:val="Grid Table 4"/>
    <w:basedOn w:val="TableNormal"/>
    <w:uiPriority w:val="49"/>
    <w:rsid w:val="00544905"/>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lleListe-Akzent51" w:customStyle="1">
    <w:name w:val="Helle Liste - Akzent 51"/>
    <w:basedOn w:val="Normal"/>
    <w:link w:val="HelleListe-Akzent51Char"/>
    <w:uiPriority w:val="34"/>
    <w:qFormat/>
    <w:rsid w:val="00544905"/>
    <w:pPr>
      <w:numPr>
        <w:numId w:val="9"/>
      </w:numPr>
      <w:spacing w:after="120"/>
      <w:contextualSpacing/>
    </w:pPr>
    <w:rPr>
      <w:rFonts w:cs="Arial" w:eastAsiaTheme="minorHAnsi"/>
      <w:color w:val="000000"/>
      <w:sz w:val="22"/>
      <w:szCs w:val="22"/>
      <w:lang w:val="en-GB"/>
    </w:rPr>
  </w:style>
  <w:style w:type="character" w:styleId="HelleListe-Akzent51Char" w:customStyle="1">
    <w:name w:val="Helle Liste - Akzent 51 Char"/>
    <w:link w:val="HelleListe-Akzent51"/>
    <w:uiPriority w:val="34"/>
    <w:locked/>
    <w:rsid w:val="00544905"/>
    <w:rPr>
      <w:rFonts w:ascii="Arial" w:hAnsi="Arial" w:cs="Arial"/>
      <w:color w:val="000000"/>
      <w:lang w:val="en-GB"/>
    </w:rPr>
  </w:style>
  <w:style w:type="paragraph" w:styleId="Kommentarthema1" w:customStyle="1">
    <w:name w:val="Kommentarthema1"/>
    <w:basedOn w:val="CommentText"/>
    <w:next w:val="CommentText"/>
    <w:uiPriority w:val="99"/>
    <w:semiHidden/>
    <w:rsid w:val="00544905"/>
    <w:rPr>
      <w:b/>
      <w:bCs/>
    </w:rPr>
  </w:style>
  <w:style w:type="table" w:styleId="ListTable1Light">
    <w:name w:val="List Table 1 Light"/>
    <w:basedOn w:val="TableNormal"/>
    <w:uiPriority w:val="46"/>
    <w:rsid w:val="00544905"/>
    <w:pPr>
      <w:spacing w:after="0"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msolistparagraph0" w:customStyle="1">
    <w:name w:val="msolistparagraph"/>
    <w:basedOn w:val="Normal"/>
    <w:uiPriority w:val="99"/>
    <w:rsid w:val="00544905"/>
    <w:pPr>
      <w:ind w:left="720"/>
    </w:pPr>
    <w:rPr>
      <w:rFonts w:ascii="Trebuchet MS" w:hAnsi="Trebuchet MS"/>
    </w:rPr>
  </w:style>
  <w:style w:type="paragraph" w:styleId="Sprechblasentext1" w:customStyle="1">
    <w:name w:val="Sprechblasentext1"/>
    <w:basedOn w:val="Normal"/>
    <w:uiPriority w:val="99"/>
    <w:semiHidden/>
    <w:rsid w:val="00544905"/>
    <w:rPr>
      <w:rFonts w:ascii="Tahoma" w:hAnsi="Tahoma" w:cs="Tahoma"/>
      <w:sz w:val="16"/>
      <w:szCs w:val="16"/>
    </w:rPr>
  </w:style>
  <w:style w:type="paragraph" w:styleId="Sprechblasentext2" w:customStyle="1">
    <w:name w:val="Sprechblasentext2"/>
    <w:basedOn w:val="Normal"/>
    <w:uiPriority w:val="99"/>
    <w:semiHidden/>
    <w:rsid w:val="00544905"/>
    <w:rPr>
      <w:rFonts w:ascii="Tahoma" w:hAnsi="Tahoma" w:cs="Tahoma"/>
      <w:sz w:val="16"/>
      <w:szCs w:val="16"/>
    </w:rPr>
  </w:style>
  <w:style w:type="table" w:styleId="TableGridLight1" w:customStyle="1">
    <w:name w:val="Table Grid Light1"/>
    <w:basedOn w:val="TableNormal"/>
    <w:uiPriority w:val="99"/>
    <w:rsid w:val="00544905"/>
    <w:pPr>
      <w:spacing w:after="0" w:line="240" w:lineRule="auto"/>
    </w:pPr>
    <w:rPr>
      <w:rFonts w:ascii="Times New Roman" w:hAnsi="Times New Roman" w:eastAsia="Times New Roman" w:cs="Times New Roman"/>
      <w:lang w:val="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ext" w:customStyle="1">
    <w:name w:val="Text"/>
    <w:basedOn w:val="Normal"/>
    <w:uiPriority w:val="99"/>
    <w:rsid w:val="00544905"/>
    <w:pPr>
      <w:spacing w:after="120"/>
      <w:ind w:left="1276"/>
    </w:pPr>
    <w:rPr>
      <w:rFonts w:ascii="Verdana" w:hAnsi="Verdana"/>
      <w:sz w:val="18"/>
      <w:lang w:eastAsia="nl-NL"/>
    </w:rPr>
  </w:style>
  <w:style w:type="character" w:styleId="TextedebullesCar" w:customStyle="1">
    <w:name w:val="Texte de bulles Car"/>
    <w:uiPriority w:val="99"/>
    <w:semiHidden/>
    <w:rsid w:val="00544905"/>
    <w:rPr>
      <w:rFonts w:ascii="Tahoma" w:hAnsi="Tahoma"/>
      <w:sz w:val="16"/>
      <w:lang w:val="de-DE" w:eastAsia="de-DE"/>
    </w:rPr>
  </w:style>
  <w:style w:type="paragraph" w:styleId="Textedebulles1" w:customStyle="1">
    <w:name w:val="Texte de bulles1"/>
    <w:basedOn w:val="Normal"/>
    <w:uiPriority w:val="99"/>
    <w:semiHidden/>
    <w:rsid w:val="00544905"/>
    <w:rPr>
      <w:rFonts w:ascii="Tahoma" w:hAnsi="Tahoma" w:cs="Tahoma"/>
      <w:sz w:val="16"/>
      <w:szCs w:val="16"/>
    </w:rPr>
  </w:style>
  <w:style w:type="paragraph" w:styleId="Textedebulles2" w:customStyle="1">
    <w:name w:val="Texte de bulles2"/>
    <w:basedOn w:val="Normal"/>
    <w:uiPriority w:val="99"/>
    <w:semiHidden/>
    <w:rsid w:val="00544905"/>
    <w:rPr>
      <w:rFonts w:ascii="Tahoma" w:hAnsi="Tahoma" w:cs="Tahoma"/>
      <w:sz w:val="16"/>
      <w:szCs w:val="16"/>
    </w:rPr>
  </w:style>
  <w:style w:type="character" w:styleId="UnresolvedMention">
    <w:name w:val="Unresolved Mention"/>
    <w:basedOn w:val="DefaultParagraphFont"/>
    <w:uiPriority w:val="99"/>
    <w:semiHidden/>
    <w:unhideWhenUsed/>
    <w:rsid w:val="00544905"/>
    <w:rPr>
      <w:color w:val="808080"/>
      <w:shd w:val="clear" w:color="auto" w:fill="E6E6E6"/>
    </w:rPr>
  </w:style>
  <w:style w:type="table" w:styleId="ListTable7Colorful">
    <w:name w:val="List Table 7 Colorful"/>
    <w:basedOn w:val="TableNormal"/>
    <w:uiPriority w:val="52"/>
    <w:rsid w:val="006712D8"/>
    <w:pPr>
      <w:spacing w:after="0"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styleId="CurrentList1" w:customStyle="1">
    <w:name w:val="Current List1"/>
    <w:uiPriority w:val="99"/>
    <w:rsid w:val="00B47D5C"/>
    <w:pPr>
      <w:numPr>
        <w:numId w:val="36"/>
      </w:numPr>
    </w:pPr>
  </w:style>
  <w:style w:type="character" w:styleId="normaltextrun" w:customStyle="1">
    <w:name w:val="normaltextrun"/>
    <w:basedOn w:val="DefaultParagraphFont"/>
    <w:rsid w:val="00885893"/>
  </w:style>
  <w:style w:type="paragraph" w:styleId="paragraph" w:customStyle="1">
    <w:name w:val="paragraph"/>
    <w:basedOn w:val="Normal"/>
    <w:rsid w:val="00885893"/>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eop" w:customStyle="1">
    <w:name w:val="eop"/>
    <w:basedOn w:val="DefaultParagraphFont"/>
    <w:rsid w:val="00885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049">
      <w:bodyDiv w:val="1"/>
      <w:marLeft w:val="0"/>
      <w:marRight w:val="0"/>
      <w:marTop w:val="0"/>
      <w:marBottom w:val="0"/>
      <w:divBdr>
        <w:top w:val="none" w:sz="0" w:space="0" w:color="auto"/>
        <w:left w:val="none" w:sz="0" w:space="0" w:color="auto"/>
        <w:bottom w:val="none" w:sz="0" w:space="0" w:color="auto"/>
        <w:right w:val="none" w:sz="0" w:space="0" w:color="auto"/>
      </w:divBdr>
    </w:div>
    <w:div w:id="51200930">
      <w:bodyDiv w:val="1"/>
      <w:marLeft w:val="0"/>
      <w:marRight w:val="0"/>
      <w:marTop w:val="0"/>
      <w:marBottom w:val="0"/>
      <w:divBdr>
        <w:top w:val="none" w:sz="0" w:space="0" w:color="auto"/>
        <w:left w:val="none" w:sz="0" w:space="0" w:color="auto"/>
        <w:bottom w:val="none" w:sz="0" w:space="0" w:color="auto"/>
        <w:right w:val="none" w:sz="0" w:space="0" w:color="auto"/>
      </w:divBdr>
    </w:div>
    <w:div w:id="124584127">
      <w:bodyDiv w:val="1"/>
      <w:marLeft w:val="0"/>
      <w:marRight w:val="0"/>
      <w:marTop w:val="0"/>
      <w:marBottom w:val="0"/>
      <w:divBdr>
        <w:top w:val="none" w:sz="0" w:space="0" w:color="auto"/>
        <w:left w:val="none" w:sz="0" w:space="0" w:color="auto"/>
        <w:bottom w:val="none" w:sz="0" w:space="0" w:color="auto"/>
        <w:right w:val="none" w:sz="0" w:space="0" w:color="auto"/>
      </w:divBdr>
      <w:divsChild>
        <w:div w:id="1959674763">
          <w:marLeft w:val="720"/>
          <w:marRight w:val="0"/>
          <w:marTop w:val="0"/>
          <w:marBottom w:val="0"/>
          <w:divBdr>
            <w:top w:val="none" w:sz="0" w:space="0" w:color="auto"/>
            <w:left w:val="none" w:sz="0" w:space="0" w:color="auto"/>
            <w:bottom w:val="none" w:sz="0" w:space="0" w:color="auto"/>
            <w:right w:val="none" w:sz="0" w:space="0" w:color="auto"/>
          </w:divBdr>
        </w:div>
        <w:div w:id="1105536047">
          <w:marLeft w:val="720"/>
          <w:marRight w:val="0"/>
          <w:marTop w:val="0"/>
          <w:marBottom w:val="0"/>
          <w:divBdr>
            <w:top w:val="none" w:sz="0" w:space="0" w:color="auto"/>
            <w:left w:val="none" w:sz="0" w:space="0" w:color="auto"/>
            <w:bottom w:val="none" w:sz="0" w:space="0" w:color="auto"/>
            <w:right w:val="none" w:sz="0" w:space="0" w:color="auto"/>
          </w:divBdr>
        </w:div>
        <w:div w:id="592398505">
          <w:marLeft w:val="720"/>
          <w:marRight w:val="0"/>
          <w:marTop w:val="0"/>
          <w:marBottom w:val="0"/>
          <w:divBdr>
            <w:top w:val="none" w:sz="0" w:space="0" w:color="auto"/>
            <w:left w:val="none" w:sz="0" w:space="0" w:color="auto"/>
            <w:bottom w:val="none" w:sz="0" w:space="0" w:color="auto"/>
            <w:right w:val="none" w:sz="0" w:space="0" w:color="auto"/>
          </w:divBdr>
        </w:div>
      </w:divsChild>
    </w:div>
    <w:div w:id="128862719">
      <w:bodyDiv w:val="1"/>
      <w:marLeft w:val="0"/>
      <w:marRight w:val="0"/>
      <w:marTop w:val="0"/>
      <w:marBottom w:val="0"/>
      <w:divBdr>
        <w:top w:val="none" w:sz="0" w:space="0" w:color="auto"/>
        <w:left w:val="none" w:sz="0" w:space="0" w:color="auto"/>
        <w:bottom w:val="none" w:sz="0" w:space="0" w:color="auto"/>
        <w:right w:val="none" w:sz="0" w:space="0" w:color="auto"/>
      </w:divBdr>
      <w:divsChild>
        <w:div w:id="637538933">
          <w:marLeft w:val="720"/>
          <w:marRight w:val="0"/>
          <w:marTop w:val="0"/>
          <w:marBottom w:val="0"/>
          <w:divBdr>
            <w:top w:val="none" w:sz="0" w:space="0" w:color="auto"/>
            <w:left w:val="none" w:sz="0" w:space="0" w:color="auto"/>
            <w:bottom w:val="none" w:sz="0" w:space="0" w:color="auto"/>
            <w:right w:val="none" w:sz="0" w:space="0" w:color="auto"/>
          </w:divBdr>
        </w:div>
        <w:div w:id="1897860991">
          <w:marLeft w:val="720"/>
          <w:marRight w:val="0"/>
          <w:marTop w:val="0"/>
          <w:marBottom w:val="0"/>
          <w:divBdr>
            <w:top w:val="none" w:sz="0" w:space="0" w:color="auto"/>
            <w:left w:val="none" w:sz="0" w:space="0" w:color="auto"/>
            <w:bottom w:val="none" w:sz="0" w:space="0" w:color="auto"/>
            <w:right w:val="none" w:sz="0" w:space="0" w:color="auto"/>
          </w:divBdr>
        </w:div>
        <w:div w:id="1772359778">
          <w:marLeft w:val="720"/>
          <w:marRight w:val="0"/>
          <w:marTop w:val="0"/>
          <w:marBottom w:val="0"/>
          <w:divBdr>
            <w:top w:val="none" w:sz="0" w:space="0" w:color="auto"/>
            <w:left w:val="none" w:sz="0" w:space="0" w:color="auto"/>
            <w:bottom w:val="none" w:sz="0" w:space="0" w:color="auto"/>
            <w:right w:val="none" w:sz="0" w:space="0" w:color="auto"/>
          </w:divBdr>
        </w:div>
      </w:divsChild>
    </w:div>
    <w:div w:id="173611972">
      <w:bodyDiv w:val="1"/>
      <w:marLeft w:val="0"/>
      <w:marRight w:val="0"/>
      <w:marTop w:val="0"/>
      <w:marBottom w:val="0"/>
      <w:divBdr>
        <w:top w:val="none" w:sz="0" w:space="0" w:color="auto"/>
        <w:left w:val="none" w:sz="0" w:space="0" w:color="auto"/>
        <w:bottom w:val="none" w:sz="0" w:space="0" w:color="auto"/>
        <w:right w:val="none" w:sz="0" w:space="0" w:color="auto"/>
      </w:divBdr>
      <w:divsChild>
        <w:div w:id="427430170">
          <w:marLeft w:val="720"/>
          <w:marRight w:val="0"/>
          <w:marTop w:val="0"/>
          <w:marBottom w:val="0"/>
          <w:divBdr>
            <w:top w:val="none" w:sz="0" w:space="0" w:color="auto"/>
            <w:left w:val="none" w:sz="0" w:space="0" w:color="auto"/>
            <w:bottom w:val="none" w:sz="0" w:space="0" w:color="auto"/>
            <w:right w:val="none" w:sz="0" w:space="0" w:color="auto"/>
          </w:divBdr>
        </w:div>
        <w:div w:id="1032002818">
          <w:marLeft w:val="720"/>
          <w:marRight w:val="0"/>
          <w:marTop w:val="0"/>
          <w:marBottom w:val="0"/>
          <w:divBdr>
            <w:top w:val="none" w:sz="0" w:space="0" w:color="auto"/>
            <w:left w:val="none" w:sz="0" w:space="0" w:color="auto"/>
            <w:bottom w:val="none" w:sz="0" w:space="0" w:color="auto"/>
            <w:right w:val="none" w:sz="0" w:space="0" w:color="auto"/>
          </w:divBdr>
        </w:div>
        <w:div w:id="895287326">
          <w:marLeft w:val="720"/>
          <w:marRight w:val="0"/>
          <w:marTop w:val="0"/>
          <w:marBottom w:val="0"/>
          <w:divBdr>
            <w:top w:val="none" w:sz="0" w:space="0" w:color="auto"/>
            <w:left w:val="none" w:sz="0" w:space="0" w:color="auto"/>
            <w:bottom w:val="none" w:sz="0" w:space="0" w:color="auto"/>
            <w:right w:val="none" w:sz="0" w:space="0" w:color="auto"/>
          </w:divBdr>
        </w:div>
      </w:divsChild>
    </w:div>
    <w:div w:id="182400579">
      <w:bodyDiv w:val="1"/>
      <w:marLeft w:val="0"/>
      <w:marRight w:val="0"/>
      <w:marTop w:val="0"/>
      <w:marBottom w:val="0"/>
      <w:divBdr>
        <w:top w:val="none" w:sz="0" w:space="0" w:color="auto"/>
        <w:left w:val="none" w:sz="0" w:space="0" w:color="auto"/>
        <w:bottom w:val="none" w:sz="0" w:space="0" w:color="auto"/>
        <w:right w:val="none" w:sz="0" w:space="0" w:color="auto"/>
      </w:divBdr>
    </w:div>
    <w:div w:id="214511977">
      <w:bodyDiv w:val="1"/>
      <w:marLeft w:val="0"/>
      <w:marRight w:val="0"/>
      <w:marTop w:val="0"/>
      <w:marBottom w:val="0"/>
      <w:divBdr>
        <w:top w:val="none" w:sz="0" w:space="0" w:color="auto"/>
        <w:left w:val="none" w:sz="0" w:space="0" w:color="auto"/>
        <w:bottom w:val="none" w:sz="0" w:space="0" w:color="auto"/>
        <w:right w:val="none" w:sz="0" w:space="0" w:color="auto"/>
      </w:divBdr>
    </w:div>
    <w:div w:id="355080208">
      <w:bodyDiv w:val="1"/>
      <w:marLeft w:val="0"/>
      <w:marRight w:val="0"/>
      <w:marTop w:val="0"/>
      <w:marBottom w:val="0"/>
      <w:divBdr>
        <w:top w:val="none" w:sz="0" w:space="0" w:color="auto"/>
        <w:left w:val="none" w:sz="0" w:space="0" w:color="auto"/>
        <w:bottom w:val="none" w:sz="0" w:space="0" w:color="auto"/>
        <w:right w:val="none" w:sz="0" w:space="0" w:color="auto"/>
      </w:divBdr>
    </w:div>
    <w:div w:id="357969531">
      <w:bodyDiv w:val="1"/>
      <w:marLeft w:val="0"/>
      <w:marRight w:val="0"/>
      <w:marTop w:val="0"/>
      <w:marBottom w:val="0"/>
      <w:divBdr>
        <w:top w:val="none" w:sz="0" w:space="0" w:color="auto"/>
        <w:left w:val="none" w:sz="0" w:space="0" w:color="auto"/>
        <w:bottom w:val="none" w:sz="0" w:space="0" w:color="auto"/>
        <w:right w:val="none" w:sz="0" w:space="0" w:color="auto"/>
      </w:divBdr>
    </w:div>
    <w:div w:id="417875114">
      <w:bodyDiv w:val="1"/>
      <w:marLeft w:val="0"/>
      <w:marRight w:val="0"/>
      <w:marTop w:val="0"/>
      <w:marBottom w:val="0"/>
      <w:divBdr>
        <w:top w:val="none" w:sz="0" w:space="0" w:color="auto"/>
        <w:left w:val="none" w:sz="0" w:space="0" w:color="auto"/>
        <w:bottom w:val="none" w:sz="0" w:space="0" w:color="auto"/>
        <w:right w:val="none" w:sz="0" w:space="0" w:color="auto"/>
      </w:divBdr>
    </w:div>
    <w:div w:id="424107937">
      <w:bodyDiv w:val="1"/>
      <w:marLeft w:val="0"/>
      <w:marRight w:val="0"/>
      <w:marTop w:val="0"/>
      <w:marBottom w:val="0"/>
      <w:divBdr>
        <w:top w:val="none" w:sz="0" w:space="0" w:color="auto"/>
        <w:left w:val="none" w:sz="0" w:space="0" w:color="auto"/>
        <w:bottom w:val="none" w:sz="0" w:space="0" w:color="auto"/>
        <w:right w:val="none" w:sz="0" w:space="0" w:color="auto"/>
      </w:divBdr>
    </w:div>
    <w:div w:id="431821743">
      <w:bodyDiv w:val="1"/>
      <w:marLeft w:val="0"/>
      <w:marRight w:val="0"/>
      <w:marTop w:val="0"/>
      <w:marBottom w:val="0"/>
      <w:divBdr>
        <w:top w:val="none" w:sz="0" w:space="0" w:color="auto"/>
        <w:left w:val="none" w:sz="0" w:space="0" w:color="auto"/>
        <w:bottom w:val="none" w:sz="0" w:space="0" w:color="auto"/>
        <w:right w:val="none" w:sz="0" w:space="0" w:color="auto"/>
      </w:divBdr>
    </w:div>
    <w:div w:id="482745390">
      <w:bodyDiv w:val="1"/>
      <w:marLeft w:val="0"/>
      <w:marRight w:val="0"/>
      <w:marTop w:val="0"/>
      <w:marBottom w:val="0"/>
      <w:divBdr>
        <w:top w:val="none" w:sz="0" w:space="0" w:color="auto"/>
        <w:left w:val="none" w:sz="0" w:space="0" w:color="auto"/>
        <w:bottom w:val="none" w:sz="0" w:space="0" w:color="auto"/>
        <w:right w:val="none" w:sz="0" w:space="0" w:color="auto"/>
      </w:divBdr>
    </w:div>
    <w:div w:id="515342281">
      <w:bodyDiv w:val="1"/>
      <w:marLeft w:val="0"/>
      <w:marRight w:val="0"/>
      <w:marTop w:val="0"/>
      <w:marBottom w:val="0"/>
      <w:divBdr>
        <w:top w:val="none" w:sz="0" w:space="0" w:color="auto"/>
        <w:left w:val="none" w:sz="0" w:space="0" w:color="auto"/>
        <w:bottom w:val="none" w:sz="0" w:space="0" w:color="auto"/>
        <w:right w:val="none" w:sz="0" w:space="0" w:color="auto"/>
      </w:divBdr>
    </w:div>
    <w:div w:id="516623847">
      <w:bodyDiv w:val="1"/>
      <w:marLeft w:val="0"/>
      <w:marRight w:val="0"/>
      <w:marTop w:val="0"/>
      <w:marBottom w:val="0"/>
      <w:divBdr>
        <w:top w:val="none" w:sz="0" w:space="0" w:color="auto"/>
        <w:left w:val="none" w:sz="0" w:space="0" w:color="auto"/>
        <w:bottom w:val="none" w:sz="0" w:space="0" w:color="auto"/>
        <w:right w:val="none" w:sz="0" w:space="0" w:color="auto"/>
      </w:divBdr>
    </w:div>
    <w:div w:id="544879018">
      <w:bodyDiv w:val="1"/>
      <w:marLeft w:val="0"/>
      <w:marRight w:val="0"/>
      <w:marTop w:val="0"/>
      <w:marBottom w:val="0"/>
      <w:divBdr>
        <w:top w:val="none" w:sz="0" w:space="0" w:color="auto"/>
        <w:left w:val="none" w:sz="0" w:space="0" w:color="auto"/>
        <w:bottom w:val="none" w:sz="0" w:space="0" w:color="auto"/>
        <w:right w:val="none" w:sz="0" w:space="0" w:color="auto"/>
      </w:divBdr>
    </w:div>
    <w:div w:id="570427933">
      <w:bodyDiv w:val="1"/>
      <w:marLeft w:val="0"/>
      <w:marRight w:val="0"/>
      <w:marTop w:val="0"/>
      <w:marBottom w:val="0"/>
      <w:divBdr>
        <w:top w:val="none" w:sz="0" w:space="0" w:color="auto"/>
        <w:left w:val="none" w:sz="0" w:space="0" w:color="auto"/>
        <w:bottom w:val="none" w:sz="0" w:space="0" w:color="auto"/>
        <w:right w:val="none" w:sz="0" w:space="0" w:color="auto"/>
      </w:divBdr>
    </w:div>
    <w:div w:id="600377538">
      <w:bodyDiv w:val="1"/>
      <w:marLeft w:val="0"/>
      <w:marRight w:val="0"/>
      <w:marTop w:val="0"/>
      <w:marBottom w:val="0"/>
      <w:divBdr>
        <w:top w:val="none" w:sz="0" w:space="0" w:color="auto"/>
        <w:left w:val="none" w:sz="0" w:space="0" w:color="auto"/>
        <w:bottom w:val="none" w:sz="0" w:space="0" w:color="auto"/>
        <w:right w:val="none" w:sz="0" w:space="0" w:color="auto"/>
      </w:divBdr>
    </w:div>
    <w:div w:id="657075410">
      <w:bodyDiv w:val="1"/>
      <w:marLeft w:val="0"/>
      <w:marRight w:val="0"/>
      <w:marTop w:val="0"/>
      <w:marBottom w:val="0"/>
      <w:divBdr>
        <w:top w:val="none" w:sz="0" w:space="0" w:color="auto"/>
        <w:left w:val="none" w:sz="0" w:space="0" w:color="auto"/>
        <w:bottom w:val="none" w:sz="0" w:space="0" w:color="auto"/>
        <w:right w:val="none" w:sz="0" w:space="0" w:color="auto"/>
      </w:divBdr>
    </w:div>
    <w:div w:id="693700132">
      <w:bodyDiv w:val="1"/>
      <w:marLeft w:val="0"/>
      <w:marRight w:val="0"/>
      <w:marTop w:val="0"/>
      <w:marBottom w:val="0"/>
      <w:divBdr>
        <w:top w:val="none" w:sz="0" w:space="0" w:color="auto"/>
        <w:left w:val="none" w:sz="0" w:space="0" w:color="auto"/>
        <w:bottom w:val="none" w:sz="0" w:space="0" w:color="auto"/>
        <w:right w:val="none" w:sz="0" w:space="0" w:color="auto"/>
      </w:divBdr>
    </w:div>
    <w:div w:id="704410079">
      <w:bodyDiv w:val="1"/>
      <w:marLeft w:val="0"/>
      <w:marRight w:val="0"/>
      <w:marTop w:val="0"/>
      <w:marBottom w:val="0"/>
      <w:divBdr>
        <w:top w:val="none" w:sz="0" w:space="0" w:color="auto"/>
        <w:left w:val="none" w:sz="0" w:space="0" w:color="auto"/>
        <w:bottom w:val="none" w:sz="0" w:space="0" w:color="auto"/>
        <w:right w:val="none" w:sz="0" w:space="0" w:color="auto"/>
      </w:divBdr>
    </w:div>
    <w:div w:id="718478807">
      <w:bodyDiv w:val="1"/>
      <w:marLeft w:val="0"/>
      <w:marRight w:val="0"/>
      <w:marTop w:val="0"/>
      <w:marBottom w:val="0"/>
      <w:divBdr>
        <w:top w:val="none" w:sz="0" w:space="0" w:color="auto"/>
        <w:left w:val="none" w:sz="0" w:space="0" w:color="auto"/>
        <w:bottom w:val="none" w:sz="0" w:space="0" w:color="auto"/>
        <w:right w:val="none" w:sz="0" w:space="0" w:color="auto"/>
      </w:divBdr>
    </w:div>
    <w:div w:id="719982271">
      <w:bodyDiv w:val="1"/>
      <w:marLeft w:val="0"/>
      <w:marRight w:val="0"/>
      <w:marTop w:val="0"/>
      <w:marBottom w:val="0"/>
      <w:divBdr>
        <w:top w:val="none" w:sz="0" w:space="0" w:color="auto"/>
        <w:left w:val="none" w:sz="0" w:space="0" w:color="auto"/>
        <w:bottom w:val="none" w:sz="0" w:space="0" w:color="auto"/>
        <w:right w:val="none" w:sz="0" w:space="0" w:color="auto"/>
      </w:divBdr>
      <w:divsChild>
        <w:div w:id="1119448882">
          <w:marLeft w:val="446"/>
          <w:marRight w:val="0"/>
          <w:marTop w:val="80"/>
          <w:marBottom w:val="0"/>
          <w:divBdr>
            <w:top w:val="none" w:sz="0" w:space="0" w:color="auto"/>
            <w:left w:val="none" w:sz="0" w:space="0" w:color="auto"/>
            <w:bottom w:val="none" w:sz="0" w:space="0" w:color="auto"/>
            <w:right w:val="none" w:sz="0" w:space="0" w:color="auto"/>
          </w:divBdr>
        </w:div>
        <w:div w:id="1856768366">
          <w:marLeft w:val="446"/>
          <w:marRight w:val="0"/>
          <w:marTop w:val="80"/>
          <w:marBottom w:val="0"/>
          <w:divBdr>
            <w:top w:val="none" w:sz="0" w:space="0" w:color="auto"/>
            <w:left w:val="none" w:sz="0" w:space="0" w:color="auto"/>
            <w:bottom w:val="none" w:sz="0" w:space="0" w:color="auto"/>
            <w:right w:val="none" w:sz="0" w:space="0" w:color="auto"/>
          </w:divBdr>
        </w:div>
        <w:div w:id="839738683">
          <w:marLeft w:val="446"/>
          <w:marRight w:val="0"/>
          <w:marTop w:val="80"/>
          <w:marBottom w:val="0"/>
          <w:divBdr>
            <w:top w:val="none" w:sz="0" w:space="0" w:color="auto"/>
            <w:left w:val="none" w:sz="0" w:space="0" w:color="auto"/>
            <w:bottom w:val="none" w:sz="0" w:space="0" w:color="auto"/>
            <w:right w:val="none" w:sz="0" w:space="0" w:color="auto"/>
          </w:divBdr>
        </w:div>
        <w:div w:id="1726904343">
          <w:marLeft w:val="446"/>
          <w:marRight w:val="0"/>
          <w:marTop w:val="80"/>
          <w:marBottom w:val="0"/>
          <w:divBdr>
            <w:top w:val="none" w:sz="0" w:space="0" w:color="auto"/>
            <w:left w:val="none" w:sz="0" w:space="0" w:color="auto"/>
            <w:bottom w:val="none" w:sz="0" w:space="0" w:color="auto"/>
            <w:right w:val="none" w:sz="0" w:space="0" w:color="auto"/>
          </w:divBdr>
        </w:div>
        <w:div w:id="1536653732">
          <w:marLeft w:val="446"/>
          <w:marRight w:val="0"/>
          <w:marTop w:val="80"/>
          <w:marBottom w:val="0"/>
          <w:divBdr>
            <w:top w:val="none" w:sz="0" w:space="0" w:color="auto"/>
            <w:left w:val="none" w:sz="0" w:space="0" w:color="auto"/>
            <w:bottom w:val="none" w:sz="0" w:space="0" w:color="auto"/>
            <w:right w:val="none" w:sz="0" w:space="0" w:color="auto"/>
          </w:divBdr>
        </w:div>
      </w:divsChild>
    </w:div>
    <w:div w:id="740099458">
      <w:bodyDiv w:val="1"/>
      <w:marLeft w:val="0"/>
      <w:marRight w:val="0"/>
      <w:marTop w:val="0"/>
      <w:marBottom w:val="0"/>
      <w:divBdr>
        <w:top w:val="none" w:sz="0" w:space="0" w:color="auto"/>
        <w:left w:val="none" w:sz="0" w:space="0" w:color="auto"/>
        <w:bottom w:val="none" w:sz="0" w:space="0" w:color="auto"/>
        <w:right w:val="none" w:sz="0" w:space="0" w:color="auto"/>
      </w:divBdr>
    </w:div>
    <w:div w:id="769666057">
      <w:bodyDiv w:val="1"/>
      <w:marLeft w:val="0"/>
      <w:marRight w:val="0"/>
      <w:marTop w:val="0"/>
      <w:marBottom w:val="0"/>
      <w:divBdr>
        <w:top w:val="none" w:sz="0" w:space="0" w:color="auto"/>
        <w:left w:val="none" w:sz="0" w:space="0" w:color="auto"/>
        <w:bottom w:val="none" w:sz="0" w:space="0" w:color="auto"/>
        <w:right w:val="none" w:sz="0" w:space="0" w:color="auto"/>
      </w:divBdr>
      <w:divsChild>
        <w:div w:id="1146362311">
          <w:marLeft w:val="446"/>
          <w:marRight w:val="0"/>
          <w:marTop w:val="80"/>
          <w:marBottom w:val="0"/>
          <w:divBdr>
            <w:top w:val="none" w:sz="0" w:space="0" w:color="auto"/>
            <w:left w:val="none" w:sz="0" w:space="0" w:color="auto"/>
            <w:bottom w:val="none" w:sz="0" w:space="0" w:color="auto"/>
            <w:right w:val="none" w:sz="0" w:space="0" w:color="auto"/>
          </w:divBdr>
        </w:div>
        <w:div w:id="2140605725">
          <w:marLeft w:val="446"/>
          <w:marRight w:val="0"/>
          <w:marTop w:val="80"/>
          <w:marBottom w:val="0"/>
          <w:divBdr>
            <w:top w:val="none" w:sz="0" w:space="0" w:color="auto"/>
            <w:left w:val="none" w:sz="0" w:space="0" w:color="auto"/>
            <w:bottom w:val="none" w:sz="0" w:space="0" w:color="auto"/>
            <w:right w:val="none" w:sz="0" w:space="0" w:color="auto"/>
          </w:divBdr>
        </w:div>
      </w:divsChild>
    </w:div>
    <w:div w:id="795564362">
      <w:bodyDiv w:val="1"/>
      <w:marLeft w:val="0"/>
      <w:marRight w:val="0"/>
      <w:marTop w:val="0"/>
      <w:marBottom w:val="0"/>
      <w:divBdr>
        <w:top w:val="none" w:sz="0" w:space="0" w:color="auto"/>
        <w:left w:val="none" w:sz="0" w:space="0" w:color="auto"/>
        <w:bottom w:val="none" w:sz="0" w:space="0" w:color="auto"/>
        <w:right w:val="none" w:sz="0" w:space="0" w:color="auto"/>
      </w:divBdr>
    </w:div>
    <w:div w:id="832841066">
      <w:bodyDiv w:val="1"/>
      <w:marLeft w:val="0"/>
      <w:marRight w:val="0"/>
      <w:marTop w:val="0"/>
      <w:marBottom w:val="0"/>
      <w:divBdr>
        <w:top w:val="none" w:sz="0" w:space="0" w:color="auto"/>
        <w:left w:val="none" w:sz="0" w:space="0" w:color="auto"/>
        <w:bottom w:val="none" w:sz="0" w:space="0" w:color="auto"/>
        <w:right w:val="none" w:sz="0" w:space="0" w:color="auto"/>
      </w:divBdr>
    </w:div>
    <w:div w:id="834423089">
      <w:bodyDiv w:val="1"/>
      <w:marLeft w:val="0"/>
      <w:marRight w:val="0"/>
      <w:marTop w:val="0"/>
      <w:marBottom w:val="0"/>
      <w:divBdr>
        <w:top w:val="none" w:sz="0" w:space="0" w:color="auto"/>
        <w:left w:val="none" w:sz="0" w:space="0" w:color="auto"/>
        <w:bottom w:val="none" w:sz="0" w:space="0" w:color="auto"/>
        <w:right w:val="none" w:sz="0" w:space="0" w:color="auto"/>
      </w:divBdr>
    </w:div>
    <w:div w:id="855659618">
      <w:bodyDiv w:val="1"/>
      <w:marLeft w:val="0"/>
      <w:marRight w:val="0"/>
      <w:marTop w:val="0"/>
      <w:marBottom w:val="0"/>
      <w:divBdr>
        <w:top w:val="none" w:sz="0" w:space="0" w:color="auto"/>
        <w:left w:val="none" w:sz="0" w:space="0" w:color="auto"/>
        <w:bottom w:val="none" w:sz="0" w:space="0" w:color="auto"/>
        <w:right w:val="none" w:sz="0" w:space="0" w:color="auto"/>
      </w:divBdr>
    </w:div>
    <w:div w:id="900097649">
      <w:bodyDiv w:val="1"/>
      <w:marLeft w:val="0"/>
      <w:marRight w:val="0"/>
      <w:marTop w:val="0"/>
      <w:marBottom w:val="0"/>
      <w:divBdr>
        <w:top w:val="none" w:sz="0" w:space="0" w:color="auto"/>
        <w:left w:val="none" w:sz="0" w:space="0" w:color="auto"/>
        <w:bottom w:val="none" w:sz="0" w:space="0" w:color="auto"/>
        <w:right w:val="none" w:sz="0" w:space="0" w:color="auto"/>
      </w:divBdr>
      <w:divsChild>
        <w:div w:id="710959368">
          <w:marLeft w:val="446"/>
          <w:marRight w:val="0"/>
          <w:marTop w:val="80"/>
          <w:marBottom w:val="0"/>
          <w:divBdr>
            <w:top w:val="none" w:sz="0" w:space="0" w:color="auto"/>
            <w:left w:val="none" w:sz="0" w:space="0" w:color="auto"/>
            <w:bottom w:val="none" w:sz="0" w:space="0" w:color="auto"/>
            <w:right w:val="none" w:sz="0" w:space="0" w:color="auto"/>
          </w:divBdr>
        </w:div>
        <w:div w:id="1929725755">
          <w:marLeft w:val="446"/>
          <w:marRight w:val="0"/>
          <w:marTop w:val="80"/>
          <w:marBottom w:val="0"/>
          <w:divBdr>
            <w:top w:val="none" w:sz="0" w:space="0" w:color="auto"/>
            <w:left w:val="none" w:sz="0" w:space="0" w:color="auto"/>
            <w:bottom w:val="none" w:sz="0" w:space="0" w:color="auto"/>
            <w:right w:val="none" w:sz="0" w:space="0" w:color="auto"/>
          </w:divBdr>
        </w:div>
        <w:div w:id="1652101717">
          <w:marLeft w:val="864"/>
          <w:marRight w:val="0"/>
          <w:marTop w:val="80"/>
          <w:marBottom w:val="0"/>
          <w:divBdr>
            <w:top w:val="none" w:sz="0" w:space="0" w:color="auto"/>
            <w:left w:val="none" w:sz="0" w:space="0" w:color="auto"/>
            <w:bottom w:val="none" w:sz="0" w:space="0" w:color="auto"/>
            <w:right w:val="none" w:sz="0" w:space="0" w:color="auto"/>
          </w:divBdr>
        </w:div>
        <w:div w:id="95561021">
          <w:marLeft w:val="864"/>
          <w:marRight w:val="0"/>
          <w:marTop w:val="80"/>
          <w:marBottom w:val="0"/>
          <w:divBdr>
            <w:top w:val="none" w:sz="0" w:space="0" w:color="auto"/>
            <w:left w:val="none" w:sz="0" w:space="0" w:color="auto"/>
            <w:bottom w:val="none" w:sz="0" w:space="0" w:color="auto"/>
            <w:right w:val="none" w:sz="0" w:space="0" w:color="auto"/>
          </w:divBdr>
        </w:div>
        <w:div w:id="1645963106">
          <w:marLeft w:val="864"/>
          <w:marRight w:val="0"/>
          <w:marTop w:val="80"/>
          <w:marBottom w:val="0"/>
          <w:divBdr>
            <w:top w:val="none" w:sz="0" w:space="0" w:color="auto"/>
            <w:left w:val="none" w:sz="0" w:space="0" w:color="auto"/>
            <w:bottom w:val="none" w:sz="0" w:space="0" w:color="auto"/>
            <w:right w:val="none" w:sz="0" w:space="0" w:color="auto"/>
          </w:divBdr>
        </w:div>
      </w:divsChild>
    </w:div>
    <w:div w:id="942616138">
      <w:bodyDiv w:val="1"/>
      <w:marLeft w:val="0"/>
      <w:marRight w:val="0"/>
      <w:marTop w:val="0"/>
      <w:marBottom w:val="0"/>
      <w:divBdr>
        <w:top w:val="none" w:sz="0" w:space="0" w:color="auto"/>
        <w:left w:val="none" w:sz="0" w:space="0" w:color="auto"/>
        <w:bottom w:val="none" w:sz="0" w:space="0" w:color="auto"/>
        <w:right w:val="none" w:sz="0" w:space="0" w:color="auto"/>
      </w:divBdr>
    </w:div>
    <w:div w:id="966198837">
      <w:bodyDiv w:val="1"/>
      <w:marLeft w:val="0"/>
      <w:marRight w:val="0"/>
      <w:marTop w:val="0"/>
      <w:marBottom w:val="0"/>
      <w:divBdr>
        <w:top w:val="none" w:sz="0" w:space="0" w:color="auto"/>
        <w:left w:val="none" w:sz="0" w:space="0" w:color="auto"/>
        <w:bottom w:val="none" w:sz="0" w:space="0" w:color="auto"/>
        <w:right w:val="none" w:sz="0" w:space="0" w:color="auto"/>
      </w:divBdr>
    </w:div>
    <w:div w:id="987325182">
      <w:bodyDiv w:val="1"/>
      <w:marLeft w:val="0"/>
      <w:marRight w:val="0"/>
      <w:marTop w:val="0"/>
      <w:marBottom w:val="0"/>
      <w:divBdr>
        <w:top w:val="none" w:sz="0" w:space="0" w:color="auto"/>
        <w:left w:val="none" w:sz="0" w:space="0" w:color="auto"/>
        <w:bottom w:val="none" w:sz="0" w:space="0" w:color="auto"/>
        <w:right w:val="none" w:sz="0" w:space="0" w:color="auto"/>
      </w:divBdr>
    </w:div>
    <w:div w:id="1017971678">
      <w:bodyDiv w:val="1"/>
      <w:marLeft w:val="0"/>
      <w:marRight w:val="0"/>
      <w:marTop w:val="0"/>
      <w:marBottom w:val="0"/>
      <w:divBdr>
        <w:top w:val="none" w:sz="0" w:space="0" w:color="auto"/>
        <w:left w:val="none" w:sz="0" w:space="0" w:color="auto"/>
        <w:bottom w:val="none" w:sz="0" w:space="0" w:color="auto"/>
        <w:right w:val="none" w:sz="0" w:space="0" w:color="auto"/>
      </w:divBdr>
    </w:div>
    <w:div w:id="1101607555">
      <w:bodyDiv w:val="1"/>
      <w:marLeft w:val="0"/>
      <w:marRight w:val="0"/>
      <w:marTop w:val="0"/>
      <w:marBottom w:val="0"/>
      <w:divBdr>
        <w:top w:val="none" w:sz="0" w:space="0" w:color="auto"/>
        <w:left w:val="none" w:sz="0" w:space="0" w:color="auto"/>
        <w:bottom w:val="none" w:sz="0" w:space="0" w:color="auto"/>
        <w:right w:val="none" w:sz="0" w:space="0" w:color="auto"/>
      </w:divBdr>
    </w:div>
    <w:div w:id="1125806177">
      <w:bodyDiv w:val="1"/>
      <w:marLeft w:val="0"/>
      <w:marRight w:val="0"/>
      <w:marTop w:val="0"/>
      <w:marBottom w:val="0"/>
      <w:divBdr>
        <w:top w:val="none" w:sz="0" w:space="0" w:color="auto"/>
        <w:left w:val="none" w:sz="0" w:space="0" w:color="auto"/>
        <w:bottom w:val="none" w:sz="0" w:space="0" w:color="auto"/>
        <w:right w:val="none" w:sz="0" w:space="0" w:color="auto"/>
      </w:divBdr>
    </w:div>
    <w:div w:id="1138651275">
      <w:bodyDiv w:val="1"/>
      <w:marLeft w:val="0"/>
      <w:marRight w:val="0"/>
      <w:marTop w:val="0"/>
      <w:marBottom w:val="0"/>
      <w:divBdr>
        <w:top w:val="none" w:sz="0" w:space="0" w:color="auto"/>
        <w:left w:val="none" w:sz="0" w:space="0" w:color="auto"/>
        <w:bottom w:val="none" w:sz="0" w:space="0" w:color="auto"/>
        <w:right w:val="none" w:sz="0" w:space="0" w:color="auto"/>
      </w:divBdr>
      <w:divsChild>
        <w:div w:id="65038308">
          <w:marLeft w:val="446"/>
          <w:marRight w:val="0"/>
          <w:marTop w:val="80"/>
          <w:marBottom w:val="0"/>
          <w:divBdr>
            <w:top w:val="none" w:sz="0" w:space="0" w:color="auto"/>
            <w:left w:val="none" w:sz="0" w:space="0" w:color="auto"/>
            <w:bottom w:val="none" w:sz="0" w:space="0" w:color="auto"/>
            <w:right w:val="none" w:sz="0" w:space="0" w:color="auto"/>
          </w:divBdr>
        </w:div>
        <w:div w:id="1516262914">
          <w:marLeft w:val="864"/>
          <w:marRight w:val="0"/>
          <w:marTop w:val="80"/>
          <w:marBottom w:val="0"/>
          <w:divBdr>
            <w:top w:val="none" w:sz="0" w:space="0" w:color="auto"/>
            <w:left w:val="none" w:sz="0" w:space="0" w:color="auto"/>
            <w:bottom w:val="none" w:sz="0" w:space="0" w:color="auto"/>
            <w:right w:val="none" w:sz="0" w:space="0" w:color="auto"/>
          </w:divBdr>
        </w:div>
        <w:div w:id="233316212">
          <w:marLeft w:val="864"/>
          <w:marRight w:val="0"/>
          <w:marTop w:val="80"/>
          <w:marBottom w:val="0"/>
          <w:divBdr>
            <w:top w:val="none" w:sz="0" w:space="0" w:color="auto"/>
            <w:left w:val="none" w:sz="0" w:space="0" w:color="auto"/>
            <w:bottom w:val="none" w:sz="0" w:space="0" w:color="auto"/>
            <w:right w:val="none" w:sz="0" w:space="0" w:color="auto"/>
          </w:divBdr>
        </w:div>
        <w:div w:id="1287466619">
          <w:marLeft w:val="446"/>
          <w:marRight w:val="0"/>
          <w:marTop w:val="80"/>
          <w:marBottom w:val="0"/>
          <w:divBdr>
            <w:top w:val="none" w:sz="0" w:space="0" w:color="auto"/>
            <w:left w:val="none" w:sz="0" w:space="0" w:color="auto"/>
            <w:bottom w:val="none" w:sz="0" w:space="0" w:color="auto"/>
            <w:right w:val="none" w:sz="0" w:space="0" w:color="auto"/>
          </w:divBdr>
        </w:div>
      </w:divsChild>
    </w:div>
    <w:div w:id="1139958149">
      <w:bodyDiv w:val="1"/>
      <w:marLeft w:val="0"/>
      <w:marRight w:val="0"/>
      <w:marTop w:val="0"/>
      <w:marBottom w:val="0"/>
      <w:divBdr>
        <w:top w:val="none" w:sz="0" w:space="0" w:color="auto"/>
        <w:left w:val="none" w:sz="0" w:space="0" w:color="auto"/>
        <w:bottom w:val="none" w:sz="0" w:space="0" w:color="auto"/>
        <w:right w:val="none" w:sz="0" w:space="0" w:color="auto"/>
      </w:divBdr>
    </w:div>
    <w:div w:id="1140155152">
      <w:bodyDiv w:val="1"/>
      <w:marLeft w:val="0"/>
      <w:marRight w:val="0"/>
      <w:marTop w:val="0"/>
      <w:marBottom w:val="0"/>
      <w:divBdr>
        <w:top w:val="none" w:sz="0" w:space="0" w:color="auto"/>
        <w:left w:val="none" w:sz="0" w:space="0" w:color="auto"/>
        <w:bottom w:val="none" w:sz="0" w:space="0" w:color="auto"/>
        <w:right w:val="none" w:sz="0" w:space="0" w:color="auto"/>
      </w:divBdr>
    </w:div>
    <w:div w:id="1159541074">
      <w:bodyDiv w:val="1"/>
      <w:marLeft w:val="0"/>
      <w:marRight w:val="0"/>
      <w:marTop w:val="0"/>
      <w:marBottom w:val="0"/>
      <w:divBdr>
        <w:top w:val="none" w:sz="0" w:space="0" w:color="auto"/>
        <w:left w:val="none" w:sz="0" w:space="0" w:color="auto"/>
        <w:bottom w:val="none" w:sz="0" w:space="0" w:color="auto"/>
        <w:right w:val="none" w:sz="0" w:space="0" w:color="auto"/>
      </w:divBdr>
    </w:div>
    <w:div w:id="1174490419">
      <w:bodyDiv w:val="1"/>
      <w:marLeft w:val="0"/>
      <w:marRight w:val="0"/>
      <w:marTop w:val="0"/>
      <w:marBottom w:val="0"/>
      <w:divBdr>
        <w:top w:val="none" w:sz="0" w:space="0" w:color="auto"/>
        <w:left w:val="none" w:sz="0" w:space="0" w:color="auto"/>
        <w:bottom w:val="none" w:sz="0" w:space="0" w:color="auto"/>
        <w:right w:val="none" w:sz="0" w:space="0" w:color="auto"/>
      </w:divBdr>
      <w:divsChild>
        <w:div w:id="1640921464">
          <w:marLeft w:val="720"/>
          <w:marRight w:val="0"/>
          <w:marTop w:val="0"/>
          <w:marBottom w:val="0"/>
          <w:divBdr>
            <w:top w:val="none" w:sz="0" w:space="0" w:color="auto"/>
            <w:left w:val="none" w:sz="0" w:space="0" w:color="auto"/>
            <w:bottom w:val="none" w:sz="0" w:space="0" w:color="auto"/>
            <w:right w:val="none" w:sz="0" w:space="0" w:color="auto"/>
          </w:divBdr>
        </w:div>
        <w:div w:id="1694723357">
          <w:marLeft w:val="720"/>
          <w:marRight w:val="0"/>
          <w:marTop w:val="0"/>
          <w:marBottom w:val="0"/>
          <w:divBdr>
            <w:top w:val="none" w:sz="0" w:space="0" w:color="auto"/>
            <w:left w:val="none" w:sz="0" w:space="0" w:color="auto"/>
            <w:bottom w:val="none" w:sz="0" w:space="0" w:color="auto"/>
            <w:right w:val="none" w:sz="0" w:space="0" w:color="auto"/>
          </w:divBdr>
        </w:div>
        <w:div w:id="1505708709">
          <w:marLeft w:val="720"/>
          <w:marRight w:val="0"/>
          <w:marTop w:val="0"/>
          <w:marBottom w:val="0"/>
          <w:divBdr>
            <w:top w:val="none" w:sz="0" w:space="0" w:color="auto"/>
            <w:left w:val="none" w:sz="0" w:space="0" w:color="auto"/>
            <w:bottom w:val="none" w:sz="0" w:space="0" w:color="auto"/>
            <w:right w:val="none" w:sz="0" w:space="0" w:color="auto"/>
          </w:divBdr>
        </w:div>
      </w:divsChild>
    </w:div>
    <w:div w:id="1188131519">
      <w:bodyDiv w:val="1"/>
      <w:marLeft w:val="0"/>
      <w:marRight w:val="0"/>
      <w:marTop w:val="0"/>
      <w:marBottom w:val="0"/>
      <w:divBdr>
        <w:top w:val="none" w:sz="0" w:space="0" w:color="auto"/>
        <w:left w:val="none" w:sz="0" w:space="0" w:color="auto"/>
        <w:bottom w:val="none" w:sz="0" w:space="0" w:color="auto"/>
        <w:right w:val="none" w:sz="0" w:space="0" w:color="auto"/>
      </w:divBdr>
    </w:div>
    <w:div w:id="1221360558">
      <w:bodyDiv w:val="1"/>
      <w:marLeft w:val="0"/>
      <w:marRight w:val="0"/>
      <w:marTop w:val="0"/>
      <w:marBottom w:val="0"/>
      <w:divBdr>
        <w:top w:val="none" w:sz="0" w:space="0" w:color="auto"/>
        <w:left w:val="none" w:sz="0" w:space="0" w:color="auto"/>
        <w:bottom w:val="none" w:sz="0" w:space="0" w:color="auto"/>
        <w:right w:val="none" w:sz="0" w:space="0" w:color="auto"/>
      </w:divBdr>
      <w:divsChild>
        <w:div w:id="1494905683">
          <w:marLeft w:val="446"/>
          <w:marRight w:val="0"/>
          <w:marTop w:val="80"/>
          <w:marBottom w:val="0"/>
          <w:divBdr>
            <w:top w:val="none" w:sz="0" w:space="0" w:color="auto"/>
            <w:left w:val="none" w:sz="0" w:space="0" w:color="auto"/>
            <w:bottom w:val="none" w:sz="0" w:space="0" w:color="auto"/>
            <w:right w:val="none" w:sz="0" w:space="0" w:color="auto"/>
          </w:divBdr>
        </w:div>
        <w:div w:id="869996506">
          <w:marLeft w:val="446"/>
          <w:marRight w:val="0"/>
          <w:marTop w:val="80"/>
          <w:marBottom w:val="0"/>
          <w:divBdr>
            <w:top w:val="none" w:sz="0" w:space="0" w:color="auto"/>
            <w:left w:val="none" w:sz="0" w:space="0" w:color="auto"/>
            <w:bottom w:val="none" w:sz="0" w:space="0" w:color="auto"/>
            <w:right w:val="none" w:sz="0" w:space="0" w:color="auto"/>
          </w:divBdr>
        </w:div>
        <w:div w:id="1849711467">
          <w:marLeft w:val="446"/>
          <w:marRight w:val="0"/>
          <w:marTop w:val="80"/>
          <w:marBottom w:val="0"/>
          <w:divBdr>
            <w:top w:val="none" w:sz="0" w:space="0" w:color="auto"/>
            <w:left w:val="none" w:sz="0" w:space="0" w:color="auto"/>
            <w:bottom w:val="none" w:sz="0" w:space="0" w:color="auto"/>
            <w:right w:val="none" w:sz="0" w:space="0" w:color="auto"/>
          </w:divBdr>
        </w:div>
      </w:divsChild>
    </w:div>
    <w:div w:id="1231766438">
      <w:bodyDiv w:val="1"/>
      <w:marLeft w:val="0"/>
      <w:marRight w:val="0"/>
      <w:marTop w:val="0"/>
      <w:marBottom w:val="0"/>
      <w:divBdr>
        <w:top w:val="none" w:sz="0" w:space="0" w:color="auto"/>
        <w:left w:val="none" w:sz="0" w:space="0" w:color="auto"/>
        <w:bottom w:val="none" w:sz="0" w:space="0" w:color="auto"/>
        <w:right w:val="none" w:sz="0" w:space="0" w:color="auto"/>
      </w:divBdr>
    </w:div>
    <w:div w:id="1280917881">
      <w:bodyDiv w:val="1"/>
      <w:marLeft w:val="0"/>
      <w:marRight w:val="0"/>
      <w:marTop w:val="0"/>
      <w:marBottom w:val="0"/>
      <w:divBdr>
        <w:top w:val="none" w:sz="0" w:space="0" w:color="auto"/>
        <w:left w:val="none" w:sz="0" w:space="0" w:color="auto"/>
        <w:bottom w:val="none" w:sz="0" w:space="0" w:color="auto"/>
        <w:right w:val="none" w:sz="0" w:space="0" w:color="auto"/>
      </w:divBdr>
    </w:div>
    <w:div w:id="1288505697">
      <w:bodyDiv w:val="1"/>
      <w:marLeft w:val="0"/>
      <w:marRight w:val="0"/>
      <w:marTop w:val="0"/>
      <w:marBottom w:val="0"/>
      <w:divBdr>
        <w:top w:val="none" w:sz="0" w:space="0" w:color="auto"/>
        <w:left w:val="none" w:sz="0" w:space="0" w:color="auto"/>
        <w:bottom w:val="none" w:sz="0" w:space="0" w:color="auto"/>
        <w:right w:val="none" w:sz="0" w:space="0" w:color="auto"/>
      </w:divBdr>
    </w:div>
    <w:div w:id="1299064931">
      <w:bodyDiv w:val="1"/>
      <w:marLeft w:val="0"/>
      <w:marRight w:val="0"/>
      <w:marTop w:val="0"/>
      <w:marBottom w:val="0"/>
      <w:divBdr>
        <w:top w:val="none" w:sz="0" w:space="0" w:color="auto"/>
        <w:left w:val="none" w:sz="0" w:space="0" w:color="auto"/>
        <w:bottom w:val="none" w:sz="0" w:space="0" w:color="auto"/>
        <w:right w:val="none" w:sz="0" w:space="0" w:color="auto"/>
      </w:divBdr>
      <w:divsChild>
        <w:div w:id="1165322989">
          <w:marLeft w:val="446"/>
          <w:marRight w:val="0"/>
          <w:marTop w:val="80"/>
          <w:marBottom w:val="0"/>
          <w:divBdr>
            <w:top w:val="none" w:sz="0" w:space="0" w:color="auto"/>
            <w:left w:val="none" w:sz="0" w:space="0" w:color="auto"/>
            <w:bottom w:val="none" w:sz="0" w:space="0" w:color="auto"/>
            <w:right w:val="none" w:sz="0" w:space="0" w:color="auto"/>
          </w:divBdr>
        </w:div>
        <w:div w:id="1604679617">
          <w:marLeft w:val="446"/>
          <w:marRight w:val="0"/>
          <w:marTop w:val="80"/>
          <w:marBottom w:val="0"/>
          <w:divBdr>
            <w:top w:val="none" w:sz="0" w:space="0" w:color="auto"/>
            <w:left w:val="none" w:sz="0" w:space="0" w:color="auto"/>
            <w:bottom w:val="none" w:sz="0" w:space="0" w:color="auto"/>
            <w:right w:val="none" w:sz="0" w:space="0" w:color="auto"/>
          </w:divBdr>
        </w:div>
        <w:div w:id="2057508151">
          <w:marLeft w:val="446"/>
          <w:marRight w:val="0"/>
          <w:marTop w:val="80"/>
          <w:marBottom w:val="0"/>
          <w:divBdr>
            <w:top w:val="none" w:sz="0" w:space="0" w:color="auto"/>
            <w:left w:val="none" w:sz="0" w:space="0" w:color="auto"/>
            <w:bottom w:val="none" w:sz="0" w:space="0" w:color="auto"/>
            <w:right w:val="none" w:sz="0" w:space="0" w:color="auto"/>
          </w:divBdr>
        </w:div>
        <w:div w:id="1400403452">
          <w:marLeft w:val="446"/>
          <w:marRight w:val="0"/>
          <w:marTop w:val="80"/>
          <w:marBottom w:val="0"/>
          <w:divBdr>
            <w:top w:val="none" w:sz="0" w:space="0" w:color="auto"/>
            <w:left w:val="none" w:sz="0" w:space="0" w:color="auto"/>
            <w:bottom w:val="none" w:sz="0" w:space="0" w:color="auto"/>
            <w:right w:val="none" w:sz="0" w:space="0" w:color="auto"/>
          </w:divBdr>
        </w:div>
        <w:div w:id="1098142294">
          <w:marLeft w:val="446"/>
          <w:marRight w:val="0"/>
          <w:marTop w:val="80"/>
          <w:marBottom w:val="0"/>
          <w:divBdr>
            <w:top w:val="none" w:sz="0" w:space="0" w:color="auto"/>
            <w:left w:val="none" w:sz="0" w:space="0" w:color="auto"/>
            <w:bottom w:val="none" w:sz="0" w:space="0" w:color="auto"/>
            <w:right w:val="none" w:sz="0" w:space="0" w:color="auto"/>
          </w:divBdr>
        </w:div>
        <w:div w:id="39325298">
          <w:marLeft w:val="446"/>
          <w:marRight w:val="0"/>
          <w:marTop w:val="80"/>
          <w:marBottom w:val="0"/>
          <w:divBdr>
            <w:top w:val="none" w:sz="0" w:space="0" w:color="auto"/>
            <w:left w:val="none" w:sz="0" w:space="0" w:color="auto"/>
            <w:bottom w:val="none" w:sz="0" w:space="0" w:color="auto"/>
            <w:right w:val="none" w:sz="0" w:space="0" w:color="auto"/>
          </w:divBdr>
        </w:div>
        <w:div w:id="907766064">
          <w:marLeft w:val="446"/>
          <w:marRight w:val="0"/>
          <w:marTop w:val="80"/>
          <w:marBottom w:val="0"/>
          <w:divBdr>
            <w:top w:val="none" w:sz="0" w:space="0" w:color="auto"/>
            <w:left w:val="none" w:sz="0" w:space="0" w:color="auto"/>
            <w:bottom w:val="none" w:sz="0" w:space="0" w:color="auto"/>
            <w:right w:val="none" w:sz="0" w:space="0" w:color="auto"/>
          </w:divBdr>
        </w:div>
        <w:div w:id="1769034416">
          <w:marLeft w:val="864"/>
          <w:marRight w:val="0"/>
          <w:marTop w:val="80"/>
          <w:marBottom w:val="0"/>
          <w:divBdr>
            <w:top w:val="none" w:sz="0" w:space="0" w:color="auto"/>
            <w:left w:val="none" w:sz="0" w:space="0" w:color="auto"/>
            <w:bottom w:val="none" w:sz="0" w:space="0" w:color="auto"/>
            <w:right w:val="none" w:sz="0" w:space="0" w:color="auto"/>
          </w:divBdr>
        </w:div>
        <w:div w:id="1048454422">
          <w:marLeft w:val="864"/>
          <w:marRight w:val="0"/>
          <w:marTop w:val="80"/>
          <w:marBottom w:val="0"/>
          <w:divBdr>
            <w:top w:val="none" w:sz="0" w:space="0" w:color="auto"/>
            <w:left w:val="none" w:sz="0" w:space="0" w:color="auto"/>
            <w:bottom w:val="none" w:sz="0" w:space="0" w:color="auto"/>
            <w:right w:val="none" w:sz="0" w:space="0" w:color="auto"/>
          </w:divBdr>
        </w:div>
      </w:divsChild>
    </w:div>
    <w:div w:id="1311713039">
      <w:bodyDiv w:val="1"/>
      <w:marLeft w:val="0"/>
      <w:marRight w:val="0"/>
      <w:marTop w:val="0"/>
      <w:marBottom w:val="0"/>
      <w:divBdr>
        <w:top w:val="none" w:sz="0" w:space="0" w:color="auto"/>
        <w:left w:val="none" w:sz="0" w:space="0" w:color="auto"/>
        <w:bottom w:val="none" w:sz="0" w:space="0" w:color="auto"/>
        <w:right w:val="none" w:sz="0" w:space="0" w:color="auto"/>
      </w:divBdr>
    </w:div>
    <w:div w:id="1352223076">
      <w:bodyDiv w:val="1"/>
      <w:marLeft w:val="0"/>
      <w:marRight w:val="0"/>
      <w:marTop w:val="0"/>
      <w:marBottom w:val="0"/>
      <w:divBdr>
        <w:top w:val="none" w:sz="0" w:space="0" w:color="auto"/>
        <w:left w:val="none" w:sz="0" w:space="0" w:color="auto"/>
        <w:bottom w:val="none" w:sz="0" w:space="0" w:color="auto"/>
        <w:right w:val="none" w:sz="0" w:space="0" w:color="auto"/>
      </w:divBdr>
    </w:div>
    <w:div w:id="1392001094">
      <w:bodyDiv w:val="1"/>
      <w:marLeft w:val="0"/>
      <w:marRight w:val="0"/>
      <w:marTop w:val="0"/>
      <w:marBottom w:val="0"/>
      <w:divBdr>
        <w:top w:val="none" w:sz="0" w:space="0" w:color="auto"/>
        <w:left w:val="none" w:sz="0" w:space="0" w:color="auto"/>
        <w:bottom w:val="none" w:sz="0" w:space="0" w:color="auto"/>
        <w:right w:val="none" w:sz="0" w:space="0" w:color="auto"/>
      </w:divBdr>
      <w:divsChild>
        <w:div w:id="985282708">
          <w:marLeft w:val="446"/>
          <w:marRight w:val="0"/>
          <w:marTop w:val="80"/>
          <w:marBottom w:val="0"/>
          <w:divBdr>
            <w:top w:val="none" w:sz="0" w:space="0" w:color="auto"/>
            <w:left w:val="none" w:sz="0" w:space="0" w:color="auto"/>
            <w:bottom w:val="none" w:sz="0" w:space="0" w:color="auto"/>
            <w:right w:val="none" w:sz="0" w:space="0" w:color="auto"/>
          </w:divBdr>
        </w:div>
        <w:div w:id="1874687210">
          <w:marLeft w:val="446"/>
          <w:marRight w:val="0"/>
          <w:marTop w:val="80"/>
          <w:marBottom w:val="0"/>
          <w:divBdr>
            <w:top w:val="none" w:sz="0" w:space="0" w:color="auto"/>
            <w:left w:val="none" w:sz="0" w:space="0" w:color="auto"/>
            <w:bottom w:val="none" w:sz="0" w:space="0" w:color="auto"/>
            <w:right w:val="none" w:sz="0" w:space="0" w:color="auto"/>
          </w:divBdr>
        </w:div>
      </w:divsChild>
    </w:div>
    <w:div w:id="1407654794">
      <w:bodyDiv w:val="1"/>
      <w:marLeft w:val="0"/>
      <w:marRight w:val="0"/>
      <w:marTop w:val="0"/>
      <w:marBottom w:val="0"/>
      <w:divBdr>
        <w:top w:val="none" w:sz="0" w:space="0" w:color="auto"/>
        <w:left w:val="none" w:sz="0" w:space="0" w:color="auto"/>
        <w:bottom w:val="none" w:sz="0" w:space="0" w:color="auto"/>
        <w:right w:val="none" w:sz="0" w:space="0" w:color="auto"/>
      </w:divBdr>
    </w:div>
    <w:div w:id="1438257001">
      <w:bodyDiv w:val="1"/>
      <w:marLeft w:val="0"/>
      <w:marRight w:val="0"/>
      <w:marTop w:val="0"/>
      <w:marBottom w:val="0"/>
      <w:divBdr>
        <w:top w:val="none" w:sz="0" w:space="0" w:color="auto"/>
        <w:left w:val="none" w:sz="0" w:space="0" w:color="auto"/>
        <w:bottom w:val="none" w:sz="0" w:space="0" w:color="auto"/>
        <w:right w:val="none" w:sz="0" w:space="0" w:color="auto"/>
      </w:divBdr>
    </w:div>
    <w:div w:id="1471745141">
      <w:bodyDiv w:val="1"/>
      <w:marLeft w:val="0"/>
      <w:marRight w:val="0"/>
      <w:marTop w:val="0"/>
      <w:marBottom w:val="0"/>
      <w:divBdr>
        <w:top w:val="none" w:sz="0" w:space="0" w:color="auto"/>
        <w:left w:val="none" w:sz="0" w:space="0" w:color="auto"/>
        <w:bottom w:val="none" w:sz="0" w:space="0" w:color="auto"/>
        <w:right w:val="none" w:sz="0" w:space="0" w:color="auto"/>
      </w:divBdr>
    </w:div>
    <w:div w:id="1492941988">
      <w:bodyDiv w:val="1"/>
      <w:marLeft w:val="0"/>
      <w:marRight w:val="0"/>
      <w:marTop w:val="0"/>
      <w:marBottom w:val="0"/>
      <w:divBdr>
        <w:top w:val="none" w:sz="0" w:space="0" w:color="auto"/>
        <w:left w:val="none" w:sz="0" w:space="0" w:color="auto"/>
        <w:bottom w:val="none" w:sz="0" w:space="0" w:color="auto"/>
        <w:right w:val="none" w:sz="0" w:space="0" w:color="auto"/>
      </w:divBdr>
    </w:div>
    <w:div w:id="1513302842">
      <w:bodyDiv w:val="1"/>
      <w:marLeft w:val="0"/>
      <w:marRight w:val="0"/>
      <w:marTop w:val="0"/>
      <w:marBottom w:val="0"/>
      <w:divBdr>
        <w:top w:val="none" w:sz="0" w:space="0" w:color="auto"/>
        <w:left w:val="none" w:sz="0" w:space="0" w:color="auto"/>
        <w:bottom w:val="none" w:sz="0" w:space="0" w:color="auto"/>
        <w:right w:val="none" w:sz="0" w:space="0" w:color="auto"/>
      </w:divBdr>
    </w:div>
    <w:div w:id="1515000283">
      <w:bodyDiv w:val="1"/>
      <w:marLeft w:val="0"/>
      <w:marRight w:val="0"/>
      <w:marTop w:val="0"/>
      <w:marBottom w:val="0"/>
      <w:divBdr>
        <w:top w:val="none" w:sz="0" w:space="0" w:color="auto"/>
        <w:left w:val="none" w:sz="0" w:space="0" w:color="auto"/>
        <w:bottom w:val="none" w:sz="0" w:space="0" w:color="auto"/>
        <w:right w:val="none" w:sz="0" w:space="0" w:color="auto"/>
      </w:divBdr>
      <w:divsChild>
        <w:div w:id="2095937228">
          <w:marLeft w:val="446"/>
          <w:marRight w:val="0"/>
          <w:marTop w:val="80"/>
          <w:marBottom w:val="0"/>
          <w:divBdr>
            <w:top w:val="none" w:sz="0" w:space="0" w:color="auto"/>
            <w:left w:val="none" w:sz="0" w:space="0" w:color="auto"/>
            <w:bottom w:val="none" w:sz="0" w:space="0" w:color="auto"/>
            <w:right w:val="none" w:sz="0" w:space="0" w:color="auto"/>
          </w:divBdr>
        </w:div>
        <w:div w:id="409161548">
          <w:marLeft w:val="446"/>
          <w:marRight w:val="0"/>
          <w:marTop w:val="80"/>
          <w:marBottom w:val="0"/>
          <w:divBdr>
            <w:top w:val="none" w:sz="0" w:space="0" w:color="auto"/>
            <w:left w:val="none" w:sz="0" w:space="0" w:color="auto"/>
            <w:bottom w:val="none" w:sz="0" w:space="0" w:color="auto"/>
            <w:right w:val="none" w:sz="0" w:space="0" w:color="auto"/>
          </w:divBdr>
        </w:div>
        <w:div w:id="1478721387">
          <w:marLeft w:val="446"/>
          <w:marRight w:val="0"/>
          <w:marTop w:val="80"/>
          <w:marBottom w:val="0"/>
          <w:divBdr>
            <w:top w:val="none" w:sz="0" w:space="0" w:color="auto"/>
            <w:left w:val="none" w:sz="0" w:space="0" w:color="auto"/>
            <w:bottom w:val="none" w:sz="0" w:space="0" w:color="auto"/>
            <w:right w:val="none" w:sz="0" w:space="0" w:color="auto"/>
          </w:divBdr>
        </w:div>
      </w:divsChild>
    </w:div>
    <w:div w:id="1584073186">
      <w:bodyDiv w:val="1"/>
      <w:marLeft w:val="0"/>
      <w:marRight w:val="0"/>
      <w:marTop w:val="0"/>
      <w:marBottom w:val="0"/>
      <w:divBdr>
        <w:top w:val="none" w:sz="0" w:space="0" w:color="auto"/>
        <w:left w:val="none" w:sz="0" w:space="0" w:color="auto"/>
        <w:bottom w:val="none" w:sz="0" w:space="0" w:color="auto"/>
        <w:right w:val="none" w:sz="0" w:space="0" w:color="auto"/>
      </w:divBdr>
    </w:div>
    <w:div w:id="1586183826">
      <w:bodyDiv w:val="1"/>
      <w:marLeft w:val="0"/>
      <w:marRight w:val="0"/>
      <w:marTop w:val="0"/>
      <w:marBottom w:val="0"/>
      <w:divBdr>
        <w:top w:val="none" w:sz="0" w:space="0" w:color="auto"/>
        <w:left w:val="none" w:sz="0" w:space="0" w:color="auto"/>
        <w:bottom w:val="none" w:sz="0" w:space="0" w:color="auto"/>
        <w:right w:val="none" w:sz="0" w:space="0" w:color="auto"/>
      </w:divBdr>
    </w:div>
    <w:div w:id="1588004512">
      <w:bodyDiv w:val="1"/>
      <w:marLeft w:val="0"/>
      <w:marRight w:val="0"/>
      <w:marTop w:val="0"/>
      <w:marBottom w:val="0"/>
      <w:divBdr>
        <w:top w:val="none" w:sz="0" w:space="0" w:color="auto"/>
        <w:left w:val="none" w:sz="0" w:space="0" w:color="auto"/>
        <w:bottom w:val="none" w:sz="0" w:space="0" w:color="auto"/>
        <w:right w:val="none" w:sz="0" w:space="0" w:color="auto"/>
      </w:divBdr>
    </w:div>
    <w:div w:id="1609897098">
      <w:bodyDiv w:val="1"/>
      <w:marLeft w:val="0"/>
      <w:marRight w:val="0"/>
      <w:marTop w:val="0"/>
      <w:marBottom w:val="0"/>
      <w:divBdr>
        <w:top w:val="none" w:sz="0" w:space="0" w:color="auto"/>
        <w:left w:val="none" w:sz="0" w:space="0" w:color="auto"/>
        <w:bottom w:val="none" w:sz="0" w:space="0" w:color="auto"/>
        <w:right w:val="none" w:sz="0" w:space="0" w:color="auto"/>
      </w:divBdr>
    </w:div>
    <w:div w:id="1688754282">
      <w:bodyDiv w:val="1"/>
      <w:marLeft w:val="0"/>
      <w:marRight w:val="0"/>
      <w:marTop w:val="0"/>
      <w:marBottom w:val="0"/>
      <w:divBdr>
        <w:top w:val="none" w:sz="0" w:space="0" w:color="auto"/>
        <w:left w:val="none" w:sz="0" w:space="0" w:color="auto"/>
        <w:bottom w:val="none" w:sz="0" w:space="0" w:color="auto"/>
        <w:right w:val="none" w:sz="0" w:space="0" w:color="auto"/>
      </w:divBdr>
    </w:div>
    <w:div w:id="1702702567">
      <w:bodyDiv w:val="1"/>
      <w:marLeft w:val="0"/>
      <w:marRight w:val="0"/>
      <w:marTop w:val="0"/>
      <w:marBottom w:val="0"/>
      <w:divBdr>
        <w:top w:val="none" w:sz="0" w:space="0" w:color="auto"/>
        <w:left w:val="none" w:sz="0" w:space="0" w:color="auto"/>
        <w:bottom w:val="none" w:sz="0" w:space="0" w:color="auto"/>
        <w:right w:val="none" w:sz="0" w:space="0" w:color="auto"/>
      </w:divBdr>
    </w:div>
    <w:div w:id="1711491194">
      <w:bodyDiv w:val="1"/>
      <w:marLeft w:val="0"/>
      <w:marRight w:val="0"/>
      <w:marTop w:val="0"/>
      <w:marBottom w:val="0"/>
      <w:divBdr>
        <w:top w:val="none" w:sz="0" w:space="0" w:color="auto"/>
        <w:left w:val="none" w:sz="0" w:space="0" w:color="auto"/>
        <w:bottom w:val="none" w:sz="0" w:space="0" w:color="auto"/>
        <w:right w:val="none" w:sz="0" w:space="0" w:color="auto"/>
      </w:divBdr>
    </w:div>
    <w:div w:id="1730108365">
      <w:bodyDiv w:val="1"/>
      <w:marLeft w:val="0"/>
      <w:marRight w:val="0"/>
      <w:marTop w:val="0"/>
      <w:marBottom w:val="0"/>
      <w:divBdr>
        <w:top w:val="none" w:sz="0" w:space="0" w:color="auto"/>
        <w:left w:val="none" w:sz="0" w:space="0" w:color="auto"/>
        <w:bottom w:val="none" w:sz="0" w:space="0" w:color="auto"/>
        <w:right w:val="none" w:sz="0" w:space="0" w:color="auto"/>
      </w:divBdr>
    </w:div>
    <w:div w:id="1757752345">
      <w:bodyDiv w:val="1"/>
      <w:marLeft w:val="0"/>
      <w:marRight w:val="0"/>
      <w:marTop w:val="0"/>
      <w:marBottom w:val="0"/>
      <w:divBdr>
        <w:top w:val="none" w:sz="0" w:space="0" w:color="auto"/>
        <w:left w:val="none" w:sz="0" w:space="0" w:color="auto"/>
        <w:bottom w:val="none" w:sz="0" w:space="0" w:color="auto"/>
        <w:right w:val="none" w:sz="0" w:space="0" w:color="auto"/>
      </w:divBdr>
    </w:div>
    <w:div w:id="1769422277">
      <w:bodyDiv w:val="1"/>
      <w:marLeft w:val="0"/>
      <w:marRight w:val="0"/>
      <w:marTop w:val="0"/>
      <w:marBottom w:val="0"/>
      <w:divBdr>
        <w:top w:val="none" w:sz="0" w:space="0" w:color="auto"/>
        <w:left w:val="none" w:sz="0" w:space="0" w:color="auto"/>
        <w:bottom w:val="none" w:sz="0" w:space="0" w:color="auto"/>
        <w:right w:val="none" w:sz="0" w:space="0" w:color="auto"/>
      </w:divBdr>
    </w:div>
    <w:div w:id="1812870540">
      <w:bodyDiv w:val="1"/>
      <w:marLeft w:val="0"/>
      <w:marRight w:val="0"/>
      <w:marTop w:val="0"/>
      <w:marBottom w:val="0"/>
      <w:divBdr>
        <w:top w:val="none" w:sz="0" w:space="0" w:color="auto"/>
        <w:left w:val="none" w:sz="0" w:space="0" w:color="auto"/>
        <w:bottom w:val="none" w:sz="0" w:space="0" w:color="auto"/>
        <w:right w:val="none" w:sz="0" w:space="0" w:color="auto"/>
      </w:divBdr>
    </w:div>
    <w:div w:id="1863279643">
      <w:bodyDiv w:val="1"/>
      <w:marLeft w:val="0"/>
      <w:marRight w:val="0"/>
      <w:marTop w:val="0"/>
      <w:marBottom w:val="0"/>
      <w:divBdr>
        <w:top w:val="none" w:sz="0" w:space="0" w:color="auto"/>
        <w:left w:val="none" w:sz="0" w:space="0" w:color="auto"/>
        <w:bottom w:val="none" w:sz="0" w:space="0" w:color="auto"/>
        <w:right w:val="none" w:sz="0" w:space="0" w:color="auto"/>
      </w:divBdr>
    </w:div>
    <w:div w:id="1875997106">
      <w:bodyDiv w:val="1"/>
      <w:marLeft w:val="0"/>
      <w:marRight w:val="0"/>
      <w:marTop w:val="0"/>
      <w:marBottom w:val="0"/>
      <w:divBdr>
        <w:top w:val="none" w:sz="0" w:space="0" w:color="auto"/>
        <w:left w:val="none" w:sz="0" w:space="0" w:color="auto"/>
        <w:bottom w:val="none" w:sz="0" w:space="0" w:color="auto"/>
        <w:right w:val="none" w:sz="0" w:space="0" w:color="auto"/>
      </w:divBdr>
    </w:div>
    <w:div w:id="1908882632">
      <w:bodyDiv w:val="1"/>
      <w:marLeft w:val="0"/>
      <w:marRight w:val="0"/>
      <w:marTop w:val="0"/>
      <w:marBottom w:val="0"/>
      <w:divBdr>
        <w:top w:val="none" w:sz="0" w:space="0" w:color="auto"/>
        <w:left w:val="none" w:sz="0" w:space="0" w:color="auto"/>
        <w:bottom w:val="none" w:sz="0" w:space="0" w:color="auto"/>
        <w:right w:val="none" w:sz="0" w:space="0" w:color="auto"/>
      </w:divBdr>
    </w:div>
    <w:div w:id="1909537711">
      <w:bodyDiv w:val="1"/>
      <w:marLeft w:val="0"/>
      <w:marRight w:val="0"/>
      <w:marTop w:val="0"/>
      <w:marBottom w:val="0"/>
      <w:divBdr>
        <w:top w:val="none" w:sz="0" w:space="0" w:color="auto"/>
        <w:left w:val="none" w:sz="0" w:space="0" w:color="auto"/>
        <w:bottom w:val="none" w:sz="0" w:space="0" w:color="auto"/>
        <w:right w:val="none" w:sz="0" w:space="0" w:color="auto"/>
      </w:divBdr>
    </w:div>
    <w:div w:id="1950238769">
      <w:bodyDiv w:val="1"/>
      <w:marLeft w:val="0"/>
      <w:marRight w:val="0"/>
      <w:marTop w:val="0"/>
      <w:marBottom w:val="0"/>
      <w:divBdr>
        <w:top w:val="none" w:sz="0" w:space="0" w:color="auto"/>
        <w:left w:val="none" w:sz="0" w:space="0" w:color="auto"/>
        <w:bottom w:val="none" w:sz="0" w:space="0" w:color="auto"/>
        <w:right w:val="none" w:sz="0" w:space="0" w:color="auto"/>
      </w:divBdr>
    </w:div>
    <w:div w:id="1953170855">
      <w:bodyDiv w:val="1"/>
      <w:marLeft w:val="0"/>
      <w:marRight w:val="0"/>
      <w:marTop w:val="0"/>
      <w:marBottom w:val="0"/>
      <w:divBdr>
        <w:top w:val="none" w:sz="0" w:space="0" w:color="auto"/>
        <w:left w:val="none" w:sz="0" w:space="0" w:color="auto"/>
        <w:bottom w:val="none" w:sz="0" w:space="0" w:color="auto"/>
        <w:right w:val="none" w:sz="0" w:space="0" w:color="auto"/>
      </w:divBdr>
    </w:div>
    <w:div w:id="1989749473">
      <w:bodyDiv w:val="1"/>
      <w:marLeft w:val="0"/>
      <w:marRight w:val="0"/>
      <w:marTop w:val="0"/>
      <w:marBottom w:val="0"/>
      <w:divBdr>
        <w:top w:val="none" w:sz="0" w:space="0" w:color="auto"/>
        <w:left w:val="none" w:sz="0" w:space="0" w:color="auto"/>
        <w:bottom w:val="none" w:sz="0" w:space="0" w:color="auto"/>
        <w:right w:val="none" w:sz="0" w:space="0" w:color="auto"/>
      </w:divBdr>
    </w:div>
    <w:div w:id="2010671825">
      <w:bodyDiv w:val="1"/>
      <w:marLeft w:val="0"/>
      <w:marRight w:val="0"/>
      <w:marTop w:val="0"/>
      <w:marBottom w:val="0"/>
      <w:divBdr>
        <w:top w:val="none" w:sz="0" w:space="0" w:color="auto"/>
        <w:left w:val="none" w:sz="0" w:space="0" w:color="auto"/>
        <w:bottom w:val="none" w:sz="0" w:space="0" w:color="auto"/>
        <w:right w:val="none" w:sz="0" w:space="0" w:color="auto"/>
      </w:divBdr>
    </w:div>
    <w:div w:id="2021619441">
      <w:bodyDiv w:val="1"/>
      <w:marLeft w:val="0"/>
      <w:marRight w:val="0"/>
      <w:marTop w:val="0"/>
      <w:marBottom w:val="0"/>
      <w:divBdr>
        <w:top w:val="none" w:sz="0" w:space="0" w:color="auto"/>
        <w:left w:val="none" w:sz="0" w:space="0" w:color="auto"/>
        <w:bottom w:val="none" w:sz="0" w:space="0" w:color="auto"/>
        <w:right w:val="none" w:sz="0" w:space="0" w:color="auto"/>
      </w:divBdr>
      <w:divsChild>
        <w:div w:id="885990330">
          <w:marLeft w:val="720"/>
          <w:marRight w:val="0"/>
          <w:marTop w:val="0"/>
          <w:marBottom w:val="0"/>
          <w:divBdr>
            <w:top w:val="none" w:sz="0" w:space="0" w:color="auto"/>
            <w:left w:val="none" w:sz="0" w:space="0" w:color="auto"/>
            <w:bottom w:val="none" w:sz="0" w:space="0" w:color="auto"/>
            <w:right w:val="none" w:sz="0" w:space="0" w:color="auto"/>
          </w:divBdr>
        </w:div>
        <w:div w:id="1659455697">
          <w:marLeft w:val="720"/>
          <w:marRight w:val="0"/>
          <w:marTop w:val="0"/>
          <w:marBottom w:val="0"/>
          <w:divBdr>
            <w:top w:val="none" w:sz="0" w:space="0" w:color="auto"/>
            <w:left w:val="none" w:sz="0" w:space="0" w:color="auto"/>
            <w:bottom w:val="none" w:sz="0" w:space="0" w:color="auto"/>
            <w:right w:val="none" w:sz="0" w:space="0" w:color="auto"/>
          </w:divBdr>
        </w:div>
        <w:div w:id="1535117639">
          <w:marLeft w:val="720"/>
          <w:marRight w:val="0"/>
          <w:marTop w:val="0"/>
          <w:marBottom w:val="0"/>
          <w:divBdr>
            <w:top w:val="none" w:sz="0" w:space="0" w:color="auto"/>
            <w:left w:val="none" w:sz="0" w:space="0" w:color="auto"/>
            <w:bottom w:val="none" w:sz="0" w:space="0" w:color="auto"/>
            <w:right w:val="none" w:sz="0" w:space="0" w:color="auto"/>
          </w:divBdr>
        </w:div>
      </w:divsChild>
    </w:div>
    <w:div w:id="2061434936">
      <w:bodyDiv w:val="1"/>
      <w:marLeft w:val="0"/>
      <w:marRight w:val="0"/>
      <w:marTop w:val="0"/>
      <w:marBottom w:val="0"/>
      <w:divBdr>
        <w:top w:val="none" w:sz="0" w:space="0" w:color="auto"/>
        <w:left w:val="none" w:sz="0" w:space="0" w:color="auto"/>
        <w:bottom w:val="none" w:sz="0" w:space="0" w:color="auto"/>
        <w:right w:val="none" w:sz="0" w:space="0" w:color="auto"/>
      </w:divBdr>
    </w:div>
    <w:div w:id="2115005697">
      <w:bodyDiv w:val="1"/>
      <w:marLeft w:val="0"/>
      <w:marRight w:val="0"/>
      <w:marTop w:val="0"/>
      <w:marBottom w:val="0"/>
      <w:divBdr>
        <w:top w:val="none" w:sz="0" w:space="0" w:color="auto"/>
        <w:left w:val="none" w:sz="0" w:space="0" w:color="auto"/>
        <w:bottom w:val="none" w:sz="0" w:space="0" w:color="auto"/>
        <w:right w:val="none" w:sz="0" w:space="0" w:color="auto"/>
      </w:divBdr>
      <w:divsChild>
        <w:div w:id="2076512690">
          <w:marLeft w:val="446"/>
          <w:marRight w:val="0"/>
          <w:marTop w:val="80"/>
          <w:marBottom w:val="0"/>
          <w:divBdr>
            <w:top w:val="none" w:sz="0" w:space="0" w:color="auto"/>
            <w:left w:val="none" w:sz="0" w:space="0" w:color="auto"/>
            <w:bottom w:val="none" w:sz="0" w:space="0" w:color="auto"/>
            <w:right w:val="none" w:sz="0" w:space="0" w:color="auto"/>
          </w:divBdr>
        </w:div>
        <w:div w:id="843126425">
          <w:marLeft w:val="446"/>
          <w:marRight w:val="0"/>
          <w:marTop w:val="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rvice.projectplace.com/" TargetMode="External"/><Relationship Id="rId18" Type="http://schemas.openxmlformats.org/officeDocument/2006/relationships/hyperlink" Target="https://www.acer.europa.eu/sites/default/files/documents/Individual%20Decisions_annex/ACER_Decision_03-2024_Core_ID_CCM_A2-3-Annex_III.pdf" TargetMode="External"/><Relationship Id="rId26" Type="http://schemas.openxmlformats.org/officeDocument/2006/relationships/image" Target="media/image3.png"/><Relationship Id="rId39" Type="http://schemas.openxmlformats.org/officeDocument/2006/relationships/header" Target="header2.xml"/><Relationship Id="rId21" Type="http://schemas.openxmlformats.org/officeDocument/2006/relationships/comments" Target="comments.xml"/><Relationship Id="rId34" Type="http://schemas.openxmlformats.org/officeDocument/2006/relationships/image" Target="media/image11.jpeg"/><Relationship Id="rId42" Type="http://schemas.openxmlformats.org/officeDocument/2006/relationships/header" Target="header3.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ervice.projectplace.com/"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18/08/relationships/commentsExtensible" Target="commentsExtensible.xml"/><Relationship Id="rId32" Type="http://schemas.openxmlformats.org/officeDocument/2006/relationships/image" Target="media/image9.jpeg"/><Relationship Id="rId37" Type="http://schemas.openxmlformats.org/officeDocument/2006/relationships/image" Target="media/image14.png"/><Relationship Id="rId40" Type="http://schemas.openxmlformats.org/officeDocument/2006/relationships/footer" Target="footer1.xml"/><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service.projectplace.com/" TargetMode="Externa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hyperlink" Target="https://service.projectplace.com/" TargetMode="Externa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rvice.projectplace.com/" TargetMode="Externa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jpeg"/><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service.projectplace.com/" TargetMode="External"/><Relationship Id="rId17" Type="http://schemas.openxmlformats.org/officeDocument/2006/relationships/hyperlink" Target="https://uuapp.plus4u.net/uu-bookkit-maing01/78462435-94748bedc82549e99e7c7c66434dab6d/book/page?code=USER_GUIDE" TargetMode="External"/><Relationship Id="rId25" Type="http://schemas.openxmlformats.org/officeDocument/2006/relationships/image" Target="media/image2.png"/><Relationship Id="rId33" Type="http://schemas.openxmlformats.org/officeDocument/2006/relationships/image" Target="media/image10.jpeg"/><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hyperlink" Target="https://service.projectplace.com/" TargetMode="External"/><Relationship Id="rId41"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_rels/header3.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xmlns:thm15="http://schemas.microsoft.com/office/thememl/2012/main" name="Magnus">
  <a:themeElements>
    <a:clrScheme name="Magnus color">
      <a:dk1>
        <a:srgbClr val="000000"/>
      </a:dk1>
      <a:lt1>
        <a:srgbClr val="FFFFFF"/>
      </a:lt1>
      <a:dk2>
        <a:srgbClr val="5F5F5F"/>
      </a:dk2>
      <a:lt2>
        <a:srgbClr val="BFBFBF"/>
      </a:lt2>
      <a:accent1>
        <a:srgbClr val="AD0600"/>
      </a:accent1>
      <a:accent2>
        <a:srgbClr val="0078AA"/>
      </a:accent2>
      <a:accent3>
        <a:srgbClr val="A0AA05"/>
      </a:accent3>
      <a:accent4>
        <a:srgbClr val="DC7306"/>
      </a:accent4>
      <a:accent5>
        <a:srgbClr val="E4002B"/>
      </a:accent5>
      <a:accent6>
        <a:srgbClr val="004682"/>
      </a:accent6>
      <a:hlink>
        <a:srgbClr val="3F3F3F"/>
      </a:hlink>
      <a:folHlink>
        <a:srgbClr val="A5A5A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bg1"/>
        </a:solidFill>
        <a:ln w="12700" cap="flat" cmpd="sng" algn="ctr">
          <a:solidFill>
            <a:schemeClr val="tx2"/>
          </a:solidFill>
          <a:prstDash val="solid"/>
          <a:round/>
          <a:headEnd type="none" w="med" len="med"/>
          <a:tailEnd type="none" w="med" len="med"/>
        </a:ln>
        <a:effectLst/>
      </a:spPr>
      <a:bodyPr vert="horz" wrap="none" lIns="38100" tIns="46038" rIns="38100" bIns="46038" numCol="1" rtlCol="0" anchor="ctr" anchorCtr="0" compatLnSpc="1">
        <a:prstTxWarp prst="textNoShape">
          <a:avLst/>
        </a:prstTxWarp>
      </a:bodyPr>
      <a:lstStyle>
        <a:defPPr marL="0" marR="0" indent="0" algn="ctr" defTabSz="914400" rtl="0" eaLnBrk="0" fontAlgn="base" latinLnBrk="0" hangingPunct="0">
          <a:lnSpc>
            <a:spcPct val="90000"/>
          </a:lnSpc>
          <a:spcBef>
            <a:spcPct val="0"/>
          </a:spcBef>
          <a:spcAft>
            <a:spcPct val="0"/>
          </a:spcAft>
          <a:buClrTx/>
          <a:buSzTx/>
          <a:buFontTx/>
          <a:buNone/>
          <a:tabLst/>
          <a:defRPr kumimoji="0" sz="1600" b="0" i="0" u="none" strike="noStrike" cap="none" normalizeH="0" baseline="0" smtClean="0">
            <a:ln>
              <a:noFill/>
            </a:ln>
            <a:solidFill>
              <a:schemeClr val="tx1"/>
            </a:solidFill>
            <a:effectLst/>
            <a:latin typeface="Verdana" pitchFamily="34" charset="0"/>
          </a:defRPr>
        </a:defPPr>
      </a:lstStyle>
    </a:spDef>
    <a:lnDef>
      <a:spPr bwMode="auto">
        <a:xfrm>
          <a:off x="0" y="0"/>
          <a:ext cx="1" cy="1"/>
        </a:xfrm>
        <a:custGeom>
          <a:avLst/>
          <a:gdLst/>
          <a:ahLst/>
          <a:cxnLst/>
          <a:rect l="0" t="0" r="0" b="0"/>
          <a:pathLst/>
        </a:custGeom>
        <a:solidFill>
          <a:srgbClr val="C0C0C0"/>
        </a:solidFill>
        <a:ln w="12700" cap="flat" cmpd="sng" algn="ctr">
          <a:solidFill>
            <a:schemeClr val="tx2"/>
          </a:solidFill>
          <a:prstDash val="solid"/>
          <a:round/>
          <a:headEnd type="none" w="med" len="med"/>
          <a:tailEnd type="none" w="med" len="med"/>
        </a:ln>
        <a:effectLst/>
      </a:spPr>
      <a:bodyPr vert="horz" wrap="none" lIns="38100" tIns="46038" rIns="38100" bIns="46038" numCol="1" anchor="ctr" anchorCtr="0" compatLnSpc="1">
        <a:prstTxWarp prst="textNoShape">
          <a:avLst/>
        </a:prstTxWarp>
      </a:bodyPr>
      <a:lstStyle>
        <a:defPPr marL="0" marR="0" indent="0" algn="ctr" defTabSz="914400" rtl="0" eaLnBrk="0" fontAlgn="base" latinLnBrk="0" hangingPunct="0">
          <a:lnSpc>
            <a:spcPct val="90000"/>
          </a:lnSpc>
          <a:spcBef>
            <a:spcPct val="0"/>
          </a:spcBef>
          <a:spcAft>
            <a:spcPct val="0"/>
          </a:spcAft>
          <a:buClrTx/>
          <a:buSzTx/>
          <a:buFontTx/>
          <a:buNone/>
          <a:tabLst/>
          <a:defRPr kumimoji="0" lang="en-US" sz="1800" b="0" i="0" u="none" strike="noStrike" cap="none" normalizeH="0" baseline="0" smtClean="0">
            <a:ln>
              <a:noFill/>
            </a:ln>
            <a:solidFill>
              <a:schemeClr val="tx1"/>
            </a:solidFill>
            <a:effectLst/>
            <a:latin typeface="Verdana" pitchFamily="34" charset="0"/>
          </a:defRPr>
        </a:defPPr>
      </a:lstStyle>
    </a:lnDef>
  </a:objectDefaults>
  <a:extraClrSchemeLst>
    <a:extraClrScheme>
      <a:clrScheme name="Magnus 1">
        <a:dk1>
          <a:srgbClr val="000000"/>
        </a:dk1>
        <a:lt1>
          <a:srgbClr val="FFFFFF"/>
        </a:lt1>
        <a:dk2>
          <a:srgbClr val="000000"/>
        </a:dk2>
        <a:lt2>
          <a:srgbClr val="969696"/>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Magnus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33"/>
        </a:hlink>
        <a:folHlink>
          <a:srgbClr val="969696"/>
        </a:folHlink>
      </a:clrScheme>
      <a:clrMap bg1="dk2" tx1="lt1" bg2="dk1" tx2="lt2" accent1="accent1" accent2="accent2" accent3="accent3" accent4="accent4" accent5="accent5" accent6="accent6" hlink="hlink" folHlink="folHlink"/>
    </a:extraClrScheme>
    <a:extraClrScheme>
      <a:clrScheme name="Magnus 3">
        <a:dk1>
          <a:srgbClr val="000000"/>
        </a:dk1>
        <a:lt1>
          <a:srgbClr val="FFFFCC"/>
        </a:lt1>
        <a:dk2>
          <a:srgbClr val="999933"/>
        </a:dk2>
        <a:lt2>
          <a:srgbClr val="808000"/>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Magnus 4">
        <a:dk1>
          <a:srgbClr val="000000"/>
        </a:dk1>
        <a:lt1>
          <a:srgbClr val="FFFFFF"/>
        </a:lt1>
        <a:dk2>
          <a:srgbClr val="000000"/>
        </a:dk2>
        <a:lt2>
          <a:srgbClr val="393939"/>
        </a:lt2>
        <a:accent1>
          <a:srgbClr val="CBCBCB"/>
        </a:accent1>
        <a:accent2>
          <a:srgbClr val="868686"/>
        </a:accent2>
        <a:accent3>
          <a:srgbClr val="FFFFFF"/>
        </a:accent3>
        <a:accent4>
          <a:srgbClr val="000000"/>
        </a:accent4>
        <a:accent5>
          <a:srgbClr val="E2E2E2"/>
        </a:accent5>
        <a:accent6>
          <a:srgbClr val="797979"/>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Magnus 5">
        <a:dk1>
          <a:srgbClr val="000000"/>
        </a:dk1>
        <a:lt1>
          <a:srgbClr val="FFFFFF"/>
        </a:lt1>
        <a:dk2>
          <a:srgbClr val="000000"/>
        </a:dk2>
        <a:lt2>
          <a:srgbClr val="9F9F9F"/>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Magnus 6">
        <a:dk1>
          <a:srgbClr val="000000"/>
        </a:dk1>
        <a:lt1>
          <a:srgbClr val="FFFFFF"/>
        </a:lt1>
        <a:dk2>
          <a:srgbClr val="000000"/>
        </a:dk2>
        <a:lt2>
          <a:srgbClr val="868686"/>
        </a:lt2>
        <a:accent1>
          <a:srgbClr val="CBCBCB"/>
        </a:accent1>
        <a:accent2>
          <a:srgbClr val="0066FF"/>
        </a:accent2>
        <a:accent3>
          <a:srgbClr val="FFFFFF"/>
        </a:accent3>
        <a:accent4>
          <a:srgbClr val="000000"/>
        </a:accent4>
        <a:accent5>
          <a:srgbClr val="E2E2E2"/>
        </a:accent5>
        <a:accent6>
          <a:srgbClr val="005CE7"/>
        </a:accent6>
        <a:hlink>
          <a:srgbClr val="FF0033"/>
        </a:hlink>
        <a:folHlink>
          <a:srgbClr val="009900"/>
        </a:folHlink>
      </a:clrScheme>
      <a:clrMap bg1="lt1" tx1="dk1" bg2="lt2" tx2="dk2" accent1="accent1" accent2="accent2" accent3="accent3" accent4="accent4" accent5="accent5" accent6="accent6" hlink="hlink" folHlink="folHlink"/>
    </a:extraClrScheme>
    <a:extraClrScheme>
      <a:clrScheme name="Magnus 7">
        <a:dk1>
          <a:srgbClr val="000000"/>
        </a:dk1>
        <a:lt1>
          <a:srgbClr val="FFFFFF"/>
        </a:lt1>
        <a:dk2>
          <a:srgbClr val="000000"/>
        </a:dk2>
        <a:lt2>
          <a:srgbClr val="969696"/>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
      <a:clrScheme name="Magnus 8">
        <a:dk1>
          <a:srgbClr val="000000"/>
        </a:dk1>
        <a:lt1>
          <a:srgbClr val="FFFFFF"/>
        </a:lt1>
        <a:dk2>
          <a:srgbClr val="013E5A"/>
        </a:dk2>
        <a:lt2>
          <a:srgbClr val="FFFFFF"/>
        </a:lt2>
        <a:accent1>
          <a:srgbClr val="EF9100"/>
        </a:accent1>
        <a:accent2>
          <a:srgbClr val="A11C18"/>
        </a:accent2>
        <a:accent3>
          <a:srgbClr val="FFFFFF"/>
        </a:accent3>
        <a:accent4>
          <a:srgbClr val="000000"/>
        </a:accent4>
        <a:accent5>
          <a:srgbClr val="F6C7AA"/>
        </a:accent5>
        <a:accent6>
          <a:srgbClr val="911815"/>
        </a:accent6>
        <a:hlink>
          <a:srgbClr val="CDDBC9"/>
        </a:hlink>
        <a:folHlink>
          <a:srgbClr val="E4E62A"/>
        </a:folHlink>
      </a:clrScheme>
      <a:clrMap bg1="lt1" tx1="dk1" bg2="lt2" tx2="dk2" accent1="accent1" accent2="accent2" accent3="accent3" accent4="accent4" accent5="accent5" accent6="accent6" hlink="hlink" folHlink="folHlink"/>
    </a:extraClrScheme>
    <a:extraClrScheme>
      <a:clrScheme name="Magnus 9">
        <a:dk1>
          <a:srgbClr val="000000"/>
        </a:dk1>
        <a:lt1>
          <a:srgbClr val="FFFFFF"/>
        </a:lt1>
        <a:dk2>
          <a:srgbClr val="013E5A"/>
        </a:dk2>
        <a:lt2>
          <a:srgbClr val="FFFFFF"/>
        </a:lt2>
        <a:accent1>
          <a:srgbClr val="EF9100"/>
        </a:accent1>
        <a:accent2>
          <a:srgbClr val="A11C18"/>
        </a:accent2>
        <a:accent3>
          <a:srgbClr val="FFFFFF"/>
        </a:accent3>
        <a:accent4>
          <a:srgbClr val="000000"/>
        </a:accent4>
        <a:accent5>
          <a:srgbClr val="F6C7AA"/>
        </a:accent5>
        <a:accent6>
          <a:srgbClr val="911815"/>
        </a:accent6>
        <a:hlink>
          <a:srgbClr val="CDDBC9"/>
        </a:hlink>
        <a:folHlink>
          <a:srgbClr val="CECE18"/>
        </a:folHlink>
      </a:clrScheme>
      <a:clrMap bg1="lt1" tx1="dk1" bg2="lt2" tx2="dk2" accent1="accent1" accent2="accent2" accent3="accent3" accent4="accent4" accent5="accent5" accent6="accent6" hlink="hlink" folHlink="folHlink"/>
    </a:extraClrScheme>
    <a:extraClrScheme>
      <a:clrScheme name="Magnus 10">
        <a:dk1>
          <a:srgbClr val="000000"/>
        </a:dk1>
        <a:lt1>
          <a:srgbClr val="FFFFFF"/>
        </a:lt1>
        <a:dk2>
          <a:srgbClr val="003C64"/>
        </a:dk2>
        <a:lt2>
          <a:srgbClr val="FFFFFF"/>
        </a:lt2>
        <a:accent1>
          <a:srgbClr val="EF9100"/>
        </a:accent1>
        <a:accent2>
          <a:srgbClr val="A11C18"/>
        </a:accent2>
        <a:accent3>
          <a:srgbClr val="FFFFFF"/>
        </a:accent3>
        <a:accent4>
          <a:srgbClr val="000000"/>
        </a:accent4>
        <a:accent5>
          <a:srgbClr val="F6C7AA"/>
        </a:accent5>
        <a:accent6>
          <a:srgbClr val="911815"/>
        </a:accent6>
        <a:hlink>
          <a:srgbClr val="CDDBC9"/>
        </a:hlink>
        <a:folHlink>
          <a:srgbClr val="E4E62A"/>
        </a:folHlink>
      </a:clrScheme>
      <a:clrMap bg1="lt1" tx1="dk1" bg2="lt2" tx2="dk2" accent1="accent1" accent2="accent2" accent3="accent3" accent4="accent4" accent5="accent5" accent6="accent6" hlink="hlink" folHlink="folHlink"/>
    </a:extraClrScheme>
    <a:extraClrScheme>
      <a:clrScheme name="Magnus 11">
        <a:dk1>
          <a:srgbClr val="000000"/>
        </a:dk1>
        <a:lt1>
          <a:srgbClr val="FFFFFF"/>
        </a:lt1>
        <a:dk2>
          <a:srgbClr val="124167"/>
        </a:dk2>
        <a:lt2>
          <a:srgbClr val="FFFFFF"/>
        </a:lt2>
        <a:accent1>
          <a:srgbClr val="EF9100"/>
        </a:accent1>
        <a:accent2>
          <a:srgbClr val="A11C18"/>
        </a:accent2>
        <a:accent3>
          <a:srgbClr val="FFFFFF"/>
        </a:accent3>
        <a:accent4>
          <a:srgbClr val="000000"/>
        </a:accent4>
        <a:accent5>
          <a:srgbClr val="F6C7AA"/>
        </a:accent5>
        <a:accent6>
          <a:srgbClr val="911815"/>
        </a:accent6>
        <a:hlink>
          <a:srgbClr val="CDDBC9"/>
        </a:hlink>
        <a:folHlink>
          <a:srgbClr val="E4E62A"/>
        </a:folHlink>
      </a:clrScheme>
      <a:clrMap bg1="lt1" tx1="dk1" bg2="lt2" tx2="dk2" accent1="accent1" accent2="accent2" accent3="accent3" accent4="accent4" accent5="accent5" accent6="accent6" hlink="hlink" folHlink="folHlink"/>
    </a:extraClrScheme>
    <a:extraClrScheme>
      <a:clrScheme name="Magnus 12">
        <a:dk1>
          <a:srgbClr val="000000"/>
        </a:dk1>
        <a:lt1>
          <a:srgbClr val="FFFFFF"/>
        </a:lt1>
        <a:dk2>
          <a:srgbClr val="124167"/>
        </a:dk2>
        <a:lt2>
          <a:srgbClr val="FFFFFF"/>
        </a:lt2>
        <a:accent1>
          <a:srgbClr val="E28700"/>
        </a:accent1>
        <a:accent2>
          <a:srgbClr val="777777"/>
        </a:accent2>
        <a:accent3>
          <a:srgbClr val="FFFFFF"/>
        </a:accent3>
        <a:accent4>
          <a:srgbClr val="000000"/>
        </a:accent4>
        <a:accent5>
          <a:srgbClr val="EEC3AA"/>
        </a:accent5>
        <a:accent6>
          <a:srgbClr val="6B6B6B"/>
        </a:accent6>
        <a:hlink>
          <a:srgbClr val="A11C18"/>
        </a:hlink>
        <a:folHlink>
          <a:srgbClr val="D8D81A"/>
        </a:folHlink>
      </a:clrScheme>
      <a:clrMap bg1="lt1" tx1="dk1" bg2="lt2" tx2="dk2" accent1="accent1" accent2="accent2" accent3="accent3" accent4="accent4" accent5="accent5" accent6="accent6" hlink="hlink" folHlink="folHlink"/>
    </a:extraClrScheme>
    <a:extraClrScheme>
      <a:clrScheme name="Magnus 13">
        <a:dk1>
          <a:srgbClr val="FFFFFF"/>
        </a:dk1>
        <a:lt1>
          <a:srgbClr val="FFFFFF"/>
        </a:lt1>
        <a:dk2>
          <a:srgbClr val="000000"/>
        </a:dk2>
        <a:lt2>
          <a:srgbClr val="919191"/>
        </a:lt2>
        <a:accent1>
          <a:srgbClr val="124167"/>
        </a:accent1>
        <a:accent2>
          <a:srgbClr val="FFCC66"/>
        </a:accent2>
        <a:accent3>
          <a:srgbClr val="FFFFFF"/>
        </a:accent3>
        <a:accent4>
          <a:srgbClr val="DADADA"/>
        </a:accent4>
        <a:accent5>
          <a:srgbClr val="AAB0B8"/>
        </a:accent5>
        <a:accent6>
          <a:srgbClr val="E7B95C"/>
        </a:accent6>
        <a:hlink>
          <a:srgbClr val="990033"/>
        </a:hlink>
        <a:folHlink>
          <a:srgbClr val="FF9933"/>
        </a:folHlink>
      </a:clrScheme>
      <a:clrMap bg1="lt1" tx1="dk1" bg2="lt2" tx2="dk2" accent1="accent1" accent2="accent2" accent3="accent3" accent4="accent4" accent5="accent5" accent6="accent6" hlink="hlink" folHlink="folHlink"/>
    </a:extraClrScheme>
  </a:extraClrSchemeLst>
  <a:extLst>
    <a:ext uri="{05A4C25C-085E-4340-85A3-A5531E510DB2}">
      <thm15:themeFamily xmlns:thm15="http://schemas.microsoft.com/office/thememl/2012/main" name="Magnus" id="{75FBC73A-EE0F-45F7-AEAC-1080BDEE1F5A}" vid="{04101436-414C-4A44-98B6-9F446D5FAAC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E20F6677570B4594AE3C70D059D60F" ma:contentTypeVersion="17" ma:contentTypeDescription="Create a new document." ma:contentTypeScope="" ma:versionID="819f7d80a4172de26ec5898b4a892996">
  <xsd:schema xmlns:xsd="http://www.w3.org/2001/XMLSchema" xmlns:xs="http://www.w3.org/2001/XMLSchema" xmlns:p="http://schemas.microsoft.com/office/2006/metadata/properties" xmlns:ns2="d3bb33e5-bbf9-4bbd-b752-30f1ea546036" xmlns:ns3="6708568e-76bd-4ab6-a0fd-e90291312931" targetNamespace="http://schemas.microsoft.com/office/2006/metadata/properties" ma:root="true" ma:fieldsID="4fadd05bb66f464c26ebeea33781b65a" ns2:_="" ns3:_="">
    <xsd:import namespace="d3bb33e5-bbf9-4bbd-b752-30f1ea546036"/>
    <xsd:import namespace="6708568e-76bd-4ab6-a0fd-e902913129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bb33e5-bbf9-4bbd-b752-30f1ea5460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83ee3c-f8b4-4f86-8f08-197d062ad53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08568e-76bd-4ab6-a0fd-e9029131293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228334f-05a1-48ac-b2dd-e71f0020a819}" ma:internalName="TaxCatchAll" ma:showField="CatchAllData" ma:web="6708568e-76bd-4ab6-a0fd-e902913129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708568e-76bd-4ab6-a0fd-e90291312931" xsi:nil="true"/>
    <lcf76f155ced4ddcb4097134ff3c332f xmlns="d3bb33e5-bbf9-4bbd-b752-30f1ea54603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810537-CD7E-4060-AEFB-073126CFE8F3}">
  <ds:schemaRefs>
    <ds:schemaRef ds:uri="http://schemas.microsoft.com/sharepoint/v3/contenttype/forms"/>
  </ds:schemaRefs>
</ds:datastoreItem>
</file>

<file path=customXml/itemProps2.xml><?xml version="1.0" encoding="utf-8"?>
<ds:datastoreItem xmlns:ds="http://schemas.openxmlformats.org/officeDocument/2006/customXml" ds:itemID="{53A3CB2A-2F25-4537-86E8-ED8D64E9AB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bb33e5-bbf9-4bbd-b752-30f1ea546036"/>
    <ds:schemaRef ds:uri="6708568e-76bd-4ab6-a0fd-e902913129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3412D3-FAB3-47DA-8066-DBECDEAC69E2}">
  <ds:schemaRefs>
    <ds:schemaRef ds:uri="http://schemas.openxmlformats.org/officeDocument/2006/bibliography"/>
  </ds:schemaRefs>
</ds:datastoreItem>
</file>

<file path=customXml/itemProps4.xml><?xml version="1.0" encoding="utf-8"?>
<ds:datastoreItem xmlns:ds="http://schemas.openxmlformats.org/officeDocument/2006/customXml" ds:itemID="{D1502B48-FE37-4F91-9FED-56E2A136FC71}">
  <ds:schemaRefs>
    <ds:schemaRef ds:uri="http://schemas.microsoft.com/office/2006/metadata/properties"/>
    <ds:schemaRef ds:uri="http://schemas.microsoft.com/office/infopath/2007/PartnerControls"/>
    <ds:schemaRef ds:uri="6708568e-76bd-4ab6-a0fd-e90291312931"/>
    <ds:schemaRef ds:uri="d3bb33e5-bbf9-4bbd-b752-30f1ea54603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Proposal</dc:title>
  <dc:creator>Francis Vary (Ext.)</dc:creator>
  <lastModifiedBy>Moritz Körner</lastModifiedBy>
  <revision>7</revision>
  <lastPrinted>2024-04-19T06:46:00.0000000Z</lastPrinted>
  <dcterms:created xsi:type="dcterms:W3CDTF">2026-03-11T10:30:00.0000000Z</dcterms:created>
  <dcterms:modified xsi:type="dcterms:W3CDTF">2026-04-16T11:04:42.0805728Z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0x01010089E20F6677570B4594AE3C70D059D60F</vt:lpwstr>
  </property>
</Properties>
</file>